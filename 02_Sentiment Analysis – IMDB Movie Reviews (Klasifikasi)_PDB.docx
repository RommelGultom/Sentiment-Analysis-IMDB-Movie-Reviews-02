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76729" w14:textId="77777777" w:rsidR="00E7425B" w:rsidRDefault="00E7425B" w:rsidP="00E7425B">
      <w:pPr>
        <w:spacing w:after="160" w:line="360" w:lineRule="auto"/>
        <w:ind w:left="20" w:right="-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AKHIR PROYEK PENGOLAHAN DATA BESAR</w:t>
      </w:r>
    </w:p>
    <w:p w14:paraId="254D6564" w14:textId="77777777" w:rsidR="00E7425B" w:rsidRPr="00E7425B" w:rsidRDefault="00E7425B" w:rsidP="00E7425B">
      <w:pPr>
        <w:spacing w:after="160" w:line="360" w:lineRule="auto"/>
        <w:ind w:left="20" w:right="-4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sz w:val="48"/>
          <w:szCs w:val="48"/>
        </w:rPr>
        <w:t>Sentiment Analysis – IMDB Movie Reviews (</w:t>
      </w:r>
      <w:proofErr w:type="spellStart"/>
      <w:r>
        <w:rPr>
          <w:rFonts w:ascii="Times New Roman" w:eastAsia="Times New Roman" w:hAnsi="Times New Roman" w:cs="Times New Roman"/>
          <w:b/>
          <w:sz w:val="48"/>
          <w:szCs w:val="48"/>
        </w:rPr>
        <w:t>Klasifikasi</w:t>
      </w:r>
      <w:proofErr w:type="spellEnd"/>
      <w:r>
        <w:rPr>
          <w:rFonts w:ascii="Times New Roman" w:eastAsia="Times New Roman" w:hAnsi="Times New Roman" w:cs="Times New Roman"/>
          <w:b/>
          <w:sz w:val="48"/>
          <w:szCs w:val="48"/>
        </w:rPr>
        <w:t>)</w:t>
      </w:r>
    </w:p>
    <w:p w14:paraId="25376A79" w14:textId="77777777" w:rsidR="00E7425B" w:rsidRDefault="00E7425B" w:rsidP="00E7425B">
      <w:pPr>
        <w:spacing w:after="100" w:line="360" w:lineRule="auto"/>
        <w:ind w:left="60" w:right="-40"/>
        <w:jc w:val="center"/>
        <w:rPr>
          <w:rFonts w:ascii="Times New Roman" w:eastAsia="Times New Roman" w:hAnsi="Times New Roman" w:cs="Times New Roman"/>
        </w:rPr>
      </w:pPr>
      <w:r>
        <w:rPr>
          <w:rFonts w:ascii="Times New Roman" w:eastAsia="Times New Roman" w:hAnsi="Times New Roman" w:cs="Times New Roman"/>
        </w:rPr>
        <w:t xml:space="preserve"> </w:t>
      </w:r>
    </w:p>
    <w:p w14:paraId="59FC5FD3" w14:textId="77777777" w:rsidR="00E7425B" w:rsidRDefault="00E7425B" w:rsidP="00E7425B">
      <w:pPr>
        <w:spacing w:after="60" w:line="360" w:lineRule="auto"/>
        <w:ind w:left="60" w:right="-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34072A" wp14:editId="420396D9">
            <wp:extent cx="1899920" cy="18999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Pr>
          <w:rFonts w:ascii="Times New Roman" w:eastAsia="Times New Roman" w:hAnsi="Times New Roman" w:cs="Times New Roman"/>
        </w:rPr>
        <w:t xml:space="preserve"> </w:t>
      </w:r>
    </w:p>
    <w:p w14:paraId="41F50083" w14:textId="77777777" w:rsidR="00E7425B" w:rsidRDefault="00E7425B" w:rsidP="00E7425B">
      <w:pPr>
        <w:spacing w:after="120" w:line="360" w:lineRule="auto"/>
        <w:ind w:left="60" w:right="-40"/>
        <w:jc w:val="center"/>
        <w:rPr>
          <w:rFonts w:ascii="Times New Roman" w:eastAsia="Times New Roman" w:hAnsi="Times New Roman" w:cs="Times New Roman"/>
        </w:rPr>
      </w:pPr>
      <w:r>
        <w:rPr>
          <w:rFonts w:ascii="Times New Roman" w:eastAsia="Times New Roman" w:hAnsi="Times New Roman" w:cs="Times New Roman"/>
        </w:rPr>
        <w:t xml:space="preserve"> </w:t>
      </w:r>
    </w:p>
    <w:p w14:paraId="6F2179C7" w14:textId="77777777" w:rsidR="00E7425B" w:rsidRPr="00A61957" w:rsidRDefault="00E7425B" w:rsidP="00E7425B">
      <w:pPr>
        <w:spacing w:after="120" w:line="360" w:lineRule="auto"/>
        <w:ind w:right="-40"/>
        <w:jc w:val="center"/>
        <w:rPr>
          <w:rFonts w:ascii="Times New Roman" w:eastAsia="Times New Roman" w:hAnsi="Times New Roman" w:cs="Times New Roman"/>
          <w:b/>
          <w:sz w:val="24"/>
          <w:szCs w:val="24"/>
          <w:rPrChange w:id="0" w:author="Windows User" w:date="2021-05-24T11:42:00Z">
            <w:rPr>
              <w:rFonts w:ascii="Times New Roman" w:eastAsia="Times New Roman" w:hAnsi="Times New Roman" w:cs="Times New Roman"/>
              <w:b/>
            </w:rPr>
          </w:rPrChange>
        </w:rPr>
      </w:pPr>
      <w:proofErr w:type="spellStart"/>
      <w:r w:rsidRPr="00A61957">
        <w:rPr>
          <w:rFonts w:ascii="Times New Roman" w:eastAsia="Times New Roman" w:hAnsi="Times New Roman" w:cs="Times New Roman"/>
          <w:b/>
          <w:sz w:val="24"/>
          <w:szCs w:val="24"/>
          <w:rPrChange w:id="1" w:author="Windows User" w:date="2021-05-24T11:42:00Z">
            <w:rPr>
              <w:rFonts w:ascii="Times New Roman" w:eastAsia="Times New Roman" w:hAnsi="Times New Roman" w:cs="Times New Roman"/>
              <w:b/>
            </w:rPr>
          </w:rPrChange>
        </w:rPr>
        <w:t>Disusun</w:t>
      </w:r>
      <w:proofErr w:type="spellEnd"/>
      <w:r w:rsidRPr="00A61957">
        <w:rPr>
          <w:rFonts w:ascii="Times New Roman" w:eastAsia="Times New Roman" w:hAnsi="Times New Roman" w:cs="Times New Roman"/>
          <w:b/>
          <w:sz w:val="24"/>
          <w:szCs w:val="24"/>
          <w:rPrChange w:id="2" w:author="Windows User" w:date="2021-05-24T11:42:00Z">
            <w:rPr>
              <w:rFonts w:ascii="Times New Roman" w:eastAsia="Times New Roman" w:hAnsi="Times New Roman" w:cs="Times New Roman"/>
              <w:b/>
            </w:rPr>
          </w:rPrChange>
        </w:rPr>
        <w:t xml:space="preserve"> oleh:</w:t>
      </w:r>
    </w:p>
    <w:p w14:paraId="7249BF7A" w14:textId="77777777" w:rsidR="00E7425B" w:rsidRPr="00A61957" w:rsidRDefault="00E7425B" w:rsidP="00E7425B">
      <w:pPr>
        <w:spacing w:after="120" w:line="360" w:lineRule="auto"/>
        <w:ind w:right="-40"/>
        <w:jc w:val="center"/>
        <w:rPr>
          <w:rFonts w:ascii="Times New Roman" w:eastAsia="Times New Roman" w:hAnsi="Times New Roman" w:cs="Times New Roman"/>
          <w:sz w:val="24"/>
          <w:szCs w:val="24"/>
          <w:rPrChange w:id="3" w:author="Windows User" w:date="2021-05-24T11:42:00Z">
            <w:rPr>
              <w:rFonts w:ascii="Times New Roman" w:eastAsia="Times New Roman" w:hAnsi="Times New Roman" w:cs="Times New Roman"/>
            </w:rPr>
          </w:rPrChange>
        </w:rPr>
      </w:pPr>
      <w:r w:rsidRPr="00A61957">
        <w:rPr>
          <w:rFonts w:ascii="Times New Roman" w:eastAsia="Times New Roman" w:hAnsi="Times New Roman" w:cs="Times New Roman"/>
          <w:sz w:val="24"/>
          <w:szCs w:val="24"/>
          <w:rPrChange w:id="4" w:author="Windows User" w:date="2021-05-24T11:42:00Z">
            <w:rPr>
              <w:rFonts w:ascii="Times New Roman" w:eastAsia="Times New Roman" w:hAnsi="Times New Roman" w:cs="Times New Roman"/>
            </w:rPr>
          </w:rPrChange>
        </w:rPr>
        <w:t xml:space="preserve"> </w:t>
      </w:r>
    </w:p>
    <w:p w14:paraId="124392A6" w14:textId="77777777" w:rsidR="00E7425B" w:rsidRPr="00A61957" w:rsidRDefault="00E7425B" w:rsidP="00E7425B">
      <w:pPr>
        <w:spacing w:after="120" w:line="360" w:lineRule="auto"/>
        <w:ind w:left="3200" w:right="-40" w:hanging="360"/>
        <w:rPr>
          <w:rFonts w:ascii="Times New Roman" w:eastAsia="Times New Roman" w:hAnsi="Times New Roman" w:cs="Times New Roman"/>
          <w:sz w:val="24"/>
          <w:szCs w:val="24"/>
          <w:rPrChange w:id="5" w:author="Windows User" w:date="2021-05-24T11:42:00Z">
            <w:rPr>
              <w:rFonts w:ascii="Times New Roman" w:eastAsia="Times New Roman" w:hAnsi="Times New Roman" w:cs="Times New Roman"/>
            </w:rPr>
          </w:rPrChange>
        </w:rPr>
      </w:pPr>
      <w:del w:id="6" w:author="ITD-STU" w:date="2021-05-24T14:03:00Z">
        <w:r w:rsidRPr="00A61957" w:rsidDel="0095444F">
          <w:rPr>
            <w:rFonts w:ascii="Times New Roman" w:eastAsia="Times New Roman" w:hAnsi="Times New Roman" w:cs="Times New Roman"/>
            <w:sz w:val="24"/>
            <w:szCs w:val="24"/>
            <w:rPrChange w:id="7" w:author="Windows User" w:date="2021-05-24T11:42:00Z">
              <w:rPr>
                <w:rFonts w:ascii="Times New Roman" w:eastAsia="Times New Roman" w:hAnsi="Times New Roman" w:cs="Times New Roman"/>
              </w:rPr>
            </w:rPrChange>
          </w:rPr>
          <w:delText>1.</w:delText>
        </w:r>
      </w:del>
      <w:r w:rsidRPr="00A61957">
        <w:rPr>
          <w:rFonts w:ascii="Times New Roman" w:eastAsia="Times New Roman" w:hAnsi="Times New Roman" w:cs="Times New Roman"/>
          <w:sz w:val="24"/>
          <w:szCs w:val="24"/>
          <w:rPrChange w:id="8" w:author="Windows User" w:date="2021-05-24T11:42:00Z">
            <w:rPr>
              <w:rFonts w:ascii="Times New Roman" w:eastAsia="Times New Roman" w:hAnsi="Times New Roman" w:cs="Times New Roman"/>
              <w:sz w:val="14"/>
              <w:szCs w:val="14"/>
            </w:rPr>
          </w:rPrChange>
        </w:rPr>
        <w:t xml:space="preserve"> </w:t>
      </w:r>
      <w:r w:rsidRPr="00A61957">
        <w:rPr>
          <w:rFonts w:ascii="Times New Roman" w:eastAsia="Times New Roman" w:hAnsi="Times New Roman" w:cs="Times New Roman"/>
          <w:sz w:val="24"/>
          <w:szCs w:val="24"/>
          <w:rPrChange w:id="9" w:author="Windows User" w:date="2021-05-24T11:42:00Z">
            <w:rPr>
              <w:rFonts w:ascii="Times New Roman" w:eastAsia="Times New Roman" w:hAnsi="Times New Roman" w:cs="Times New Roman"/>
              <w:sz w:val="14"/>
              <w:szCs w:val="14"/>
            </w:rPr>
          </w:rPrChange>
        </w:rPr>
        <w:tab/>
      </w:r>
      <w:r w:rsidRPr="00A61957">
        <w:rPr>
          <w:rFonts w:ascii="Times New Roman" w:eastAsia="Times New Roman" w:hAnsi="Times New Roman" w:cs="Times New Roman"/>
          <w:sz w:val="24"/>
          <w:szCs w:val="24"/>
          <w:rPrChange w:id="10" w:author="Windows User" w:date="2021-05-24T11:42:00Z">
            <w:rPr>
              <w:rFonts w:ascii="Times New Roman" w:eastAsia="Times New Roman" w:hAnsi="Times New Roman" w:cs="Times New Roman"/>
            </w:rPr>
          </w:rPrChange>
        </w:rPr>
        <w:t xml:space="preserve">12S17011     </w:t>
      </w:r>
      <w:r w:rsidRPr="00A61957">
        <w:rPr>
          <w:rFonts w:ascii="Times New Roman" w:eastAsia="Times New Roman" w:hAnsi="Times New Roman" w:cs="Times New Roman"/>
          <w:sz w:val="24"/>
          <w:szCs w:val="24"/>
          <w:rPrChange w:id="11" w:author="Windows User" w:date="2021-05-24T11:42:00Z">
            <w:rPr>
              <w:rFonts w:ascii="Times New Roman" w:eastAsia="Times New Roman" w:hAnsi="Times New Roman" w:cs="Times New Roman"/>
            </w:rPr>
          </w:rPrChange>
        </w:rPr>
        <w:tab/>
      </w:r>
      <w:proofErr w:type="spellStart"/>
      <w:r w:rsidRPr="00A61957">
        <w:rPr>
          <w:rFonts w:ascii="Times New Roman" w:eastAsia="Times New Roman" w:hAnsi="Times New Roman" w:cs="Times New Roman"/>
          <w:sz w:val="24"/>
          <w:szCs w:val="24"/>
          <w:rPrChange w:id="12" w:author="Windows User" w:date="2021-05-24T11:42:00Z">
            <w:rPr>
              <w:rFonts w:ascii="Times New Roman" w:eastAsia="Times New Roman" w:hAnsi="Times New Roman" w:cs="Times New Roman"/>
            </w:rPr>
          </w:rPrChange>
        </w:rPr>
        <w:t>Astri</w:t>
      </w:r>
      <w:proofErr w:type="spellEnd"/>
      <w:r w:rsidRPr="00A61957">
        <w:rPr>
          <w:rFonts w:ascii="Times New Roman" w:eastAsia="Times New Roman" w:hAnsi="Times New Roman" w:cs="Times New Roman"/>
          <w:sz w:val="24"/>
          <w:szCs w:val="24"/>
          <w:rPrChange w:id="13" w:author="Windows User" w:date="2021-05-24T11:42:00Z">
            <w:rPr>
              <w:rFonts w:ascii="Times New Roman" w:eastAsia="Times New Roman" w:hAnsi="Times New Roman" w:cs="Times New Roman"/>
            </w:rPr>
          </w:rPrChange>
        </w:rPr>
        <w:t xml:space="preserve"> Monica </w:t>
      </w:r>
      <w:proofErr w:type="spellStart"/>
      <w:r w:rsidRPr="00A61957">
        <w:rPr>
          <w:rFonts w:ascii="Times New Roman" w:eastAsia="Times New Roman" w:hAnsi="Times New Roman" w:cs="Times New Roman"/>
          <w:sz w:val="24"/>
          <w:szCs w:val="24"/>
          <w:rPrChange w:id="14" w:author="Windows User" w:date="2021-05-24T11:42:00Z">
            <w:rPr>
              <w:rFonts w:ascii="Times New Roman" w:eastAsia="Times New Roman" w:hAnsi="Times New Roman" w:cs="Times New Roman"/>
            </w:rPr>
          </w:rPrChange>
        </w:rPr>
        <w:t>Sianturi</w:t>
      </w:r>
      <w:proofErr w:type="spellEnd"/>
      <w:r w:rsidRPr="00A61957">
        <w:rPr>
          <w:rFonts w:ascii="Times New Roman" w:eastAsia="Times New Roman" w:hAnsi="Times New Roman" w:cs="Times New Roman"/>
          <w:sz w:val="24"/>
          <w:szCs w:val="24"/>
          <w:rPrChange w:id="15" w:author="Windows User" w:date="2021-05-24T11:42:00Z">
            <w:rPr>
              <w:rFonts w:ascii="Times New Roman" w:eastAsia="Times New Roman" w:hAnsi="Times New Roman" w:cs="Times New Roman"/>
            </w:rPr>
          </w:rPrChange>
        </w:rPr>
        <w:t xml:space="preserve"> </w:t>
      </w:r>
    </w:p>
    <w:p w14:paraId="455DB05D" w14:textId="77777777" w:rsidR="00E7425B" w:rsidRPr="00A61957" w:rsidRDefault="00E7425B" w:rsidP="00E7425B">
      <w:pPr>
        <w:spacing w:after="120" w:line="360" w:lineRule="auto"/>
        <w:ind w:left="3200" w:right="-40" w:hanging="360"/>
        <w:rPr>
          <w:rFonts w:ascii="Times New Roman" w:eastAsia="Times New Roman" w:hAnsi="Times New Roman" w:cs="Times New Roman"/>
          <w:sz w:val="24"/>
          <w:szCs w:val="24"/>
          <w:rPrChange w:id="16" w:author="Windows User" w:date="2021-05-24T11:42:00Z">
            <w:rPr>
              <w:rFonts w:ascii="Times New Roman" w:eastAsia="Times New Roman" w:hAnsi="Times New Roman" w:cs="Times New Roman"/>
            </w:rPr>
          </w:rPrChange>
        </w:rPr>
      </w:pPr>
      <w:del w:id="17" w:author="ITD-STU" w:date="2021-05-24T14:03:00Z">
        <w:r w:rsidRPr="00A61957" w:rsidDel="0095444F">
          <w:rPr>
            <w:rFonts w:ascii="Times New Roman" w:eastAsia="Times New Roman" w:hAnsi="Times New Roman" w:cs="Times New Roman"/>
            <w:sz w:val="24"/>
            <w:szCs w:val="24"/>
            <w:rPrChange w:id="18" w:author="Windows User" w:date="2021-05-24T11:42:00Z">
              <w:rPr>
                <w:rFonts w:ascii="Times New Roman" w:eastAsia="Times New Roman" w:hAnsi="Times New Roman" w:cs="Times New Roman"/>
              </w:rPr>
            </w:rPrChange>
          </w:rPr>
          <w:delText>2.</w:delText>
        </w:r>
      </w:del>
      <w:r w:rsidRPr="00A61957">
        <w:rPr>
          <w:rFonts w:ascii="Times New Roman" w:eastAsia="Times New Roman" w:hAnsi="Times New Roman" w:cs="Times New Roman"/>
          <w:sz w:val="24"/>
          <w:szCs w:val="24"/>
          <w:rPrChange w:id="19" w:author="Windows User" w:date="2021-05-24T11:42:00Z">
            <w:rPr>
              <w:rFonts w:ascii="Times New Roman" w:eastAsia="Times New Roman" w:hAnsi="Times New Roman" w:cs="Times New Roman"/>
              <w:sz w:val="14"/>
              <w:szCs w:val="14"/>
            </w:rPr>
          </w:rPrChange>
        </w:rPr>
        <w:t xml:space="preserve"> </w:t>
      </w:r>
      <w:r w:rsidRPr="00A61957">
        <w:rPr>
          <w:rFonts w:ascii="Times New Roman" w:eastAsia="Times New Roman" w:hAnsi="Times New Roman" w:cs="Times New Roman"/>
          <w:sz w:val="24"/>
          <w:szCs w:val="24"/>
          <w:rPrChange w:id="20" w:author="Windows User" w:date="2021-05-24T11:42:00Z">
            <w:rPr>
              <w:rFonts w:ascii="Times New Roman" w:eastAsia="Times New Roman" w:hAnsi="Times New Roman" w:cs="Times New Roman"/>
              <w:sz w:val="14"/>
              <w:szCs w:val="14"/>
            </w:rPr>
          </w:rPrChange>
        </w:rPr>
        <w:tab/>
      </w:r>
      <w:r w:rsidRPr="00A61957">
        <w:rPr>
          <w:rFonts w:ascii="Times New Roman" w:eastAsia="Times New Roman" w:hAnsi="Times New Roman" w:cs="Times New Roman"/>
          <w:sz w:val="24"/>
          <w:szCs w:val="24"/>
          <w:rPrChange w:id="21" w:author="Windows User" w:date="2021-05-24T11:42:00Z">
            <w:rPr>
              <w:rFonts w:ascii="Times New Roman" w:eastAsia="Times New Roman" w:hAnsi="Times New Roman" w:cs="Times New Roman"/>
            </w:rPr>
          </w:rPrChange>
        </w:rPr>
        <w:t xml:space="preserve">12S17013     </w:t>
      </w:r>
      <w:r w:rsidRPr="00A61957">
        <w:rPr>
          <w:rFonts w:ascii="Times New Roman" w:eastAsia="Times New Roman" w:hAnsi="Times New Roman" w:cs="Times New Roman"/>
          <w:sz w:val="24"/>
          <w:szCs w:val="24"/>
          <w:rPrChange w:id="22" w:author="Windows User" w:date="2021-05-24T11:42:00Z">
            <w:rPr>
              <w:rFonts w:ascii="Times New Roman" w:eastAsia="Times New Roman" w:hAnsi="Times New Roman" w:cs="Times New Roman"/>
            </w:rPr>
          </w:rPrChange>
        </w:rPr>
        <w:tab/>
        <w:t xml:space="preserve">Mega Sari </w:t>
      </w:r>
      <w:proofErr w:type="spellStart"/>
      <w:r w:rsidRPr="00A61957">
        <w:rPr>
          <w:rFonts w:ascii="Times New Roman" w:eastAsia="Times New Roman" w:hAnsi="Times New Roman" w:cs="Times New Roman"/>
          <w:sz w:val="24"/>
          <w:szCs w:val="24"/>
          <w:rPrChange w:id="23" w:author="Windows User" w:date="2021-05-24T11:42:00Z">
            <w:rPr>
              <w:rFonts w:ascii="Times New Roman" w:eastAsia="Times New Roman" w:hAnsi="Times New Roman" w:cs="Times New Roman"/>
            </w:rPr>
          </w:rPrChange>
        </w:rPr>
        <w:t>Pasaribu</w:t>
      </w:r>
      <w:proofErr w:type="spellEnd"/>
      <w:r w:rsidRPr="00A61957">
        <w:rPr>
          <w:rFonts w:ascii="Times New Roman" w:eastAsia="Times New Roman" w:hAnsi="Times New Roman" w:cs="Times New Roman"/>
          <w:sz w:val="24"/>
          <w:szCs w:val="24"/>
          <w:rPrChange w:id="24" w:author="Windows User" w:date="2021-05-24T11:42:00Z">
            <w:rPr>
              <w:rFonts w:ascii="Times New Roman" w:eastAsia="Times New Roman" w:hAnsi="Times New Roman" w:cs="Times New Roman"/>
            </w:rPr>
          </w:rPrChange>
        </w:rPr>
        <w:t xml:space="preserve"> </w:t>
      </w:r>
    </w:p>
    <w:p w14:paraId="3643B342" w14:textId="77777777" w:rsidR="00E7425B" w:rsidRPr="00A61957" w:rsidRDefault="00E7425B" w:rsidP="00E7425B">
      <w:pPr>
        <w:spacing w:after="120" w:line="360" w:lineRule="auto"/>
        <w:ind w:left="3200" w:right="-40" w:hanging="360"/>
        <w:rPr>
          <w:rFonts w:ascii="Times New Roman" w:eastAsia="Times New Roman" w:hAnsi="Times New Roman" w:cs="Times New Roman"/>
          <w:sz w:val="24"/>
          <w:szCs w:val="24"/>
          <w:rPrChange w:id="25" w:author="Windows User" w:date="2021-05-24T11:42:00Z">
            <w:rPr>
              <w:rFonts w:ascii="Times New Roman" w:eastAsia="Times New Roman" w:hAnsi="Times New Roman" w:cs="Times New Roman"/>
            </w:rPr>
          </w:rPrChange>
        </w:rPr>
      </w:pPr>
      <w:del w:id="26" w:author="ITD-STU" w:date="2021-05-24T14:03:00Z">
        <w:r w:rsidRPr="00A61957" w:rsidDel="0095444F">
          <w:rPr>
            <w:rFonts w:ascii="Times New Roman" w:eastAsia="Times New Roman" w:hAnsi="Times New Roman" w:cs="Times New Roman"/>
            <w:sz w:val="24"/>
            <w:szCs w:val="24"/>
            <w:rPrChange w:id="27" w:author="Windows User" w:date="2021-05-24T11:42:00Z">
              <w:rPr>
                <w:rFonts w:ascii="Times New Roman" w:eastAsia="Times New Roman" w:hAnsi="Times New Roman" w:cs="Times New Roman"/>
              </w:rPr>
            </w:rPrChange>
          </w:rPr>
          <w:delText>3.</w:delText>
        </w:r>
        <w:r w:rsidRPr="00A61957" w:rsidDel="0095444F">
          <w:rPr>
            <w:rFonts w:ascii="Times New Roman" w:eastAsia="Times New Roman" w:hAnsi="Times New Roman" w:cs="Times New Roman"/>
            <w:sz w:val="24"/>
            <w:szCs w:val="24"/>
            <w:rPrChange w:id="28" w:author="Windows User" w:date="2021-05-24T11:42:00Z">
              <w:rPr>
                <w:rFonts w:ascii="Times New Roman" w:eastAsia="Times New Roman" w:hAnsi="Times New Roman" w:cs="Times New Roman"/>
                <w:sz w:val="14"/>
                <w:szCs w:val="14"/>
              </w:rPr>
            </w:rPrChange>
          </w:rPr>
          <w:delText xml:space="preserve"> </w:delText>
        </w:r>
      </w:del>
      <w:r w:rsidRPr="00A61957">
        <w:rPr>
          <w:rFonts w:ascii="Times New Roman" w:eastAsia="Times New Roman" w:hAnsi="Times New Roman" w:cs="Times New Roman"/>
          <w:sz w:val="24"/>
          <w:szCs w:val="24"/>
          <w:rPrChange w:id="29" w:author="Windows User" w:date="2021-05-24T11:42:00Z">
            <w:rPr>
              <w:rFonts w:ascii="Times New Roman" w:eastAsia="Times New Roman" w:hAnsi="Times New Roman" w:cs="Times New Roman"/>
              <w:sz w:val="14"/>
              <w:szCs w:val="14"/>
            </w:rPr>
          </w:rPrChange>
        </w:rPr>
        <w:tab/>
      </w:r>
      <w:r w:rsidRPr="00A61957">
        <w:rPr>
          <w:rFonts w:ascii="Times New Roman" w:eastAsia="Times New Roman" w:hAnsi="Times New Roman" w:cs="Times New Roman"/>
          <w:sz w:val="24"/>
          <w:szCs w:val="24"/>
          <w:rPrChange w:id="30" w:author="Windows User" w:date="2021-05-24T11:42:00Z">
            <w:rPr>
              <w:rFonts w:ascii="Times New Roman" w:eastAsia="Times New Roman" w:hAnsi="Times New Roman" w:cs="Times New Roman"/>
            </w:rPr>
          </w:rPrChange>
        </w:rPr>
        <w:t xml:space="preserve">12S17046     </w:t>
      </w:r>
      <w:r w:rsidRPr="00A61957">
        <w:rPr>
          <w:rFonts w:ascii="Times New Roman" w:eastAsia="Times New Roman" w:hAnsi="Times New Roman" w:cs="Times New Roman"/>
          <w:sz w:val="24"/>
          <w:szCs w:val="24"/>
          <w:rPrChange w:id="31" w:author="Windows User" w:date="2021-05-24T11:42:00Z">
            <w:rPr>
              <w:rFonts w:ascii="Times New Roman" w:eastAsia="Times New Roman" w:hAnsi="Times New Roman" w:cs="Times New Roman"/>
            </w:rPr>
          </w:rPrChange>
        </w:rPr>
        <w:tab/>
      </w:r>
      <w:proofErr w:type="spellStart"/>
      <w:r w:rsidRPr="00A61957">
        <w:rPr>
          <w:rFonts w:ascii="Times New Roman" w:eastAsia="Times New Roman" w:hAnsi="Times New Roman" w:cs="Times New Roman"/>
          <w:sz w:val="24"/>
          <w:szCs w:val="24"/>
          <w:rPrChange w:id="32" w:author="Windows User" w:date="2021-05-24T11:42:00Z">
            <w:rPr>
              <w:rFonts w:ascii="Times New Roman" w:eastAsia="Times New Roman" w:hAnsi="Times New Roman" w:cs="Times New Roman"/>
            </w:rPr>
          </w:rPrChange>
        </w:rPr>
        <w:t>Pebri</w:t>
      </w:r>
      <w:proofErr w:type="spellEnd"/>
      <w:r w:rsidRPr="00A61957">
        <w:rPr>
          <w:rFonts w:ascii="Times New Roman" w:eastAsia="Times New Roman" w:hAnsi="Times New Roman" w:cs="Times New Roman"/>
          <w:sz w:val="24"/>
          <w:szCs w:val="24"/>
          <w:rPrChange w:id="33" w:author="Windows User" w:date="2021-05-24T11:42:00Z">
            <w:rPr>
              <w:rFonts w:ascii="Times New Roman" w:eastAsia="Times New Roman" w:hAnsi="Times New Roman" w:cs="Times New Roman"/>
            </w:rPr>
          </w:rPrChange>
        </w:rPr>
        <w:t xml:space="preserve"> Sangmajadi </w:t>
      </w:r>
      <w:proofErr w:type="spellStart"/>
      <w:r w:rsidRPr="00A61957">
        <w:rPr>
          <w:rFonts w:ascii="Times New Roman" w:eastAsia="Times New Roman" w:hAnsi="Times New Roman" w:cs="Times New Roman"/>
          <w:sz w:val="24"/>
          <w:szCs w:val="24"/>
          <w:rPrChange w:id="34" w:author="Windows User" w:date="2021-05-24T11:42:00Z">
            <w:rPr>
              <w:rFonts w:ascii="Times New Roman" w:eastAsia="Times New Roman" w:hAnsi="Times New Roman" w:cs="Times New Roman"/>
            </w:rPr>
          </w:rPrChange>
        </w:rPr>
        <w:t>Sinaga</w:t>
      </w:r>
      <w:proofErr w:type="spellEnd"/>
    </w:p>
    <w:p w14:paraId="5E40ABCA" w14:textId="77777777" w:rsidR="00E7425B" w:rsidRPr="00A61957" w:rsidRDefault="00E7425B" w:rsidP="00E7425B">
      <w:pPr>
        <w:spacing w:after="120" w:line="360" w:lineRule="auto"/>
        <w:ind w:left="3200" w:right="-40" w:hanging="360"/>
        <w:rPr>
          <w:rFonts w:ascii="Times New Roman" w:eastAsia="Times New Roman" w:hAnsi="Times New Roman" w:cs="Times New Roman"/>
          <w:sz w:val="24"/>
          <w:szCs w:val="24"/>
          <w:rPrChange w:id="35" w:author="Windows User" w:date="2021-05-24T11:42:00Z">
            <w:rPr>
              <w:rFonts w:ascii="Times New Roman" w:eastAsia="Times New Roman" w:hAnsi="Times New Roman" w:cs="Times New Roman"/>
            </w:rPr>
          </w:rPrChange>
        </w:rPr>
      </w:pPr>
      <w:del w:id="36" w:author="ITD-STU" w:date="2021-05-24T14:03:00Z">
        <w:r w:rsidRPr="00A61957" w:rsidDel="0095444F">
          <w:rPr>
            <w:rFonts w:ascii="Times New Roman" w:eastAsia="Times New Roman" w:hAnsi="Times New Roman" w:cs="Times New Roman"/>
            <w:sz w:val="24"/>
            <w:szCs w:val="24"/>
            <w:rPrChange w:id="37" w:author="Windows User" w:date="2021-05-24T11:42:00Z">
              <w:rPr>
                <w:rFonts w:ascii="Times New Roman" w:eastAsia="Times New Roman" w:hAnsi="Times New Roman" w:cs="Times New Roman"/>
              </w:rPr>
            </w:rPrChange>
          </w:rPr>
          <w:delText>4</w:delText>
        </w:r>
      </w:del>
      <w:r w:rsidRPr="00A61957">
        <w:rPr>
          <w:rFonts w:ascii="Times New Roman" w:eastAsia="Times New Roman" w:hAnsi="Times New Roman" w:cs="Times New Roman"/>
          <w:sz w:val="24"/>
          <w:szCs w:val="24"/>
          <w:rPrChange w:id="38" w:author="Windows User" w:date="2021-05-24T11:42:00Z">
            <w:rPr>
              <w:rFonts w:ascii="Times New Roman" w:eastAsia="Times New Roman" w:hAnsi="Times New Roman" w:cs="Times New Roman"/>
            </w:rPr>
          </w:rPrChange>
        </w:rPr>
        <w:tab/>
        <w:t>12S17047</w:t>
      </w:r>
      <w:r w:rsidRPr="00A61957">
        <w:rPr>
          <w:rFonts w:ascii="Times New Roman" w:eastAsia="Times New Roman" w:hAnsi="Times New Roman" w:cs="Times New Roman"/>
          <w:sz w:val="24"/>
          <w:szCs w:val="24"/>
          <w:rPrChange w:id="39" w:author="Windows User" w:date="2021-05-24T11:42:00Z">
            <w:rPr>
              <w:rFonts w:ascii="Times New Roman" w:eastAsia="Times New Roman" w:hAnsi="Times New Roman" w:cs="Times New Roman"/>
            </w:rPr>
          </w:rPrChange>
        </w:rPr>
        <w:tab/>
      </w:r>
      <w:r w:rsidRPr="00A61957">
        <w:rPr>
          <w:rFonts w:ascii="Times New Roman" w:eastAsia="Times New Roman" w:hAnsi="Times New Roman" w:cs="Times New Roman"/>
          <w:sz w:val="24"/>
          <w:szCs w:val="24"/>
          <w:rPrChange w:id="40" w:author="Windows User" w:date="2021-05-24T11:42:00Z">
            <w:rPr>
              <w:rFonts w:ascii="Times New Roman" w:eastAsia="Times New Roman" w:hAnsi="Times New Roman" w:cs="Times New Roman"/>
            </w:rPr>
          </w:rPrChange>
        </w:rPr>
        <w:tab/>
        <w:t>Christina Clara</w:t>
      </w:r>
    </w:p>
    <w:p w14:paraId="720B42CA" w14:textId="77777777" w:rsidR="00E7425B" w:rsidRPr="00A61957" w:rsidRDefault="00E7425B" w:rsidP="00E7425B">
      <w:pPr>
        <w:spacing w:after="120" w:line="360" w:lineRule="auto"/>
        <w:ind w:left="3200" w:right="-40" w:hanging="360"/>
        <w:rPr>
          <w:rFonts w:ascii="Times New Roman" w:eastAsia="Times New Roman" w:hAnsi="Times New Roman" w:cs="Times New Roman"/>
          <w:sz w:val="24"/>
          <w:szCs w:val="24"/>
          <w:rPrChange w:id="41" w:author="Windows User" w:date="2021-05-24T11:42:00Z">
            <w:rPr>
              <w:rFonts w:ascii="Times New Roman" w:eastAsia="Times New Roman" w:hAnsi="Times New Roman" w:cs="Times New Roman"/>
            </w:rPr>
          </w:rPrChange>
        </w:rPr>
      </w:pPr>
      <w:del w:id="42" w:author="ITD-STU" w:date="2021-05-24T14:03:00Z">
        <w:r w:rsidRPr="00A61957" w:rsidDel="0095444F">
          <w:rPr>
            <w:rFonts w:ascii="Times New Roman" w:eastAsia="Times New Roman" w:hAnsi="Times New Roman" w:cs="Times New Roman"/>
            <w:sz w:val="24"/>
            <w:szCs w:val="24"/>
            <w:rPrChange w:id="43" w:author="Windows User" w:date="2021-05-24T11:42:00Z">
              <w:rPr>
                <w:rFonts w:ascii="Times New Roman" w:eastAsia="Times New Roman" w:hAnsi="Times New Roman" w:cs="Times New Roman"/>
              </w:rPr>
            </w:rPrChange>
          </w:rPr>
          <w:delText>5</w:delText>
        </w:r>
      </w:del>
      <w:r w:rsidRPr="00A61957">
        <w:rPr>
          <w:rFonts w:ascii="Times New Roman" w:eastAsia="Times New Roman" w:hAnsi="Times New Roman" w:cs="Times New Roman"/>
          <w:sz w:val="24"/>
          <w:szCs w:val="24"/>
          <w:rPrChange w:id="44" w:author="Windows User" w:date="2021-05-24T11:42:00Z">
            <w:rPr>
              <w:rFonts w:ascii="Times New Roman" w:eastAsia="Times New Roman" w:hAnsi="Times New Roman" w:cs="Times New Roman"/>
            </w:rPr>
          </w:rPrChange>
        </w:rPr>
        <w:tab/>
        <w:t>12S17053</w:t>
      </w:r>
      <w:r w:rsidRPr="00A61957">
        <w:rPr>
          <w:rFonts w:ascii="Times New Roman" w:eastAsia="Times New Roman" w:hAnsi="Times New Roman" w:cs="Times New Roman"/>
          <w:sz w:val="24"/>
          <w:szCs w:val="24"/>
          <w:rPrChange w:id="45" w:author="Windows User" w:date="2021-05-24T11:42:00Z">
            <w:rPr>
              <w:rFonts w:ascii="Times New Roman" w:eastAsia="Times New Roman" w:hAnsi="Times New Roman" w:cs="Times New Roman"/>
            </w:rPr>
          </w:rPrChange>
        </w:rPr>
        <w:tab/>
      </w:r>
      <w:r w:rsidRPr="00A61957">
        <w:rPr>
          <w:rFonts w:ascii="Times New Roman" w:eastAsia="Times New Roman" w:hAnsi="Times New Roman" w:cs="Times New Roman"/>
          <w:sz w:val="24"/>
          <w:szCs w:val="24"/>
          <w:rPrChange w:id="46" w:author="Windows User" w:date="2021-05-24T11:42:00Z">
            <w:rPr>
              <w:rFonts w:ascii="Times New Roman" w:eastAsia="Times New Roman" w:hAnsi="Times New Roman" w:cs="Times New Roman"/>
            </w:rPr>
          </w:rPrChange>
        </w:rPr>
        <w:tab/>
        <w:t xml:space="preserve">Rommel </w:t>
      </w:r>
      <w:proofErr w:type="spellStart"/>
      <w:r w:rsidRPr="00A61957">
        <w:rPr>
          <w:rFonts w:ascii="Times New Roman" w:eastAsia="Times New Roman" w:hAnsi="Times New Roman" w:cs="Times New Roman"/>
          <w:sz w:val="24"/>
          <w:szCs w:val="24"/>
          <w:rPrChange w:id="47" w:author="Windows User" w:date="2021-05-24T11:42:00Z">
            <w:rPr>
              <w:rFonts w:ascii="Times New Roman" w:eastAsia="Times New Roman" w:hAnsi="Times New Roman" w:cs="Times New Roman"/>
            </w:rPr>
          </w:rPrChange>
        </w:rPr>
        <w:t>Parasian</w:t>
      </w:r>
      <w:proofErr w:type="spellEnd"/>
      <w:r w:rsidRPr="00A61957">
        <w:rPr>
          <w:rFonts w:ascii="Times New Roman" w:eastAsia="Times New Roman" w:hAnsi="Times New Roman" w:cs="Times New Roman"/>
          <w:sz w:val="24"/>
          <w:szCs w:val="24"/>
          <w:rPrChange w:id="48" w:author="Windows User" w:date="2021-05-24T11:42:00Z">
            <w:rPr>
              <w:rFonts w:ascii="Times New Roman" w:eastAsia="Times New Roman" w:hAnsi="Times New Roman" w:cs="Times New Roman"/>
            </w:rPr>
          </w:rPrChange>
        </w:rPr>
        <w:t xml:space="preserve"> </w:t>
      </w:r>
      <w:proofErr w:type="spellStart"/>
      <w:r w:rsidRPr="00A61957">
        <w:rPr>
          <w:rFonts w:ascii="Times New Roman" w:eastAsia="Times New Roman" w:hAnsi="Times New Roman" w:cs="Times New Roman"/>
          <w:sz w:val="24"/>
          <w:szCs w:val="24"/>
          <w:rPrChange w:id="49" w:author="Windows User" w:date="2021-05-24T11:42:00Z">
            <w:rPr>
              <w:rFonts w:ascii="Times New Roman" w:eastAsia="Times New Roman" w:hAnsi="Times New Roman" w:cs="Times New Roman"/>
            </w:rPr>
          </w:rPrChange>
        </w:rPr>
        <w:t>Gultom</w:t>
      </w:r>
      <w:proofErr w:type="spellEnd"/>
      <w:r w:rsidRPr="00A61957">
        <w:rPr>
          <w:rFonts w:ascii="Times New Roman" w:eastAsia="Times New Roman" w:hAnsi="Times New Roman" w:cs="Times New Roman"/>
          <w:sz w:val="24"/>
          <w:szCs w:val="24"/>
          <w:rPrChange w:id="50" w:author="Windows User" w:date="2021-05-24T11:42:00Z">
            <w:rPr>
              <w:rFonts w:ascii="Times New Roman" w:eastAsia="Times New Roman" w:hAnsi="Times New Roman" w:cs="Times New Roman"/>
            </w:rPr>
          </w:rPrChange>
        </w:rPr>
        <w:tab/>
      </w:r>
    </w:p>
    <w:p w14:paraId="350E3A7E" w14:textId="060BF817" w:rsidR="00E7425B" w:rsidRPr="00A61957" w:rsidDel="004D5E97" w:rsidRDefault="00E7425B" w:rsidP="00E7425B">
      <w:pPr>
        <w:spacing w:after="120" w:line="360" w:lineRule="auto"/>
        <w:ind w:left="60" w:right="-40"/>
        <w:jc w:val="center"/>
        <w:rPr>
          <w:del w:id="51" w:author="Windows User" w:date="2021-05-24T11:42:00Z"/>
          <w:rFonts w:ascii="Times New Roman" w:eastAsia="Times New Roman" w:hAnsi="Times New Roman" w:cs="Times New Roman"/>
          <w:sz w:val="24"/>
          <w:szCs w:val="24"/>
          <w:rPrChange w:id="52" w:author="Windows User" w:date="2021-05-24T11:42:00Z">
            <w:rPr>
              <w:del w:id="53" w:author="Windows User" w:date="2021-05-24T11:42:00Z"/>
              <w:rFonts w:ascii="Times New Roman" w:eastAsia="Times New Roman" w:hAnsi="Times New Roman" w:cs="Times New Roman"/>
            </w:rPr>
          </w:rPrChange>
        </w:rPr>
      </w:pPr>
    </w:p>
    <w:p w14:paraId="7DE6B808" w14:textId="77777777" w:rsidR="00E7425B" w:rsidRPr="00A61957" w:rsidRDefault="00E7425B" w:rsidP="00E7425B">
      <w:pPr>
        <w:spacing w:after="120" w:line="360" w:lineRule="auto"/>
        <w:ind w:left="60" w:right="-40"/>
        <w:jc w:val="center"/>
        <w:rPr>
          <w:rFonts w:ascii="Times New Roman" w:eastAsia="Times New Roman" w:hAnsi="Times New Roman" w:cs="Times New Roman"/>
          <w:sz w:val="24"/>
          <w:szCs w:val="24"/>
          <w:rPrChange w:id="54" w:author="Windows User" w:date="2021-05-24T11:42:00Z">
            <w:rPr>
              <w:rFonts w:ascii="Times New Roman" w:eastAsia="Times New Roman" w:hAnsi="Times New Roman" w:cs="Times New Roman"/>
            </w:rPr>
          </w:rPrChange>
        </w:rPr>
      </w:pPr>
      <w:r w:rsidRPr="00A61957">
        <w:rPr>
          <w:rFonts w:ascii="Times New Roman" w:eastAsia="Times New Roman" w:hAnsi="Times New Roman" w:cs="Times New Roman"/>
          <w:sz w:val="24"/>
          <w:szCs w:val="24"/>
          <w:rPrChange w:id="55" w:author="Windows User" w:date="2021-05-24T11:42:00Z">
            <w:rPr>
              <w:rFonts w:ascii="Times New Roman" w:eastAsia="Times New Roman" w:hAnsi="Times New Roman" w:cs="Times New Roman"/>
            </w:rPr>
          </w:rPrChange>
        </w:rPr>
        <w:t xml:space="preserve"> </w:t>
      </w:r>
    </w:p>
    <w:p w14:paraId="172EF6F5" w14:textId="77777777" w:rsidR="00E7425B" w:rsidRPr="00A61957" w:rsidRDefault="00E7425B" w:rsidP="00E7425B">
      <w:pPr>
        <w:spacing w:after="120" w:line="360" w:lineRule="auto"/>
        <w:ind w:right="-40"/>
        <w:jc w:val="center"/>
        <w:rPr>
          <w:rFonts w:ascii="Times New Roman" w:eastAsia="Times New Roman" w:hAnsi="Times New Roman" w:cs="Times New Roman"/>
          <w:b/>
          <w:sz w:val="24"/>
          <w:szCs w:val="24"/>
          <w:rPrChange w:id="56" w:author="Windows User" w:date="2021-05-24T11:42:00Z">
            <w:rPr>
              <w:rFonts w:ascii="Times New Roman" w:eastAsia="Times New Roman" w:hAnsi="Times New Roman" w:cs="Times New Roman"/>
              <w:b/>
            </w:rPr>
          </w:rPrChange>
        </w:rPr>
      </w:pPr>
      <w:r w:rsidRPr="00A61957">
        <w:rPr>
          <w:rFonts w:ascii="Times New Roman" w:eastAsia="Times New Roman" w:hAnsi="Times New Roman" w:cs="Times New Roman"/>
          <w:b/>
          <w:sz w:val="24"/>
          <w:szCs w:val="24"/>
          <w:rPrChange w:id="57" w:author="Windows User" w:date="2021-05-24T11:42:00Z">
            <w:rPr>
              <w:rFonts w:ascii="Times New Roman" w:eastAsia="Times New Roman" w:hAnsi="Times New Roman" w:cs="Times New Roman"/>
              <w:b/>
            </w:rPr>
          </w:rPrChange>
        </w:rPr>
        <w:t>PROGRAM STUDI SARJANA SISTEM INFORMASI</w:t>
      </w:r>
    </w:p>
    <w:p w14:paraId="7FC4C5C7" w14:textId="77777777" w:rsidR="00E7425B" w:rsidRPr="00A61957" w:rsidRDefault="00E7425B" w:rsidP="00E7425B">
      <w:pPr>
        <w:spacing w:line="360" w:lineRule="auto"/>
        <w:ind w:right="-40"/>
        <w:jc w:val="center"/>
        <w:rPr>
          <w:rFonts w:ascii="Times New Roman" w:eastAsia="Times New Roman" w:hAnsi="Times New Roman" w:cs="Times New Roman"/>
          <w:b/>
          <w:sz w:val="24"/>
          <w:szCs w:val="24"/>
          <w:rPrChange w:id="58" w:author="Windows User" w:date="2021-05-24T11:42:00Z">
            <w:rPr>
              <w:rFonts w:ascii="Times New Roman" w:eastAsia="Times New Roman" w:hAnsi="Times New Roman" w:cs="Times New Roman"/>
              <w:b/>
            </w:rPr>
          </w:rPrChange>
        </w:rPr>
      </w:pPr>
      <w:r w:rsidRPr="00A61957">
        <w:rPr>
          <w:rFonts w:ascii="Times New Roman" w:eastAsia="Times New Roman" w:hAnsi="Times New Roman" w:cs="Times New Roman"/>
          <w:b/>
          <w:sz w:val="24"/>
          <w:szCs w:val="24"/>
          <w:rPrChange w:id="59" w:author="Windows User" w:date="2021-05-24T11:42:00Z">
            <w:rPr>
              <w:rFonts w:ascii="Times New Roman" w:eastAsia="Times New Roman" w:hAnsi="Times New Roman" w:cs="Times New Roman"/>
              <w:b/>
            </w:rPr>
          </w:rPrChange>
        </w:rPr>
        <w:t>FAKULTAS INFORMATIKA DAN TEKNIK ELEKTRO</w:t>
      </w:r>
    </w:p>
    <w:p w14:paraId="3AE46D03" w14:textId="77777777" w:rsidR="00E7425B" w:rsidRPr="00A61957" w:rsidRDefault="00E7425B" w:rsidP="00E7425B">
      <w:pPr>
        <w:spacing w:line="360" w:lineRule="auto"/>
        <w:ind w:right="-40"/>
        <w:jc w:val="center"/>
        <w:rPr>
          <w:rFonts w:ascii="Times New Roman" w:eastAsia="Times New Roman" w:hAnsi="Times New Roman" w:cs="Times New Roman"/>
          <w:b/>
          <w:sz w:val="24"/>
          <w:szCs w:val="24"/>
          <w:rPrChange w:id="60" w:author="Windows User" w:date="2021-05-24T11:42:00Z">
            <w:rPr>
              <w:rFonts w:ascii="Times New Roman" w:eastAsia="Times New Roman" w:hAnsi="Times New Roman" w:cs="Times New Roman"/>
              <w:b/>
            </w:rPr>
          </w:rPrChange>
        </w:rPr>
      </w:pPr>
      <w:r w:rsidRPr="00A61957">
        <w:rPr>
          <w:rFonts w:ascii="Times New Roman" w:eastAsia="Times New Roman" w:hAnsi="Times New Roman" w:cs="Times New Roman"/>
          <w:b/>
          <w:sz w:val="24"/>
          <w:szCs w:val="24"/>
          <w:rPrChange w:id="61" w:author="Windows User" w:date="2021-05-24T11:42:00Z">
            <w:rPr>
              <w:rFonts w:ascii="Times New Roman" w:eastAsia="Times New Roman" w:hAnsi="Times New Roman" w:cs="Times New Roman"/>
              <w:b/>
            </w:rPr>
          </w:rPrChange>
        </w:rPr>
        <w:t>INSTITUT TEKNOLOGI DEL</w:t>
      </w:r>
    </w:p>
    <w:p w14:paraId="373C4134" w14:textId="77777777" w:rsidR="00B717A5" w:rsidRDefault="00E7425B" w:rsidP="00E7425B">
      <w:pPr>
        <w:spacing w:after="120" w:line="360" w:lineRule="auto"/>
        <w:ind w:right="-40"/>
        <w:jc w:val="center"/>
        <w:rPr>
          <w:ins w:id="62" w:author="Windows User" w:date="2021-05-24T15:25:00Z"/>
          <w:rFonts w:ascii="Times New Roman" w:eastAsia="Times New Roman" w:hAnsi="Times New Roman" w:cs="Times New Roman"/>
          <w:b/>
          <w:sz w:val="24"/>
          <w:szCs w:val="24"/>
        </w:rPr>
        <w:sectPr w:rsidR="00B717A5" w:rsidSect="00B717A5">
          <w:footerReference w:type="default" r:id="rId9"/>
          <w:pgSz w:w="12240" w:h="15840"/>
          <w:pgMar w:top="1440" w:right="1440" w:bottom="1440" w:left="1440" w:header="720" w:footer="720" w:gutter="0"/>
          <w:cols w:space="720"/>
          <w:titlePg/>
          <w:docGrid w:linePitch="360"/>
          <w:sectPrChange w:id="74" w:author="Windows User" w:date="2021-05-24T15:26:00Z">
            <w:sectPr w:rsidR="00B717A5" w:rsidSect="00B717A5">
              <w:pgMar w:top="1440" w:right="1440" w:bottom="1440" w:left="1440" w:header="720" w:footer="720" w:gutter="0"/>
              <w:titlePg w:val="0"/>
            </w:sectPr>
          </w:sectPrChange>
        </w:sectPr>
      </w:pPr>
      <w:r w:rsidRPr="00A61957">
        <w:rPr>
          <w:rFonts w:ascii="Times New Roman" w:eastAsia="Times New Roman" w:hAnsi="Times New Roman" w:cs="Times New Roman"/>
          <w:b/>
          <w:sz w:val="24"/>
          <w:szCs w:val="24"/>
          <w:rPrChange w:id="75" w:author="Windows User" w:date="2021-05-24T11:42:00Z">
            <w:rPr>
              <w:rFonts w:ascii="Times New Roman" w:eastAsia="Times New Roman" w:hAnsi="Times New Roman" w:cs="Times New Roman"/>
              <w:b/>
            </w:rPr>
          </w:rPrChange>
        </w:rPr>
        <w:t>2021</w:t>
      </w:r>
    </w:p>
    <w:p w14:paraId="12D3817B" w14:textId="7D1CC9A7" w:rsidR="00E7425B" w:rsidRPr="00A61957" w:rsidDel="00070ED9" w:rsidRDefault="00E7425B">
      <w:pPr>
        <w:spacing w:after="200"/>
        <w:rPr>
          <w:del w:id="76" w:author="Windows User" w:date="2021-05-24T15:23:00Z"/>
          <w:rFonts w:ascii="Times New Roman" w:eastAsia="Times New Roman" w:hAnsi="Times New Roman" w:cs="Times New Roman"/>
          <w:b/>
          <w:sz w:val="24"/>
          <w:szCs w:val="24"/>
          <w:rPrChange w:id="77" w:author="Windows User" w:date="2021-05-24T11:42:00Z">
            <w:rPr>
              <w:del w:id="78" w:author="Windows User" w:date="2021-05-24T15:23:00Z"/>
              <w:rFonts w:ascii="Times New Roman" w:eastAsia="Times New Roman" w:hAnsi="Times New Roman" w:cs="Times New Roman"/>
              <w:b/>
            </w:rPr>
          </w:rPrChange>
        </w:rPr>
        <w:pPrChange w:id="79" w:author="Windows User" w:date="2021-05-24T15:23:00Z">
          <w:pPr>
            <w:spacing w:after="120" w:line="360" w:lineRule="auto"/>
            <w:ind w:right="-40"/>
            <w:jc w:val="center"/>
          </w:pPr>
        </w:pPrChange>
      </w:pPr>
    </w:p>
    <w:p w14:paraId="1C50B672" w14:textId="77777777" w:rsidR="00E7425B" w:rsidRDefault="00E7425B" w:rsidP="00E7425B">
      <w:pPr>
        <w:pStyle w:val="Heading1"/>
        <w:keepNext w:val="0"/>
        <w:keepLines w:val="0"/>
        <w:spacing w:before="480" w:line="360" w:lineRule="auto"/>
        <w:jc w:val="center"/>
        <w:rPr>
          <w:rFonts w:ascii="Times New Roman" w:hAnsi="Times New Roman" w:cs="Times New Roman"/>
          <w:b/>
          <w:sz w:val="28"/>
          <w:szCs w:val="28"/>
        </w:rPr>
      </w:pPr>
      <w:bookmarkStart w:id="80" w:name="_Toc72763191"/>
      <w:r>
        <w:rPr>
          <w:rFonts w:ascii="Times New Roman" w:hAnsi="Times New Roman" w:cs="Times New Roman"/>
          <w:b/>
          <w:sz w:val="28"/>
          <w:szCs w:val="28"/>
        </w:rPr>
        <w:t>DAFTAR ISI</w:t>
      </w:r>
      <w:bookmarkEnd w:id="80"/>
    </w:p>
    <w:p w14:paraId="5F74029D" w14:textId="257ABC49" w:rsidR="001860CA" w:rsidDel="00840AFC" w:rsidRDefault="001860CA" w:rsidP="001860CA">
      <w:pPr>
        <w:rPr>
          <w:del w:id="81" w:author="Windows User" w:date="2021-05-24T15:29:00Z"/>
        </w:rPr>
      </w:pPr>
    </w:p>
    <w:sdt>
      <w:sdtPr>
        <w:rPr>
          <w:rFonts w:ascii="Arial" w:eastAsia="Arial" w:hAnsi="Arial" w:cs="Arial"/>
          <w:b w:val="0"/>
          <w:bCs w:val="0"/>
          <w:color w:val="auto"/>
          <w:sz w:val="22"/>
          <w:szCs w:val="22"/>
          <w:lang w:eastAsia="en-US"/>
        </w:rPr>
        <w:id w:val="552579653"/>
        <w:docPartObj>
          <w:docPartGallery w:val="Table of Contents"/>
          <w:docPartUnique/>
        </w:docPartObj>
      </w:sdtPr>
      <w:sdtEndPr>
        <w:rPr>
          <w:noProof/>
        </w:rPr>
      </w:sdtEndPr>
      <w:sdtContent>
        <w:p w14:paraId="00951AA7" w14:textId="14393990" w:rsidR="001860CA" w:rsidRDefault="001860CA">
          <w:pPr>
            <w:pStyle w:val="TOCHeading"/>
          </w:pPr>
          <w:del w:id="82" w:author="Windows User" w:date="2021-05-24T11:43:00Z">
            <w:r w:rsidDel="004D5E97">
              <w:delText>Contents</w:delText>
            </w:r>
          </w:del>
        </w:p>
        <w:p w14:paraId="2D596AFD" w14:textId="108684B5" w:rsidR="00B312A0" w:rsidRPr="00271527" w:rsidRDefault="001860CA">
          <w:pPr>
            <w:pStyle w:val="TOC1"/>
            <w:tabs>
              <w:tab w:val="right" w:leader="dot" w:pos="9350"/>
            </w:tabs>
            <w:rPr>
              <w:ins w:id="83" w:author="Windows User" w:date="2021-05-24T15:39:00Z"/>
              <w:rFonts w:ascii="Times New Roman" w:eastAsiaTheme="minorEastAsia" w:hAnsi="Times New Roman" w:cs="Times New Roman"/>
              <w:noProof/>
              <w:sz w:val="24"/>
              <w:szCs w:val="24"/>
              <w:lang w:val="id-ID" w:eastAsia="id-ID"/>
              <w:rPrChange w:id="84" w:author="Windows User" w:date="2021-05-24T15:39:00Z">
                <w:rPr>
                  <w:ins w:id="85" w:author="Windows User" w:date="2021-05-24T15:39:00Z"/>
                  <w:rFonts w:asciiTheme="minorHAnsi" w:eastAsiaTheme="minorEastAsia" w:hAnsiTheme="minorHAnsi" w:cstheme="minorBidi"/>
                  <w:noProof/>
                  <w:lang w:val="id-ID" w:eastAsia="id-ID"/>
                </w:rPr>
              </w:rPrChange>
            </w:rPr>
          </w:pPr>
          <w:r w:rsidRPr="00B24C86">
            <w:rPr>
              <w:rFonts w:ascii="Times New Roman" w:hAnsi="Times New Roman" w:cs="Times New Roman"/>
              <w:rPrChange w:id="86" w:author="ITD-STU" w:date="2021-05-24T15:03:00Z">
                <w:rPr/>
              </w:rPrChange>
            </w:rPr>
            <w:fldChar w:fldCharType="begin"/>
          </w:r>
          <w:r w:rsidRPr="00B24C86">
            <w:rPr>
              <w:rFonts w:ascii="Times New Roman" w:hAnsi="Times New Roman" w:cs="Times New Roman"/>
              <w:rPrChange w:id="87" w:author="ITD-STU" w:date="2021-05-24T15:03:00Z">
                <w:rPr/>
              </w:rPrChange>
            </w:rPr>
            <w:instrText xml:space="preserve"> TOC \o "1-3" \h \z \u </w:instrText>
          </w:r>
          <w:r w:rsidRPr="00B24C86">
            <w:rPr>
              <w:rFonts w:ascii="Times New Roman" w:hAnsi="Times New Roman" w:cs="Times New Roman"/>
              <w:rPrChange w:id="88" w:author="ITD-STU" w:date="2021-05-24T15:03:00Z">
                <w:rPr>
                  <w:b/>
                  <w:bCs/>
                  <w:noProof/>
                </w:rPr>
              </w:rPrChange>
            </w:rPr>
            <w:fldChar w:fldCharType="separate"/>
          </w:r>
          <w:ins w:id="89" w:author="Windows User" w:date="2021-05-24T15:39:00Z">
            <w:r w:rsidR="00B312A0" w:rsidRPr="00271527">
              <w:rPr>
                <w:rStyle w:val="Hyperlink"/>
                <w:rFonts w:ascii="Times New Roman" w:hAnsi="Times New Roman" w:cs="Times New Roman"/>
                <w:noProof/>
                <w:sz w:val="24"/>
                <w:szCs w:val="24"/>
                <w:rPrChange w:id="90" w:author="Windows User" w:date="2021-05-24T15:39:00Z">
                  <w:rPr>
                    <w:rStyle w:val="Hyperlink"/>
                    <w:noProof/>
                  </w:rPr>
                </w:rPrChange>
              </w:rPr>
              <w:fldChar w:fldCharType="begin"/>
            </w:r>
            <w:r w:rsidR="00B312A0" w:rsidRPr="00271527">
              <w:rPr>
                <w:rStyle w:val="Hyperlink"/>
                <w:rFonts w:ascii="Times New Roman" w:hAnsi="Times New Roman" w:cs="Times New Roman"/>
                <w:noProof/>
                <w:sz w:val="24"/>
                <w:szCs w:val="24"/>
                <w:rPrChange w:id="91" w:author="Windows User" w:date="2021-05-24T15:39:00Z">
                  <w:rPr>
                    <w:rStyle w:val="Hyperlink"/>
                    <w:noProof/>
                  </w:rPr>
                </w:rPrChange>
              </w:rPr>
              <w:instrText xml:space="preserve"> </w:instrText>
            </w:r>
            <w:r w:rsidR="00B312A0" w:rsidRPr="00271527">
              <w:rPr>
                <w:rFonts w:ascii="Times New Roman" w:hAnsi="Times New Roman" w:cs="Times New Roman"/>
                <w:noProof/>
                <w:sz w:val="24"/>
                <w:szCs w:val="24"/>
                <w:rPrChange w:id="92" w:author="Windows User" w:date="2021-05-24T15:39:00Z">
                  <w:rPr>
                    <w:noProof/>
                  </w:rPr>
                </w:rPrChange>
              </w:rPr>
              <w:instrText>HYPERLINK \l "_Toc72763191"</w:instrText>
            </w:r>
            <w:r w:rsidR="00B312A0" w:rsidRPr="00271527">
              <w:rPr>
                <w:rStyle w:val="Hyperlink"/>
                <w:rFonts w:ascii="Times New Roman" w:hAnsi="Times New Roman" w:cs="Times New Roman"/>
                <w:noProof/>
                <w:sz w:val="24"/>
                <w:szCs w:val="24"/>
                <w:rPrChange w:id="93" w:author="Windows User" w:date="2021-05-24T15:39:00Z">
                  <w:rPr>
                    <w:rStyle w:val="Hyperlink"/>
                    <w:noProof/>
                  </w:rPr>
                </w:rPrChange>
              </w:rPr>
              <w:instrText xml:space="preserve"> </w:instrText>
            </w:r>
            <w:r w:rsidR="00B312A0" w:rsidRPr="00271527">
              <w:rPr>
                <w:rStyle w:val="Hyperlink"/>
                <w:rFonts w:ascii="Times New Roman" w:hAnsi="Times New Roman" w:cs="Times New Roman"/>
                <w:noProof/>
                <w:sz w:val="24"/>
                <w:szCs w:val="24"/>
                <w:rPrChange w:id="94" w:author="Windows User" w:date="2021-05-24T15:39:00Z">
                  <w:rPr>
                    <w:rStyle w:val="Hyperlink"/>
                    <w:noProof/>
                  </w:rPr>
                </w:rPrChange>
              </w:rPr>
              <w:fldChar w:fldCharType="separate"/>
            </w:r>
            <w:r w:rsidR="00B312A0" w:rsidRPr="00271527">
              <w:rPr>
                <w:rStyle w:val="Hyperlink"/>
                <w:rFonts w:ascii="Times New Roman" w:hAnsi="Times New Roman" w:cs="Times New Roman"/>
                <w:b/>
                <w:noProof/>
                <w:sz w:val="24"/>
                <w:szCs w:val="24"/>
                <w:rPrChange w:id="95" w:author="Windows User" w:date="2021-05-24T15:39:00Z">
                  <w:rPr>
                    <w:rStyle w:val="Hyperlink"/>
                    <w:rFonts w:ascii="Times New Roman" w:hAnsi="Times New Roman" w:cs="Times New Roman"/>
                    <w:b/>
                    <w:noProof/>
                  </w:rPr>
                </w:rPrChange>
              </w:rPr>
              <w:t>DAFTAR ISI</w:t>
            </w:r>
            <w:r w:rsidR="00B312A0" w:rsidRPr="00271527">
              <w:rPr>
                <w:rFonts w:ascii="Times New Roman" w:hAnsi="Times New Roman" w:cs="Times New Roman"/>
                <w:noProof/>
                <w:webHidden/>
                <w:sz w:val="24"/>
                <w:szCs w:val="24"/>
                <w:rPrChange w:id="96" w:author="Windows User" w:date="2021-05-24T15:39:00Z">
                  <w:rPr>
                    <w:noProof/>
                    <w:webHidden/>
                  </w:rPr>
                </w:rPrChange>
              </w:rPr>
              <w:tab/>
            </w:r>
            <w:r w:rsidR="00B312A0" w:rsidRPr="00271527">
              <w:rPr>
                <w:rFonts w:ascii="Times New Roman" w:hAnsi="Times New Roman" w:cs="Times New Roman"/>
                <w:noProof/>
                <w:webHidden/>
                <w:sz w:val="24"/>
                <w:szCs w:val="24"/>
                <w:rPrChange w:id="97" w:author="Windows User" w:date="2021-05-24T15:39:00Z">
                  <w:rPr>
                    <w:noProof/>
                    <w:webHidden/>
                  </w:rPr>
                </w:rPrChange>
              </w:rPr>
              <w:fldChar w:fldCharType="begin"/>
            </w:r>
            <w:r w:rsidR="00B312A0" w:rsidRPr="00271527">
              <w:rPr>
                <w:rFonts w:ascii="Times New Roman" w:hAnsi="Times New Roman" w:cs="Times New Roman"/>
                <w:noProof/>
                <w:webHidden/>
                <w:sz w:val="24"/>
                <w:szCs w:val="24"/>
                <w:rPrChange w:id="98" w:author="Windows User" w:date="2021-05-24T15:39:00Z">
                  <w:rPr>
                    <w:noProof/>
                    <w:webHidden/>
                  </w:rPr>
                </w:rPrChange>
              </w:rPr>
              <w:instrText xml:space="preserve"> PAGEREF _Toc72763191 \h </w:instrText>
            </w:r>
          </w:ins>
          <w:r w:rsidR="00B312A0" w:rsidRPr="00271527">
            <w:rPr>
              <w:rFonts w:ascii="Times New Roman" w:hAnsi="Times New Roman" w:cs="Times New Roman"/>
              <w:noProof/>
              <w:webHidden/>
              <w:sz w:val="24"/>
              <w:szCs w:val="24"/>
              <w:rPrChange w:id="99" w:author="Windows User" w:date="2021-05-24T15:39:00Z">
                <w:rPr>
                  <w:rFonts w:ascii="Times New Roman" w:hAnsi="Times New Roman" w:cs="Times New Roman"/>
                  <w:noProof/>
                  <w:webHidden/>
                  <w:sz w:val="24"/>
                  <w:szCs w:val="24"/>
                </w:rPr>
              </w:rPrChange>
            </w:rPr>
          </w:r>
          <w:r w:rsidR="00B312A0" w:rsidRPr="00271527">
            <w:rPr>
              <w:rFonts w:ascii="Times New Roman" w:hAnsi="Times New Roman" w:cs="Times New Roman"/>
              <w:noProof/>
              <w:webHidden/>
              <w:sz w:val="24"/>
              <w:szCs w:val="24"/>
              <w:rPrChange w:id="100" w:author="Windows User" w:date="2021-05-24T15:39:00Z">
                <w:rPr>
                  <w:noProof/>
                  <w:webHidden/>
                </w:rPr>
              </w:rPrChange>
            </w:rPr>
            <w:fldChar w:fldCharType="separate"/>
          </w:r>
          <w:ins w:id="101" w:author="Windows User" w:date="2021-05-24T15:39:00Z">
            <w:r w:rsidR="00B312A0" w:rsidRPr="00271527">
              <w:rPr>
                <w:rFonts w:ascii="Times New Roman" w:hAnsi="Times New Roman" w:cs="Times New Roman"/>
                <w:noProof/>
                <w:webHidden/>
                <w:sz w:val="24"/>
                <w:szCs w:val="24"/>
                <w:rPrChange w:id="102" w:author="Windows User" w:date="2021-05-24T15:39:00Z">
                  <w:rPr>
                    <w:noProof/>
                    <w:webHidden/>
                  </w:rPr>
                </w:rPrChange>
              </w:rPr>
              <w:t>i</w:t>
            </w:r>
            <w:r w:rsidR="00B312A0" w:rsidRPr="00271527">
              <w:rPr>
                <w:rFonts w:ascii="Times New Roman" w:hAnsi="Times New Roman" w:cs="Times New Roman"/>
                <w:noProof/>
                <w:webHidden/>
                <w:sz w:val="24"/>
                <w:szCs w:val="24"/>
                <w:rPrChange w:id="103" w:author="Windows User" w:date="2021-05-24T15:39:00Z">
                  <w:rPr>
                    <w:noProof/>
                    <w:webHidden/>
                  </w:rPr>
                </w:rPrChange>
              </w:rPr>
              <w:fldChar w:fldCharType="end"/>
            </w:r>
            <w:r w:rsidR="00B312A0" w:rsidRPr="00271527">
              <w:rPr>
                <w:rStyle w:val="Hyperlink"/>
                <w:rFonts w:ascii="Times New Roman" w:hAnsi="Times New Roman" w:cs="Times New Roman"/>
                <w:noProof/>
                <w:sz w:val="24"/>
                <w:szCs w:val="24"/>
                <w:rPrChange w:id="104" w:author="Windows User" w:date="2021-05-24T15:39:00Z">
                  <w:rPr>
                    <w:rStyle w:val="Hyperlink"/>
                    <w:noProof/>
                  </w:rPr>
                </w:rPrChange>
              </w:rPr>
              <w:fldChar w:fldCharType="end"/>
            </w:r>
          </w:ins>
        </w:p>
        <w:p w14:paraId="5A6A44D9" w14:textId="57542546" w:rsidR="00B312A0" w:rsidRPr="00271527" w:rsidRDefault="00B312A0">
          <w:pPr>
            <w:pStyle w:val="TOC1"/>
            <w:tabs>
              <w:tab w:val="right" w:leader="dot" w:pos="9350"/>
            </w:tabs>
            <w:rPr>
              <w:ins w:id="105" w:author="Windows User" w:date="2021-05-24T15:39:00Z"/>
              <w:rFonts w:ascii="Times New Roman" w:eastAsiaTheme="minorEastAsia" w:hAnsi="Times New Roman" w:cs="Times New Roman"/>
              <w:noProof/>
              <w:sz w:val="24"/>
              <w:szCs w:val="24"/>
              <w:lang w:val="id-ID" w:eastAsia="id-ID"/>
              <w:rPrChange w:id="106" w:author="Windows User" w:date="2021-05-24T15:39:00Z">
                <w:rPr>
                  <w:ins w:id="107" w:author="Windows User" w:date="2021-05-24T15:39:00Z"/>
                  <w:rFonts w:asciiTheme="minorHAnsi" w:eastAsiaTheme="minorEastAsia" w:hAnsiTheme="minorHAnsi" w:cstheme="minorBidi"/>
                  <w:noProof/>
                  <w:lang w:val="id-ID" w:eastAsia="id-ID"/>
                </w:rPr>
              </w:rPrChange>
            </w:rPr>
          </w:pPr>
          <w:ins w:id="108" w:author="Windows User" w:date="2021-05-24T15:39:00Z">
            <w:r w:rsidRPr="00271527">
              <w:rPr>
                <w:rStyle w:val="Hyperlink"/>
                <w:rFonts w:ascii="Times New Roman" w:hAnsi="Times New Roman" w:cs="Times New Roman"/>
                <w:noProof/>
                <w:sz w:val="24"/>
                <w:szCs w:val="24"/>
                <w:rPrChange w:id="109"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110"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111" w:author="Windows User" w:date="2021-05-24T15:39:00Z">
                  <w:rPr>
                    <w:noProof/>
                  </w:rPr>
                </w:rPrChange>
              </w:rPr>
              <w:instrText>HYPERLINK \l "_Toc72763192"</w:instrText>
            </w:r>
            <w:r w:rsidRPr="00271527">
              <w:rPr>
                <w:rStyle w:val="Hyperlink"/>
                <w:rFonts w:ascii="Times New Roman" w:hAnsi="Times New Roman" w:cs="Times New Roman"/>
                <w:noProof/>
                <w:sz w:val="24"/>
                <w:szCs w:val="24"/>
                <w:rPrChange w:id="112"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113"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114" w:author="Windows User" w:date="2021-05-24T15:39:00Z">
                  <w:rPr>
                    <w:rStyle w:val="Hyperlink"/>
                    <w:rFonts w:ascii="Times New Roman" w:hAnsi="Times New Roman" w:cs="Times New Roman"/>
                    <w:b/>
                    <w:noProof/>
                  </w:rPr>
                </w:rPrChange>
              </w:rPr>
              <w:t>DAFTAR GAMBAR</w:t>
            </w:r>
            <w:r w:rsidRPr="00271527">
              <w:rPr>
                <w:rFonts w:ascii="Times New Roman" w:hAnsi="Times New Roman" w:cs="Times New Roman"/>
                <w:noProof/>
                <w:webHidden/>
                <w:sz w:val="24"/>
                <w:szCs w:val="24"/>
                <w:rPrChange w:id="115" w:author="Windows User" w:date="2021-05-24T15:39:00Z">
                  <w:rPr>
                    <w:noProof/>
                    <w:webHidden/>
                  </w:rPr>
                </w:rPrChange>
              </w:rPr>
              <w:tab/>
            </w:r>
            <w:r w:rsidRPr="00271527">
              <w:rPr>
                <w:rFonts w:ascii="Times New Roman" w:hAnsi="Times New Roman" w:cs="Times New Roman"/>
                <w:noProof/>
                <w:webHidden/>
                <w:sz w:val="24"/>
                <w:szCs w:val="24"/>
                <w:rPrChange w:id="116" w:author="Windows User" w:date="2021-05-24T15:39:00Z">
                  <w:rPr>
                    <w:noProof/>
                    <w:webHidden/>
                  </w:rPr>
                </w:rPrChange>
              </w:rPr>
              <w:fldChar w:fldCharType="begin"/>
            </w:r>
            <w:r w:rsidRPr="00271527">
              <w:rPr>
                <w:rFonts w:ascii="Times New Roman" w:hAnsi="Times New Roman" w:cs="Times New Roman"/>
                <w:noProof/>
                <w:webHidden/>
                <w:sz w:val="24"/>
                <w:szCs w:val="24"/>
                <w:rPrChange w:id="117" w:author="Windows User" w:date="2021-05-24T15:39:00Z">
                  <w:rPr>
                    <w:noProof/>
                    <w:webHidden/>
                  </w:rPr>
                </w:rPrChange>
              </w:rPr>
              <w:instrText xml:space="preserve"> PAGEREF _Toc72763192 \h </w:instrText>
            </w:r>
          </w:ins>
          <w:r w:rsidRPr="00271527">
            <w:rPr>
              <w:rFonts w:ascii="Times New Roman" w:hAnsi="Times New Roman" w:cs="Times New Roman"/>
              <w:noProof/>
              <w:webHidden/>
              <w:sz w:val="24"/>
              <w:szCs w:val="24"/>
              <w:rPrChange w:id="118"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119" w:author="Windows User" w:date="2021-05-24T15:39:00Z">
                <w:rPr>
                  <w:noProof/>
                  <w:webHidden/>
                </w:rPr>
              </w:rPrChange>
            </w:rPr>
            <w:fldChar w:fldCharType="separate"/>
          </w:r>
          <w:ins w:id="120" w:author="Windows User" w:date="2021-05-24T15:39:00Z">
            <w:r w:rsidRPr="00271527">
              <w:rPr>
                <w:rFonts w:ascii="Times New Roman" w:hAnsi="Times New Roman" w:cs="Times New Roman"/>
                <w:noProof/>
                <w:webHidden/>
                <w:sz w:val="24"/>
                <w:szCs w:val="24"/>
                <w:rPrChange w:id="121" w:author="Windows User" w:date="2021-05-24T15:39:00Z">
                  <w:rPr>
                    <w:noProof/>
                    <w:webHidden/>
                  </w:rPr>
                </w:rPrChange>
              </w:rPr>
              <w:t>ii</w:t>
            </w:r>
            <w:r w:rsidRPr="00271527">
              <w:rPr>
                <w:rFonts w:ascii="Times New Roman" w:hAnsi="Times New Roman" w:cs="Times New Roman"/>
                <w:noProof/>
                <w:webHidden/>
                <w:sz w:val="24"/>
                <w:szCs w:val="24"/>
                <w:rPrChange w:id="122"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123" w:author="Windows User" w:date="2021-05-24T15:39:00Z">
                  <w:rPr>
                    <w:rStyle w:val="Hyperlink"/>
                    <w:noProof/>
                  </w:rPr>
                </w:rPrChange>
              </w:rPr>
              <w:fldChar w:fldCharType="end"/>
            </w:r>
          </w:ins>
        </w:p>
        <w:p w14:paraId="39E029F9" w14:textId="1C783D07" w:rsidR="00B312A0" w:rsidRPr="00271527" w:rsidRDefault="00B312A0">
          <w:pPr>
            <w:pStyle w:val="TOC1"/>
            <w:tabs>
              <w:tab w:val="right" w:leader="dot" w:pos="9350"/>
            </w:tabs>
            <w:rPr>
              <w:ins w:id="124" w:author="Windows User" w:date="2021-05-24T15:39:00Z"/>
              <w:rFonts w:ascii="Times New Roman" w:eastAsiaTheme="minorEastAsia" w:hAnsi="Times New Roman" w:cs="Times New Roman"/>
              <w:noProof/>
              <w:sz w:val="24"/>
              <w:szCs w:val="24"/>
              <w:lang w:val="id-ID" w:eastAsia="id-ID"/>
              <w:rPrChange w:id="125" w:author="Windows User" w:date="2021-05-24T15:39:00Z">
                <w:rPr>
                  <w:ins w:id="126" w:author="Windows User" w:date="2021-05-24T15:39:00Z"/>
                  <w:rFonts w:asciiTheme="minorHAnsi" w:eastAsiaTheme="minorEastAsia" w:hAnsiTheme="minorHAnsi" w:cstheme="minorBidi"/>
                  <w:noProof/>
                  <w:lang w:val="id-ID" w:eastAsia="id-ID"/>
                </w:rPr>
              </w:rPrChange>
            </w:rPr>
          </w:pPr>
          <w:ins w:id="127" w:author="Windows User" w:date="2021-05-24T15:39:00Z">
            <w:r w:rsidRPr="00271527">
              <w:rPr>
                <w:rStyle w:val="Hyperlink"/>
                <w:rFonts w:ascii="Times New Roman" w:hAnsi="Times New Roman" w:cs="Times New Roman"/>
                <w:noProof/>
                <w:sz w:val="24"/>
                <w:szCs w:val="24"/>
                <w:rPrChange w:id="128"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129"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130" w:author="Windows User" w:date="2021-05-24T15:39:00Z">
                  <w:rPr>
                    <w:noProof/>
                  </w:rPr>
                </w:rPrChange>
              </w:rPr>
              <w:instrText>HYPERLINK \l "_Toc72763193"</w:instrText>
            </w:r>
            <w:r w:rsidRPr="00271527">
              <w:rPr>
                <w:rStyle w:val="Hyperlink"/>
                <w:rFonts w:ascii="Times New Roman" w:hAnsi="Times New Roman" w:cs="Times New Roman"/>
                <w:noProof/>
                <w:sz w:val="24"/>
                <w:szCs w:val="24"/>
                <w:rPrChange w:id="131"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132"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133" w:author="Windows User" w:date="2021-05-24T15:39:00Z">
                  <w:rPr>
                    <w:rStyle w:val="Hyperlink"/>
                    <w:rFonts w:ascii="Times New Roman" w:hAnsi="Times New Roman" w:cs="Times New Roman"/>
                    <w:b/>
                    <w:noProof/>
                  </w:rPr>
                </w:rPrChange>
              </w:rPr>
              <w:t>DAFTAR POTONGAN KODE PROGRAM</w:t>
            </w:r>
            <w:r w:rsidRPr="00271527">
              <w:rPr>
                <w:rFonts w:ascii="Times New Roman" w:hAnsi="Times New Roman" w:cs="Times New Roman"/>
                <w:noProof/>
                <w:webHidden/>
                <w:sz w:val="24"/>
                <w:szCs w:val="24"/>
                <w:rPrChange w:id="134" w:author="Windows User" w:date="2021-05-24T15:39:00Z">
                  <w:rPr>
                    <w:noProof/>
                    <w:webHidden/>
                  </w:rPr>
                </w:rPrChange>
              </w:rPr>
              <w:tab/>
            </w:r>
            <w:r w:rsidRPr="00271527">
              <w:rPr>
                <w:rFonts w:ascii="Times New Roman" w:hAnsi="Times New Roman" w:cs="Times New Roman"/>
                <w:noProof/>
                <w:webHidden/>
                <w:sz w:val="24"/>
                <w:szCs w:val="24"/>
                <w:rPrChange w:id="135" w:author="Windows User" w:date="2021-05-24T15:39:00Z">
                  <w:rPr>
                    <w:noProof/>
                    <w:webHidden/>
                  </w:rPr>
                </w:rPrChange>
              </w:rPr>
              <w:fldChar w:fldCharType="begin"/>
            </w:r>
            <w:r w:rsidRPr="00271527">
              <w:rPr>
                <w:rFonts w:ascii="Times New Roman" w:hAnsi="Times New Roman" w:cs="Times New Roman"/>
                <w:noProof/>
                <w:webHidden/>
                <w:sz w:val="24"/>
                <w:szCs w:val="24"/>
                <w:rPrChange w:id="136" w:author="Windows User" w:date="2021-05-24T15:39:00Z">
                  <w:rPr>
                    <w:noProof/>
                    <w:webHidden/>
                  </w:rPr>
                </w:rPrChange>
              </w:rPr>
              <w:instrText xml:space="preserve"> PAGEREF _Toc72763193 \h </w:instrText>
            </w:r>
          </w:ins>
          <w:r w:rsidRPr="00271527">
            <w:rPr>
              <w:rFonts w:ascii="Times New Roman" w:hAnsi="Times New Roman" w:cs="Times New Roman"/>
              <w:noProof/>
              <w:webHidden/>
              <w:sz w:val="24"/>
              <w:szCs w:val="24"/>
              <w:rPrChange w:id="137"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138" w:author="Windows User" w:date="2021-05-24T15:39:00Z">
                <w:rPr>
                  <w:noProof/>
                  <w:webHidden/>
                </w:rPr>
              </w:rPrChange>
            </w:rPr>
            <w:fldChar w:fldCharType="separate"/>
          </w:r>
          <w:ins w:id="139" w:author="Windows User" w:date="2021-05-24T15:39:00Z">
            <w:r w:rsidRPr="00271527">
              <w:rPr>
                <w:rFonts w:ascii="Times New Roman" w:hAnsi="Times New Roman" w:cs="Times New Roman"/>
                <w:noProof/>
                <w:webHidden/>
                <w:sz w:val="24"/>
                <w:szCs w:val="24"/>
                <w:rPrChange w:id="140" w:author="Windows User" w:date="2021-05-24T15:39:00Z">
                  <w:rPr>
                    <w:noProof/>
                    <w:webHidden/>
                  </w:rPr>
                </w:rPrChange>
              </w:rPr>
              <w:t>iii</w:t>
            </w:r>
            <w:r w:rsidRPr="00271527">
              <w:rPr>
                <w:rFonts w:ascii="Times New Roman" w:hAnsi="Times New Roman" w:cs="Times New Roman"/>
                <w:noProof/>
                <w:webHidden/>
                <w:sz w:val="24"/>
                <w:szCs w:val="24"/>
                <w:rPrChange w:id="141"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142" w:author="Windows User" w:date="2021-05-24T15:39:00Z">
                  <w:rPr>
                    <w:rStyle w:val="Hyperlink"/>
                    <w:noProof/>
                  </w:rPr>
                </w:rPrChange>
              </w:rPr>
              <w:fldChar w:fldCharType="end"/>
            </w:r>
          </w:ins>
        </w:p>
        <w:p w14:paraId="67B719EF" w14:textId="41CD2E4D" w:rsidR="00B312A0" w:rsidRPr="00271527" w:rsidRDefault="00B312A0">
          <w:pPr>
            <w:pStyle w:val="TOC1"/>
            <w:tabs>
              <w:tab w:val="left" w:pos="440"/>
              <w:tab w:val="right" w:leader="dot" w:pos="9350"/>
            </w:tabs>
            <w:rPr>
              <w:ins w:id="143" w:author="Windows User" w:date="2021-05-24T15:39:00Z"/>
              <w:rFonts w:ascii="Times New Roman" w:eastAsiaTheme="minorEastAsia" w:hAnsi="Times New Roman" w:cs="Times New Roman"/>
              <w:noProof/>
              <w:sz w:val="24"/>
              <w:szCs w:val="24"/>
              <w:lang w:val="id-ID" w:eastAsia="id-ID"/>
              <w:rPrChange w:id="144" w:author="Windows User" w:date="2021-05-24T15:39:00Z">
                <w:rPr>
                  <w:ins w:id="145" w:author="Windows User" w:date="2021-05-24T15:39:00Z"/>
                  <w:rFonts w:asciiTheme="minorHAnsi" w:eastAsiaTheme="minorEastAsia" w:hAnsiTheme="minorHAnsi" w:cstheme="minorBidi"/>
                  <w:noProof/>
                  <w:lang w:val="id-ID" w:eastAsia="id-ID"/>
                </w:rPr>
              </w:rPrChange>
            </w:rPr>
          </w:pPr>
          <w:ins w:id="146" w:author="Windows User" w:date="2021-05-24T15:39:00Z">
            <w:r w:rsidRPr="00271527">
              <w:rPr>
                <w:rStyle w:val="Hyperlink"/>
                <w:rFonts w:ascii="Times New Roman" w:hAnsi="Times New Roman" w:cs="Times New Roman"/>
                <w:noProof/>
                <w:sz w:val="24"/>
                <w:szCs w:val="24"/>
                <w:rPrChange w:id="147"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148"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149" w:author="Windows User" w:date="2021-05-24T15:39:00Z">
                  <w:rPr>
                    <w:noProof/>
                  </w:rPr>
                </w:rPrChange>
              </w:rPr>
              <w:instrText>HYPERLINK \l "_Toc72763195"</w:instrText>
            </w:r>
            <w:r w:rsidRPr="00271527">
              <w:rPr>
                <w:rStyle w:val="Hyperlink"/>
                <w:rFonts w:ascii="Times New Roman" w:hAnsi="Times New Roman" w:cs="Times New Roman"/>
                <w:noProof/>
                <w:sz w:val="24"/>
                <w:szCs w:val="24"/>
                <w:rPrChange w:id="150"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151"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152" w:author="Windows User" w:date="2021-05-24T15:39:00Z">
                  <w:rPr>
                    <w:rStyle w:val="Hyperlink"/>
                    <w:rFonts w:ascii="Times New Roman" w:hAnsi="Times New Roman" w:cs="Times New Roman"/>
                    <w:b/>
                    <w:noProof/>
                  </w:rPr>
                </w:rPrChange>
              </w:rPr>
              <w:t>I.</w:t>
            </w:r>
            <w:r w:rsidRPr="00271527">
              <w:rPr>
                <w:rFonts w:ascii="Times New Roman" w:eastAsiaTheme="minorEastAsia" w:hAnsi="Times New Roman" w:cs="Times New Roman"/>
                <w:noProof/>
                <w:sz w:val="24"/>
                <w:szCs w:val="24"/>
                <w:lang w:val="id-ID" w:eastAsia="id-ID"/>
                <w:rPrChange w:id="153"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154" w:author="Windows User" w:date="2021-05-24T15:39:00Z">
                  <w:rPr>
                    <w:rStyle w:val="Hyperlink"/>
                    <w:rFonts w:ascii="Times New Roman" w:hAnsi="Times New Roman" w:cs="Times New Roman"/>
                    <w:b/>
                    <w:noProof/>
                  </w:rPr>
                </w:rPrChange>
              </w:rPr>
              <w:t>PENDAHULUAN</w:t>
            </w:r>
            <w:r w:rsidRPr="00271527">
              <w:rPr>
                <w:rFonts w:ascii="Times New Roman" w:hAnsi="Times New Roman" w:cs="Times New Roman"/>
                <w:noProof/>
                <w:webHidden/>
                <w:sz w:val="24"/>
                <w:szCs w:val="24"/>
                <w:rPrChange w:id="155" w:author="Windows User" w:date="2021-05-24T15:39:00Z">
                  <w:rPr>
                    <w:noProof/>
                    <w:webHidden/>
                  </w:rPr>
                </w:rPrChange>
              </w:rPr>
              <w:tab/>
            </w:r>
            <w:r w:rsidRPr="00271527">
              <w:rPr>
                <w:rFonts w:ascii="Times New Roman" w:hAnsi="Times New Roman" w:cs="Times New Roman"/>
                <w:noProof/>
                <w:webHidden/>
                <w:sz w:val="24"/>
                <w:szCs w:val="24"/>
                <w:rPrChange w:id="156" w:author="Windows User" w:date="2021-05-24T15:39:00Z">
                  <w:rPr>
                    <w:noProof/>
                    <w:webHidden/>
                  </w:rPr>
                </w:rPrChange>
              </w:rPr>
              <w:fldChar w:fldCharType="begin"/>
            </w:r>
            <w:r w:rsidRPr="00271527">
              <w:rPr>
                <w:rFonts w:ascii="Times New Roman" w:hAnsi="Times New Roman" w:cs="Times New Roman"/>
                <w:noProof/>
                <w:webHidden/>
                <w:sz w:val="24"/>
                <w:szCs w:val="24"/>
                <w:rPrChange w:id="157" w:author="Windows User" w:date="2021-05-24T15:39:00Z">
                  <w:rPr>
                    <w:noProof/>
                    <w:webHidden/>
                  </w:rPr>
                </w:rPrChange>
              </w:rPr>
              <w:instrText xml:space="preserve"> PAGEREF _Toc72763195 \h </w:instrText>
            </w:r>
          </w:ins>
          <w:r w:rsidRPr="00271527">
            <w:rPr>
              <w:rFonts w:ascii="Times New Roman" w:hAnsi="Times New Roman" w:cs="Times New Roman"/>
              <w:noProof/>
              <w:webHidden/>
              <w:sz w:val="24"/>
              <w:szCs w:val="24"/>
              <w:rPrChange w:id="158"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159" w:author="Windows User" w:date="2021-05-24T15:39:00Z">
                <w:rPr>
                  <w:noProof/>
                  <w:webHidden/>
                </w:rPr>
              </w:rPrChange>
            </w:rPr>
            <w:fldChar w:fldCharType="separate"/>
          </w:r>
          <w:ins w:id="160" w:author="Windows User" w:date="2021-05-24T15:39:00Z">
            <w:r w:rsidRPr="00271527">
              <w:rPr>
                <w:rFonts w:ascii="Times New Roman" w:hAnsi="Times New Roman" w:cs="Times New Roman"/>
                <w:noProof/>
                <w:webHidden/>
                <w:sz w:val="24"/>
                <w:szCs w:val="24"/>
                <w:rPrChange w:id="161" w:author="Windows User" w:date="2021-05-24T15:39:00Z">
                  <w:rPr>
                    <w:noProof/>
                    <w:webHidden/>
                  </w:rPr>
                </w:rPrChange>
              </w:rPr>
              <w:t>1</w:t>
            </w:r>
            <w:r w:rsidRPr="00271527">
              <w:rPr>
                <w:rFonts w:ascii="Times New Roman" w:hAnsi="Times New Roman" w:cs="Times New Roman"/>
                <w:noProof/>
                <w:webHidden/>
                <w:sz w:val="24"/>
                <w:szCs w:val="24"/>
                <w:rPrChange w:id="162"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163" w:author="Windows User" w:date="2021-05-24T15:39:00Z">
                  <w:rPr>
                    <w:rStyle w:val="Hyperlink"/>
                    <w:noProof/>
                  </w:rPr>
                </w:rPrChange>
              </w:rPr>
              <w:fldChar w:fldCharType="end"/>
            </w:r>
          </w:ins>
        </w:p>
        <w:p w14:paraId="766AD5EA" w14:textId="5C455733" w:rsidR="00B312A0" w:rsidRPr="00271527" w:rsidRDefault="00B312A0">
          <w:pPr>
            <w:pStyle w:val="TOC2"/>
            <w:tabs>
              <w:tab w:val="left" w:pos="880"/>
              <w:tab w:val="right" w:leader="dot" w:pos="9350"/>
            </w:tabs>
            <w:rPr>
              <w:ins w:id="164" w:author="Windows User" w:date="2021-05-24T15:39:00Z"/>
              <w:rFonts w:ascii="Times New Roman" w:eastAsiaTheme="minorEastAsia" w:hAnsi="Times New Roman" w:cs="Times New Roman"/>
              <w:noProof/>
              <w:sz w:val="24"/>
              <w:szCs w:val="24"/>
              <w:lang w:val="id-ID" w:eastAsia="id-ID"/>
              <w:rPrChange w:id="165" w:author="Windows User" w:date="2021-05-24T15:39:00Z">
                <w:rPr>
                  <w:ins w:id="166" w:author="Windows User" w:date="2021-05-24T15:39:00Z"/>
                  <w:rFonts w:asciiTheme="minorHAnsi" w:eastAsiaTheme="minorEastAsia" w:hAnsiTheme="minorHAnsi" w:cstheme="minorBidi"/>
                  <w:noProof/>
                  <w:lang w:val="id-ID" w:eastAsia="id-ID"/>
                </w:rPr>
              </w:rPrChange>
            </w:rPr>
          </w:pPr>
          <w:ins w:id="167" w:author="Windows User" w:date="2021-05-24T15:39:00Z">
            <w:r w:rsidRPr="00271527">
              <w:rPr>
                <w:rStyle w:val="Hyperlink"/>
                <w:rFonts w:ascii="Times New Roman" w:hAnsi="Times New Roman" w:cs="Times New Roman"/>
                <w:noProof/>
                <w:sz w:val="24"/>
                <w:szCs w:val="24"/>
                <w:rPrChange w:id="168"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169"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170" w:author="Windows User" w:date="2021-05-24T15:39:00Z">
                  <w:rPr>
                    <w:noProof/>
                  </w:rPr>
                </w:rPrChange>
              </w:rPr>
              <w:instrText>HYPERLINK \l "_Toc72763196"</w:instrText>
            </w:r>
            <w:r w:rsidRPr="00271527">
              <w:rPr>
                <w:rStyle w:val="Hyperlink"/>
                <w:rFonts w:ascii="Times New Roman" w:hAnsi="Times New Roman" w:cs="Times New Roman"/>
                <w:noProof/>
                <w:sz w:val="24"/>
                <w:szCs w:val="24"/>
                <w:rPrChange w:id="171"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172"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173" w:author="Windows User" w:date="2021-05-24T15:39:00Z">
                  <w:rPr>
                    <w:rStyle w:val="Hyperlink"/>
                    <w:rFonts w:ascii="Times New Roman" w:hAnsi="Times New Roman" w:cs="Times New Roman"/>
                    <w:noProof/>
                  </w:rPr>
                </w:rPrChange>
              </w:rPr>
              <w:t>1.1</w:t>
            </w:r>
            <w:r w:rsidRPr="00271527">
              <w:rPr>
                <w:rFonts w:ascii="Times New Roman" w:eastAsiaTheme="minorEastAsia" w:hAnsi="Times New Roman" w:cs="Times New Roman"/>
                <w:noProof/>
                <w:sz w:val="24"/>
                <w:szCs w:val="24"/>
                <w:lang w:val="id-ID" w:eastAsia="id-ID"/>
                <w:rPrChange w:id="174"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175" w:author="Windows User" w:date="2021-05-24T15:39:00Z">
                  <w:rPr>
                    <w:rStyle w:val="Hyperlink"/>
                    <w:rFonts w:ascii="Times New Roman" w:hAnsi="Times New Roman" w:cs="Times New Roman"/>
                    <w:noProof/>
                  </w:rPr>
                </w:rPrChange>
              </w:rPr>
              <w:t>Latar belakang</w:t>
            </w:r>
            <w:r w:rsidRPr="00271527">
              <w:rPr>
                <w:rFonts w:ascii="Times New Roman" w:hAnsi="Times New Roman" w:cs="Times New Roman"/>
                <w:noProof/>
                <w:webHidden/>
                <w:sz w:val="24"/>
                <w:szCs w:val="24"/>
                <w:rPrChange w:id="176" w:author="Windows User" w:date="2021-05-24T15:39:00Z">
                  <w:rPr>
                    <w:noProof/>
                    <w:webHidden/>
                  </w:rPr>
                </w:rPrChange>
              </w:rPr>
              <w:tab/>
            </w:r>
            <w:r w:rsidRPr="00271527">
              <w:rPr>
                <w:rFonts w:ascii="Times New Roman" w:hAnsi="Times New Roman" w:cs="Times New Roman"/>
                <w:noProof/>
                <w:webHidden/>
                <w:sz w:val="24"/>
                <w:szCs w:val="24"/>
                <w:rPrChange w:id="177" w:author="Windows User" w:date="2021-05-24T15:39:00Z">
                  <w:rPr>
                    <w:noProof/>
                    <w:webHidden/>
                  </w:rPr>
                </w:rPrChange>
              </w:rPr>
              <w:fldChar w:fldCharType="begin"/>
            </w:r>
            <w:r w:rsidRPr="00271527">
              <w:rPr>
                <w:rFonts w:ascii="Times New Roman" w:hAnsi="Times New Roman" w:cs="Times New Roman"/>
                <w:noProof/>
                <w:webHidden/>
                <w:sz w:val="24"/>
                <w:szCs w:val="24"/>
                <w:rPrChange w:id="178" w:author="Windows User" w:date="2021-05-24T15:39:00Z">
                  <w:rPr>
                    <w:noProof/>
                    <w:webHidden/>
                  </w:rPr>
                </w:rPrChange>
              </w:rPr>
              <w:instrText xml:space="preserve"> PAGEREF _Toc72763196 \h </w:instrText>
            </w:r>
          </w:ins>
          <w:r w:rsidRPr="00271527">
            <w:rPr>
              <w:rFonts w:ascii="Times New Roman" w:hAnsi="Times New Roman" w:cs="Times New Roman"/>
              <w:noProof/>
              <w:webHidden/>
              <w:sz w:val="24"/>
              <w:szCs w:val="24"/>
              <w:rPrChange w:id="179"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180" w:author="Windows User" w:date="2021-05-24T15:39:00Z">
                <w:rPr>
                  <w:noProof/>
                  <w:webHidden/>
                </w:rPr>
              </w:rPrChange>
            </w:rPr>
            <w:fldChar w:fldCharType="separate"/>
          </w:r>
          <w:ins w:id="181" w:author="Windows User" w:date="2021-05-24T15:39:00Z">
            <w:r w:rsidRPr="00271527">
              <w:rPr>
                <w:rFonts w:ascii="Times New Roman" w:hAnsi="Times New Roman" w:cs="Times New Roman"/>
                <w:noProof/>
                <w:webHidden/>
                <w:sz w:val="24"/>
                <w:szCs w:val="24"/>
                <w:rPrChange w:id="182" w:author="Windows User" w:date="2021-05-24T15:39:00Z">
                  <w:rPr>
                    <w:noProof/>
                    <w:webHidden/>
                  </w:rPr>
                </w:rPrChange>
              </w:rPr>
              <w:t>1</w:t>
            </w:r>
            <w:r w:rsidRPr="00271527">
              <w:rPr>
                <w:rFonts w:ascii="Times New Roman" w:hAnsi="Times New Roman" w:cs="Times New Roman"/>
                <w:noProof/>
                <w:webHidden/>
                <w:sz w:val="24"/>
                <w:szCs w:val="24"/>
                <w:rPrChange w:id="183"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184" w:author="Windows User" w:date="2021-05-24T15:39:00Z">
                  <w:rPr>
                    <w:rStyle w:val="Hyperlink"/>
                    <w:noProof/>
                  </w:rPr>
                </w:rPrChange>
              </w:rPr>
              <w:fldChar w:fldCharType="end"/>
            </w:r>
          </w:ins>
        </w:p>
        <w:p w14:paraId="7B9D6804" w14:textId="6556E04C" w:rsidR="00B312A0" w:rsidRPr="00271527" w:rsidRDefault="00B312A0">
          <w:pPr>
            <w:pStyle w:val="TOC2"/>
            <w:tabs>
              <w:tab w:val="left" w:pos="880"/>
              <w:tab w:val="right" w:leader="dot" w:pos="9350"/>
            </w:tabs>
            <w:rPr>
              <w:ins w:id="185" w:author="Windows User" w:date="2021-05-24T15:39:00Z"/>
              <w:rFonts w:ascii="Times New Roman" w:eastAsiaTheme="minorEastAsia" w:hAnsi="Times New Roman" w:cs="Times New Roman"/>
              <w:noProof/>
              <w:sz w:val="24"/>
              <w:szCs w:val="24"/>
              <w:lang w:val="id-ID" w:eastAsia="id-ID"/>
              <w:rPrChange w:id="186" w:author="Windows User" w:date="2021-05-24T15:39:00Z">
                <w:rPr>
                  <w:ins w:id="187" w:author="Windows User" w:date="2021-05-24T15:39:00Z"/>
                  <w:rFonts w:asciiTheme="minorHAnsi" w:eastAsiaTheme="minorEastAsia" w:hAnsiTheme="minorHAnsi" w:cstheme="minorBidi"/>
                  <w:noProof/>
                  <w:lang w:val="id-ID" w:eastAsia="id-ID"/>
                </w:rPr>
              </w:rPrChange>
            </w:rPr>
          </w:pPr>
          <w:ins w:id="188" w:author="Windows User" w:date="2021-05-24T15:39:00Z">
            <w:r w:rsidRPr="00271527">
              <w:rPr>
                <w:rStyle w:val="Hyperlink"/>
                <w:rFonts w:ascii="Times New Roman" w:hAnsi="Times New Roman" w:cs="Times New Roman"/>
                <w:noProof/>
                <w:sz w:val="24"/>
                <w:szCs w:val="24"/>
                <w:rPrChange w:id="189"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190"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191" w:author="Windows User" w:date="2021-05-24T15:39:00Z">
                  <w:rPr>
                    <w:noProof/>
                  </w:rPr>
                </w:rPrChange>
              </w:rPr>
              <w:instrText>HYPERLINK \l "_Toc72763198"</w:instrText>
            </w:r>
            <w:r w:rsidRPr="00271527">
              <w:rPr>
                <w:rStyle w:val="Hyperlink"/>
                <w:rFonts w:ascii="Times New Roman" w:hAnsi="Times New Roman" w:cs="Times New Roman"/>
                <w:noProof/>
                <w:sz w:val="24"/>
                <w:szCs w:val="24"/>
                <w:rPrChange w:id="192"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193"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194" w:author="Windows User" w:date="2021-05-24T15:39:00Z">
                  <w:rPr>
                    <w:rStyle w:val="Hyperlink"/>
                    <w:rFonts w:ascii="Times New Roman" w:hAnsi="Times New Roman" w:cs="Times New Roman"/>
                    <w:noProof/>
                  </w:rPr>
                </w:rPrChange>
              </w:rPr>
              <w:t>1.2</w:t>
            </w:r>
            <w:r w:rsidRPr="00271527">
              <w:rPr>
                <w:rFonts w:ascii="Times New Roman" w:eastAsiaTheme="minorEastAsia" w:hAnsi="Times New Roman" w:cs="Times New Roman"/>
                <w:noProof/>
                <w:sz w:val="24"/>
                <w:szCs w:val="24"/>
                <w:lang w:val="id-ID" w:eastAsia="id-ID"/>
                <w:rPrChange w:id="195"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196" w:author="Windows User" w:date="2021-05-24T15:39:00Z">
                  <w:rPr>
                    <w:rStyle w:val="Hyperlink"/>
                    <w:rFonts w:ascii="Times New Roman" w:hAnsi="Times New Roman" w:cs="Times New Roman"/>
                    <w:noProof/>
                  </w:rPr>
                </w:rPrChange>
              </w:rPr>
              <w:t>Tujuan</w:t>
            </w:r>
            <w:r w:rsidRPr="00271527">
              <w:rPr>
                <w:rFonts w:ascii="Times New Roman" w:hAnsi="Times New Roman" w:cs="Times New Roman"/>
                <w:noProof/>
                <w:webHidden/>
                <w:sz w:val="24"/>
                <w:szCs w:val="24"/>
                <w:rPrChange w:id="197" w:author="Windows User" w:date="2021-05-24T15:39:00Z">
                  <w:rPr>
                    <w:noProof/>
                    <w:webHidden/>
                  </w:rPr>
                </w:rPrChange>
              </w:rPr>
              <w:tab/>
            </w:r>
            <w:r w:rsidRPr="00271527">
              <w:rPr>
                <w:rFonts w:ascii="Times New Roman" w:hAnsi="Times New Roman" w:cs="Times New Roman"/>
                <w:noProof/>
                <w:webHidden/>
                <w:sz w:val="24"/>
                <w:szCs w:val="24"/>
                <w:rPrChange w:id="198" w:author="Windows User" w:date="2021-05-24T15:39:00Z">
                  <w:rPr>
                    <w:noProof/>
                    <w:webHidden/>
                  </w:rPr>
                </w:rPrChange>
              </w:rPr>
              <w:fldChar w:fldCharType="begin"/>
            </w:r>
            <w:r w:rsidRPr="00271527">
              <w:rPr>
                <w:rFonts w:ascii="Times New Roman" w:hAnsi="Times New Roman" w:cs="Times New Roman"/>
                <w:noProof/>
                <w:webHidden/>
                <w:sz w:val="24"/>
                <w:szCs w:val="24"/>
                <w:rPrChange w:id="199" w:author="Windows User" w:date="2021-05-24T15:39:00Z">
                  <w:rPr>
                    <w:noProof/>
                    <w:webHidden/>
                  </w:rPr>
                </w:rPrChange>
              </w:rPr>
              <w:instrText xml:space="preserve"> PAGEREF _Toc72763198 \h </w:instrText>
            </w:r>
          </w:ins>
          <w:r w:rsidRPr="00271527">
            <w:rPr>
              <w:rFonts w:ascii="Times New Roman" w:hAnsi="Times New Roman" w:cs="Times New Roman"/>
              <w:noProof/>
              <w:webHidden/>
              <w:sz w:val="24"/>
              <w:szCs w:val="24"/>
              <w:rPrChange w:id="200"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201" w:author="Windows User" w:date="2021-05-24T15:39:00Z">
                <w:rPr>
                  <w:noProof/>
                  <w:webHidden/>
                </w:rPr>
              </w:rPrChange>
            </w:rPr>
            <w:fldChar w:fldCharType="separate"/>
          </w:r>
          <w:ins w:id="202" w:author="Windows User" w:date="2021-05-24T15:39:00Z">
            <w:r w:rsidRPr="00271527">
              <w:rPr>
                <w:rFonts w:ascii="Times New Roman" w:hAnsi="Times New Roman" w:cs="Times New Roman"/>
                <w:noProof/>
                <w:webHidden/>
                <w:sz w:val="24"/>
                <w:szCs w:val="24"/>
                <w:rPrChange w:id="203" w:author="Windows User" w:date="2021-05-24T15:39:00Z">
                  <w:rPr>
                    <w:noProof/>
                    <w:webHidden/>
                  </w:rPr>
                </w:rPrChange>
              </w:rPr>
              <w:t>2</w:t>
            </w:r>
            <w:r w:rsidRPr="00271527">
              <w:rPr>
                <w:rFonts w:ascii="Times New Roman" w:hAnsi="Times New Roman" w:cs="Times New Roman"/>
                <w:noProof/>
                <w:webHidden/>
                <w:sz w:val="24"/>
                <w:szCs w:val="24"/>
                <w:rPrChange w:id="204"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205" w:author="Windows User" w:date="2021-05-24T15:39:00Z">
                  <w:rPr>
                    <w:rStyle w:val="Hyperlink"/>
                    <w:noProof/>
                  </w:rPr>
                </w:rPrChange>
              </w:rPr>
              <w:fldChar w:fldCharType="end"/>
            </w:r>
          </w:ins>
        </w:p>
        <w:p w14:paraId="60AC64F3" w14:textId="6F96798D" w:rsidR="00B312A0" w:rsidRPr="00271527" w:rsidRDefault="00B312A0">
          <w:pPr>
            <w:pStyle w:val="TOC2"/>
            <w:tabs>
              <w:tab w:val="left" w:pos="880"/>
              <w:tab w:val="right" w:leader="dot" w:pos="9350"/>
            </w:tabs>
            <w:rPr>
              <w:ins w:id="206" w:author="Windows User" w:date="2021-05-24T15:39:00Z"/>
              <w:rFonts w:ascii="Times New Roman" w:eastAsiaTheme="minorEastAsia" w:hAnsi="Times New Roman" w:cs="Times New Roman"/>
              <w:noProof/>
              <w:sz w:val="24"/>
              <w:szCs w:val="24"/>
              <w:lang w:val="id-ID" w:eastAsia="id-ID"/>
              <w:rPrChange w:id="207" w:author="Windows User" w:date="2021-05-24T15:39:00Z">
                <w:rPr>
                  <w:ins w:id="208" w:author="Windows User" w:date="2021-05-24T15:39:00Z"/>
                  <w:rFonts w:asciiTheme="minorHAnsi" w:eastAsiaTheme="minorEastAsia" w:hAnsiTheme="minorHAnsi" w:cstheme="minorBidi"/>
                  <w:noProof/>
                  <w:lang w:val="id-ID" w:eastAsia="id-ID"/>
                </w:rPr>
              </w:rPrChange>
            </w:rPr>
          </w:pPr>
          <w:ins w:id="209" w:author="Windows User" w:date="2021-05-24T15:39:00Z">
            <w:r w:rsidRPr="00271527">
              <w:rPr>
                <w:rStyle w:val="Hyperlink"/>
                <w:rFonts w:ascii="Times New Roman" w:hAnsi="Times New Roman" w:cs="Times New Roman"/>
                <w:noProof/>
                <w:sz w:val="24"/>
                <w:szCs w:val="24"/>
                <w:rPrChange w:id="210"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211"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212" w:author="Windows User" w:date="2021-05-24T15:39:00Z">
                  <w:rPr>
                    <w:noProof/>
                  </w:rPr>
                </w:rPrChange>
              </w:rPr>
              <w:instrText>HYPERLINK \l "_Toc72763199"</w:instrText>
            </w:r>
            <w:r w:rsidRPr="00271527">
              <w:rPr>
                <w:rStyle w:val="Hyperlink"/>
                <w:rFonts w:ascii="Times New Roman" w:hAnsi="Times New Roman" w:cs="Times New Roman"/>
                <w:noProof/>
                <w:sz w:val="24"/>
                <w:szCs w:val="24"/>
                <w:rPrChange w:id="213"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214"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215" w:author="Windows User" w:date="2021-05-24T15:39:00Z">
                  <w:rPr>
                    <w:rStyle w:val="Hyperlink"/>
                    <w:rFonts w:ascii="Times New Roman" w:hAnsi="Times New Roman" w:cs="Times New Roman"/>
                    <w:noProof/>
                  </w:rPr>
                </w:rPrChange>
              </w:rPr>
              <w:t>1.3</w:t>
            </w:r>
            <w:r w:rsidRPr="00271527">
              <w:rPr>
                <w:rFonts w:ascii="Times New Roman" w:eastAsiaTheme="minorEastAsia" w:hAnsi="Times New Roman" w:cs="Times New Roman"/>
                <w:noProof/>
                <w:sz w:val="24"/>
                <w:szCs w:val="24"/>
                <w:lang w:val="id-ID" w:eastAsia="id-ID"/>
                <w:rPrChange w:id="216"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217" w:author="Windows User" w:date="2021-05-24T15:39:00Z">
                  <w:rPr>
                    <w:rStyle w:val="Hyperlink"/>
                    <w:rFonts w:ascii="Times New Roman" w:hAnsi="Times New Roman" w:cs="Times New Roman"/>
                    <w:noProof/>
                  </w:rPr>
                </w:rPrChange>
              </w:rPr>
              <w:t>Scope</w:t>
            </w:r>
            <w:r w:rsidRPr="00271527">
              <w:rPr>
                <w:rFonts w:ascii="Times New Roman" w:hAnsi="Times New Roman" w:cs="Times New Roman"/>
                <w:noProof/>
                <w:webHidden/>
                <w:sz w:val="24"/>
                <w:szCs w:val="24"/>
                <w:rPrChange w:id="218" w:author="Windows User" w:date="2021-05-24T15:39:00Z">
                  <w:rPr>
                    <w:noProof/>
                    <w:webHidden/>
                  </w:rPr>
                </w:rPrChange>
              </w:rPr>
              <w:tab/>
            </w:r>
            <w:r w:rsidRPr="00271527">
              <w:rPr>
                <w:rFonts w:ascii="Times New Roman" w:hAnsi="Times New Roman" w:cs="Times New Roman"/>
                <w:noProof/>
                <w:webHidden/>
                <w:sz w:val="24"/>
                <w:szCs w:val="24"/>
                <w:rPrChange w:id="219" w:author="Windows User" w:date="2021-05-24T15:39:00Z">
                  <w:rPr>
                    <w:noProof/>
                    <w:webHidden/>
                  </w:rPr>
                </w:rPrChange>
              </w:rPr>
              <w:fldChar w:fldCharType="begin"/>
            </w:r>
            <w:r w:rsidRPr="00271527">
              <w:rPr>
                <w:rFonts w:ascii="Times New Roman" w:hAnsi="Times New Roman" w:cs="Times New Roman"/>
                <w:noProof/>
                <w:webHidden/>
                <w:sz w:val="24"/>
                <w:szCs w:val="24"/>
                <w:rPrChange w:id="220" w:author="Windows User" w:date="2021-05-24T15:39:00Z">
                  <w:rPr>
                    <w:noProof/>
                    <w:webHidden/>
                  </w:rPr>
                </w:rPrChange>
              </w:rPr>
              <w:instrText xml:space="preserve"> PAGEREF _Toc72763199 \h </w:instrText>
            </w:r>
          </w:ins>
          <w:r w:rsidRPr="00271527">
            <w:rPr>
              <w:rFonts w:ascii="Times New Roman" w:hAnsi="Times New Roman" w:cs="Times New Roman"/>
              <w:noProof/>
              <w:webHidden/>
              <w:sz w:val="24"/>
              <w:szCs w:val="24"/>
              <w:rPrChange w:id="221"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222" w:author="Windows User" w:date="2021-05-24T15:39:00Z">
                <w:rPr>
                  <w:noProof/>
                  <w:webHidden/>
                </w:rPr>
              </w:rPrChange>
            </w:rPr>
            <w:fldChar w:fldCharType="separate"/>
          </w:r>
          <w:ins w:id="223" w:author="Windows User" w:date="2021-05-24T15:39:00Z">
            <w:r w:rsidRPr="00271527">
              <w:rPr>
                <w:rFonts w:ascii="Times New Roman" w:hAnsi="Times New Roman" w:cs="Times New Roman"/>
                <w:noProof/>
                <w:webHidden/>
                <w:sz w:val="24"/>
                <w:szCs w:val="24"/>
                <w:rPrChange w:id="224" w:author="Windows User" w:date="2021-05-24T15:39:00Z">
                  <w:rPr>
                    <w:noProof/>
                    <w:webHidden/>
                  </w:rPr>
                </w:rPrChange>
              </w:rPr>
              <w:t>2</w:t>
            </w:r>
            <w:r w:rsidRPr="00271527">
              <w:rPr>
                <w:rFonts w:ascii="Times New Roman" w:hAnsi="Times New Roman" w:cs="Times New Roman"/>
                <w:noProof/>
                <w:webHidden/>
                <w:sz w:val="24"/>
                <w:szCs w:val="24"/>
                <w:rPrChange w:id="225"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226" w:author="Windows User" w:date="2021-05-24T15:39:00Z">
                  <w:rPr>
                    <w:rStyle w:val="Hyperlink"/>
                    <w:noProof/>
                  </w:rPr>
                </w:rPrChange>
              </w:rPr>
              <w:fldChar w:fldCharType="end"/>
            </w:r>
          </w:ins>
        </w:p>
        <w:p w14:paraId="50A9B616" w14:textId="46C4626F" w:rsidR="00B312A0" w:rsidRPr="00271527" w:rsidRDefault="00B312A0">
          <w:pPr>
            <w:pStyle w:val="TOC1"/>
            <w:tabs>
              <w:tab w:val="left" w:pos="660"/>
              <w:tab w:val="right" w:leader="dot" w:pos="9350"/>
            </w:tabs>
            <w:rPr>
              <w:ins w:id="227" w:author="Windows User" w:date="2021-05-24T15:39:00Z"/>
              <w:rFonts w:ascii="Times New Roman" w:eastAsiaTheme="minorEastAsia" w:hAnsi="Times New Roman" w:cs="Times New Roman"/>
              <w:noProof/>
              <w:sz w:val="24"/>
              <w:szCs w:val="24"/>
              <w:lang w:val="id-ID" w:eastAsia="id-ID"/>
              <w:rPrChange w:id="228" w:author="Windows User" w:date="2021-05-24T15:39:00Z">
                <w:rPr>
                  <w:ins w:id="229" w:author="Windows User" w:date="2021-05-24T15:39:00Z"/>
                  <w:rFonts w:asciiTheme="minorHAnsi" w:eastAsiaTheme="minorEastAsia" w:hAnsiTheme="minorHAnsi" w:cstheme="minorBidi"/>
                  <w:noProof/>
                  <w:lang w:val="id-ID" w:eastAsia="id-ID"/>
                </w:rPr>
              </w:rPrChange>
            </w:rPr>
          </w:pPr>
          <w:ins w:id="230" w:author="Windows User" w:date="2021-05-24T15:39:00Z">
            <w:r w:rsidRPr="00271527">
              <w:rPr>
                <w:rStyle w:val="Hyperlink"/>
                <w:rFonts w:ascii="Times New Roman" w:hAnsi="Times New Roman" w:cs="Times New Roman"/>
                <w:noProof/>
                <w:sz w:val="24"/>
                <w:szCs w:val="24"/>
                <w:rPrChange w:id="231"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232"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233" w:author="Windows User" w:date="2021-05-24T15:39:00Z">
                  <w:rPr>
                    <w:noProof/>
                  </w:rPr>
                </w:rPrChange>
              </w:rPr>
              <w:instrText>HYPERLINK \l "_Toc72763200"</w:instrText>
            </w:r>
            <w:r w:rsidRPr="00271527">
              <w:rPr>
                <w:rStyle w:val="Hyperlink"/>
                <w:rFonts w:ascii="Times New Roman" w:hAnsi="Times New Roman" w:cs="Times New Roman"/>
                <w:noProof/>
                <w:sz w:val="24"/>
                <w:szCs w:val="24"/>
                <w:rPrChange w:id="234"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235"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236" w:author="Windows User" w:date="2021-05-24T15:39:00Z">
                  <w:rPr>
                    <w:rStyle w:val="Hyperlink"/>
                    <w:rFonts w:ascii="Times New Roman" w:hAnsi="Times New Roman" w:cs="Times New Roman"/>
                    <w:b/>
                    <w:noProof/>
                  </w:rPr>
                </w:rPrChange>
              </w:rPr>
              <w:t>II.</w:t>
            </w:r>
            <w:r w:rsidRPr="00271527">
              <w:rPr>
                <w:rFonts w:ascii="Times New Roman" w:eastAsiaTheme="minorEastAsia" w:hAnsi="Times New Roman" w:cs="Times New Roman"/>
                <w:noProof/>
                <w:sz w:val="24"/>
                <w:szCs w:val="24"/>
                <w:lang w:val="id-ID" w:eastAsia="id-ID"/>
                <w:rPrChange w:id="237"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238" w:author="Windows User" w:date="2021-05-24T15:39:00Z">
                  <w:rPr>
                    <w:rStyle w:val="Hyperlink"/>
                    <w:rFonts w:ascii="Times New Roman" w:hAnsi="Times New Roman" w:cs="Times New Roman"/>
                    <w:b/>
                    <w:noProof/>
                  </w:rPr>
                </w:rPrChange>
              </w:rPr>
              <w:t>PERMASALAHAN</w:t>
            </w:r>
            <w:r w:rsidRPr="00271527">
              <w:rPr>
                <w:rFonts w:ascii="Times New Roman" w:hAnsi="Times New Roman" w:cs="Times New Roman"/>
                <w:noProof/>
                <w:webHidden/>
                <w:sz w:val="24"/>
                <w:szCs w:val="24"/>
                <w:rPrChange w:id="239" w:author="Windows User" w:date="2021-05-24T15:39:00Z">
                  <w:rPr>
                    <w:noProof/>
                    <w:webHidden/>
                  </w:rPr>
                </w:rPrChange>
              </w:rPr>
              <w:tab/>
            </w:r>
            <w:r w:rsidRPr="00271527">
              <w:rPr>
                <w:rFonts w:ascii="Times New Roman" w:hAnsi="Times New Roman" w:cs="Times New Roman"/>
                <w:noProof/>
                <w:webHidden/>
                <w:sz w:val="24"/>
                <w:szCs w:val="24"/>
                <w:rPrChange w:id="240" w:author="Windows User" w:date="2021-05-24T15:39:00Z">
                  <w:rPr>
                    <w:noProof/>
                    <w:webHidden/>
                  </w:rPr>
                </w:rPrChange>
              </w:rPr>
              <w:fldChar w:fldCharType="begin"/>
            </w:r>
            <w:r w:rsidRPr="00271527">
              <w:rPr>
                <w:rFonts w:ascii="Times New Roman" w:hAnsi="Times New Roman" w:cs="Times New Roman"/>
                <w:noProof/>
                <w:webHidden/>
                <w:sz w:val="24"/>
                <w:szCs w:val="24"/>
                <w:rPrChange w:id="241" w:author="Windows User" w:date="2021-05-24T15:39:00Z">
                  <w:rPr>
                    <w:noProof/>
                    <w:webHidden/>
                  </w:rPr>
                </w:rPrChange>
              </w:rPr>
              <w:instrText xml:space="preserve"> PAGEREF _Toc72763200 \h </w:instrText>
            </w:r>
          </w:ins>
          <w:r w:rsidRPr="00271527">
            <w:rPr>
              <w:rFonts w:ascii="Times New Roman" w:hAnsi="Times New Roman" w:cs="Times New Roman"/>
              <w:noProof/>
              <w:webHidden/>
              <w:sz w:val="24"/>
              <w:szCs w:val="24"/>
              <w:rPrChange w:id="242"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243" w:author="Windows User" w:date="2021-05-24T15:39:00Z">
                <w:rPr>
                  <w:noProof/>
                  <w:webHidden/>
                </w:rPr>
              </w:rPrChange>
            </w:rPr>
            <w:fldChar w:fldCharType="separate"/>
          </w:r>
          <w:ins w:id="244" w:author="Windows User" w:date="2021-05-24T15:39:00Z">
            <w:r w:rsidRPr="00271527">
              <w:rPr>
                <w:rFonts w:ascii="Times New Roman" w:hAnsi="Times New Roman" w:cs="Times New Roman"/>
                <w:noProof/>
                <w:webHidden/>
                <w:sz w:val="24"/>
                <w:szCs w:val="24"/>
                <w:rPrChange w:id="245" w:author="Windows User" w:date="2021-05-24T15:39:00Z">
                  <w:rPr>
                    <w:noProof/>
                    <w:webHidden/>
                  </w:rPr>
                </w:rPrChange>
              </w:rPr>
              <w:t>3</w:t>
            </w:r>
            <w:r w:rsidRPr="00271527">
              <w:rPr>
                <w:rFonts w:ascii="Times New Roman" w:hAnsi="Times New Roman" w:cs="Times New Roman"/>
                <w:noProof/>
                <w:webHidden/>
                <w:sz w:val="24"/>
                <w:szCs w:val="24"/>
                <w:rPrChange w:id="246"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247" w:author="Windows User" w:date="2021-05-24T15:39:00Z">
                  <w:rPr>
                    <w:rStyle w:val="Hyperlink"/>
                    <w:noProof/>
                  </w:rPr>
                </w:rPrChange>
              </w:rPr>
              <w:fldChar w:fldCharType="end"/>
            </w:r>
          </w:ins>
        </w:p>
        <w:p w14:paraId="19BB54D8" w14:textId="77B23081" w:rsidR="00B312A0" w:rsidRPr="00271527" w:rsidRDefault="00B312A0">
          <w:pPr>
            <w:pStyle w:val="TOC1"/>
            <w:tabs>
              <w:tab w:val="left" w:pos="660"/>
              <w:tab w:val="right" w:leader="dot" w:pos="9350"/>
            </w:tabs>
            <w:rPr>
              <w:ins w:id="248" w:author="Windows User" w:date="2021-05-24T15:39:00Z"/>
              <w:rFonts w:ascii="Times New Roman" w:eastAsiaTheme="minorEastAsia" w:hAnsi="Times New Roman" w:cs="Times New Roman"/>
              <w:noProof/>
              <w:sz w:val="24"/>
              <w:szCs w:val="24"/>
              <w:lang w:val="id-ID" w:eastAsia="id-ID"/>
              <w:rPrChange w:id="249" w:author="Windows User" w:date="2021-05-24T15:39:00Z">
                <w:rPr>
                  <w:ins w:id="250" w:author="Windows User" w:date="2021-05-24T15:39:00Z"/>
                  <w:rFonts w:asciiTheme="minorHAnsi" w:eastAsiaTheme="minorEastAsia" w:hAnsiTheme="minorHAnsi" w:cstheme="minorBidi"/>
                  <w:noProof/>
                  <w:lang w:val="id-ID" w:eastAsia="id-ID"/>
                </w:rPr>
              </w:rPrChange>
            </w:rPr>
          </w:pPr>
          <w:ins w:id="251" w:author="Windows User" w:date="2021-05-24T15:39:00Z">
            <w:r w:rsidRPr="00271527">
              <w:rPr>
                <w:rStyle w:val="Hyperlink"/>
                <w:rFonts w:ascii="Times New Roman" w:hAnsi="Times New Roman" w:cs="Times New Roman"/>
                <w:noProof/>
                <w:sz w:val="24"/>
                <w:szCs w:val="24"/>
                <w:rPrChange w:id="252"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253"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254" w:author="Windows User" w:date="2021-05-24T15:39:00Z">
                  <w:rPr>
                    <w:noProof/>
                  </w:rPr>
                </w:rPrChange>
              </w:rPr>
              <w:instrText>HYPERLINK \l "_Toc72763201"</w:instrText>
            </w:r>
            <w:r w:rsidRPr="00271527">
              <w:rPr>
                <w:rStyle w:val="Hyperlink"/>
                <w:rFonts w:ascii="Times New Roman" w:hAnsi="Times New Roman" w:cs="Times New Roman"/>
                <w:noProof/>
                <w:sz w:val="24"/>
                <w:szCs w:val="24"/>
                <w:rPrChange w:id="255"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256"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257" w:author="Windows User" w:date="2021-05-24T15:39:00Z">
                  <w:rPr>
                    <w:rStyle w:val="Hyperlink"/>
                    <w:rFonts w:ascii="Times New Roman" w:hAnsi="Times New Roman" w:cs="Times New Roman"/>
                    <w:b/>
                    <w:noProof/>
                  </w:rPr>
                </w:rPrChange>
              </w:rPr>
              <w:t>III.</w:t>
            </w:r>
            <w:r w:rsidRPr="00271527">
              <w:rPr>
                <w:rFonts w:ascii="Times New Roman" w:eastAsiaTheme="minorEastAsia" w:hAnsi="Times New Roman" w:cs="Times New Roman"/>
                <w:noProof/>
                <w:sz w:val="24"/>
                <w:szCs w:val="24"/>
                <w:lang w:val="id-ID" w:eastAsia="id-ID"/>
                <w:rPrChange w:id="258"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259" w:author="Windows User" w:date="2021-05-24T15:39:00Z">
                  <w:rPr>
                    <w:rStyle w:val="Hyperlink"/>
                    <w:rFonts w:ascii="Times New Roman" w:hAnsi="Times New Roman" w:cs="Times New Roman"/>
                    <w:b/>
                    <w:noProof/>
                  </w:rPr>
                </w:rPrChange>
              </w:rPr>
              <w:t>SOLUSI</w:t>
            </w:r>
            <w:r w:rsidRPr="00271527">
              <w:rPr>
                <w:rFonts w:ascii="Times New Roman" w:hAnsi="Times New Roman" w:cs="Times New Roman"/>
                <w:noProof/>
                <w:webHidden/>
                <w:sz w:val="24"/>
                <w:szCs w:val="24"/>
                <w:rPrChange w:id="260" w:author="Windows User" w:date="2021-05-24T15:39:00Z">
                  <w:rPr>
                    <w:noProof/>
                    <w:webHidden/>
                  </w:rPr>
                </w:rPrChange>
              </w:rPr>
              <w:tab/>
            </w:r>
            <w:r w:rsidRPr="00271527">
              <w:rPr>
                <w:rFonts w:ascii="Times New Roman" w:hAnsi="Times New Roman" w:cs="Times New Roman"/>
                <w:noProof/>
                <w:webHidden/>
                <w:sz w:val="24"/>
                <w:szCs w:val="24"/>
                <w:rPrChange w:id="261" w:author="Windows User" w:date="2021-05-24T15:39:00Z">
                  <w:rPr>
                    <w:noProof/>
                    <w:webHidden/>
                  </w:rPr>
                </w:rPrChange>
              </w:rPr>
              <w:fldChar w:fldCharType="begin"/>
            </w:r>
            <w:r w:rsidRPr="00271527">
              <w:rPr>
                <w:rFonts w:ascii="Times New Roman" w:hAnsi="Times New Roman" w:cs="Times New Roman"/>
                <w:noProof/>
                <w:webHidden/>
                <w:sz w:val="24"/>
                <w:szCs w:val="24"/>
                <w:rPrChange w:id="262" w:author="Windows User" w:date="2021-05-24T15:39:00Z">
                  <w:rPr>
                    <w:noProof/>
                    <w:webHidden/>
                  </w:rPr>
                </w:rPrChange>
              </w:rPr>
              <w:instrText xml:space="preserve"> PAGEREF _Toc72763201 \h </w:instrText>
            </w:r>
          </w:ins>
          <w:r w:rsidRPr="00271527">
            <w:rPr>
              <w:rFonts w:ascii="Times New Roman" w:hAnsi="Times New Roman" w:cs="Times New Roman"/>
              <w:noProof/>
              <w:webHidden/>
              <w:sz w:val="24"/>
              <w:szCs w:val="24"/>
              <w:rPrChange w:id="263"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264" w:author="Windows User" w:date="2021-05-24T15:39:00Z">
                <w:rPr>
                  <w:noProof/>
                  <w:webHidden/>
                </w:rPr>
              </w:rPrChange>
            </w:rPr>
            <w:fldChar w:fldCharType="separate"/>
          </w:r>
          <w:ins w:id="265" w:author="Windows User" w:date="2021-05-24T15:39:00Z">
            <w:r w:rsidRPr="00271527">
              <w:rPr>
                <w:rFonts w:ascii="Times New Roman" w:hAnsi="Times New Roman" w:cs="Times New Roman"/>
                <w:noProof/>
                <w:webHidden/>
                <w:sz w:val="24"/>
                <w:szCs w:val="24"/>
                <w:rPrChange w:id="266" w:author="Windows User" w:date="2021-05-24T15:39:00Z">
                  <w:rPr>
                    <w:noProof/>
                    <w:webHidden/>
                  </w:rPr>
                </w:rPrChange>
              </w:rPr>
              <w:t>4</w:t>
            </w:r>
            <w:r w:rsidRPr="00271527">
              <w:rPr>
                <w:rFonts w:ascii="Times New Roman" w:hAnsi="Times New Roman" w:cs="Times New Roman"/>
                <w:noProof/>
                <w:webHidden/>
                <w:sz w:val="24"/>
                <w:szCs w:val="24"/>
                <w:rPrChange w:id="267"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268" w:author="Windows User" w:date="2021-05-24T15:39:00Z">
                  <w:rPr>
                    <w:rStyle w:val="Hyperlink"/>
                    <w:noProof/>
                  </w:rPr>
                </w:rPrChange>
              </w:rPr>
              <w:fldChar w:fldCharType="end"/>
            </w:r>
          </w:ins>
        </w:p>
        <w:p w14:paraId="42B296B2" w14:textId="00DB6513" w:rsidR="00B312A0" w:rsidRPr="00271527" w:rsidRDefault="00B312A0">
          <w:pPr>
            <w:pStyle w:val="TOC1"/>
            <w:tabs>
              <w:tab w:val="left" w:pos="660"/>
              <w:tab w:val="right" w:leader="dot" w:pos="9350"/>
            </w:tabs>
            <w:rPr>
              <w:ins w:id="269" w:author="Windows User" w:date="2021-05-24T15:39:00Z"/>
              <w:rFonts w:ascii="Times New Roman" w:eastAsiaTheme="minorEastAsia" w:hAnsi="Times New Roman" w:cs="Times New Roman"/>
              <w:noProof/>
              <w:sz w:val="24"/>
              <w:szCs w:val="24"/>
              <w:lang w:val="id-ID" w:eastAsia="id-ID"/>
              <w:rPrChange w:id="270" w:author="Windows User" w:date="2021-05-24T15:39:00Z">
                <w:rPr>
                  <w:ins w:id="271" w:author="Windows User" w:date="2021-05-24T15:39:00Z"/>
                  <w:rFonts w:asciiTheme="minorHAnsi" w:eastAsiaTheme="minorEastAsia" w:hAnsiTheme="minorHAnsi" w:cstheme="minorBidi"/>
                  <w:noProof/>
                  <w:lang w:val="id-ID" w:eastAsia="id-ID"/>
                </w:rPr>
              </w:rPrChange>
            </w:rPr>
          </w:pPr>
          <w:ins w:id="272" w:author="Windows User" w:date="2021-05-24T15:39:00Z">
            <w:r w:rsidRPr="00271527">
              <w:rPr>
                <w:rStyle w:val="Hyperlink"/>
                <w:rFonts w:ascii="Times New Roman" w:hAnsi="Times New Roman" w:cs="Times New Roman"/>
                <w:noProof/>
                <w:sz w:val="24"/>
                <w:szCs w:val="24"/>
                <w:rPrChange w:id="273"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274"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275" w:author="Windows User" w:date="2021-05-24T15:39:00Z">
                  <w:rPr>
                    <w:noProof/>
                  </w:rPr>
                </w:rPrChange>
              </w:rPr>
              <w:instrText>HYPERLINK \l "_Toc72763202"</w:instrText>
            </w:r>
            <w:r w:rsidRPr="00271527">
              <w:rPr>
                <w:rStyle w:val="Hyperlink"/>
                <w:rFonts w:ascii="Times New Roman" w:hAnsi="Times New Roman" w:cs="Times New Roman"/>
                <w:noProof/>
                <w:sz w:val="24"/>
                <w:szCs w:val="24"/>
                <w:rPrChange w:id="276"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277"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278" w:author="Windows User" w:date="2021-05-24T15:39:00Z">
                  <w:rPr>
                    <w:rStyle w:val="Hyperlink"/>
                    <w:rFonts w:ascii="Times New Roman" w:hAnsi="Times New Roman" w:cs="Times New Roman"/>
                    <w:b/>
                    <w:noProof/>
                  </w:rPr>
                </w:rPrChange>
              </w:rPr>
              <w:t>IV.</w:t>
            </w:r>
            <w:r w:rsidRPr="00271527">
              <w:rPr>
                <w:rFonts w:ascii="Times New Roman" w:eastAsiaTheme="minorEastAsia" w:hAnsi="Times New Roman" w:cs="Times New Roman"/>
                <w:noProof/>
                <w:sz w:val="24"/>
                <w:szCs w:val="24"/>
                <w:lang w:val="id-ID" w:eastAsia="id-ID"/>
                <w:rPrChange w:id="279"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280" w:author="Windows User" w:date="2021-05-24T15:39:00Z">
                  <w:rPr>
                    <w:rStyle w:val="Hyperlink"/>
                    <w:rFonts w:ascii="Times New Roman" w:hAnsi="Times New Roman" w:cs="Times New Roman"/>
                    <w:b/>
                    <w:noProof/>
                  </w:rPr>
                </w:rPrChange>
              </w:rPr>
              <w:t>MACHINE LEARNING PIPELINE</w:t>
            </w:r>
            <w:r w:rsidRPr="00271527">
              <w:rPr>
                <w:rFonts w:ascii="Times New Roman" w:hAnsi="Times New Roman" w:cs="Times New Roman"/>
                <w:noProof/>
                <w:webHidden/>
                <w:sz w:val="24"/>
                <w:szCs w:val="24"/>
                <w:rPrChange w:id="281" w:author="Windows User" w:date="2021-05-24T15:39:00Z">
                  <w:rPr>
                    <w:noProof/>
                    <w:webHidden/>
                  </w:rPr>
                </w:rPrChange>
              </w:rPr>
              <w:tab/>
            </w:r>
            <w:r w:rsidRPr="00271527">
              <w:rPr>
                <w:rFonts w:ascii="Times New Roman" w:hAnsi="Times New Roman" w:cs="Times New Roman"/>
                <w:noProof/>
                <w:webHidden/>
                <w:sz w:val="24"/>
                <w:szCs w:val="24"/>
                <w:rPrChange w:id="282" w:author="Windows User" w:date="2021-05-24T15:39:00Z">
                  <w:rPr>
                    <w:noProof/>
                    <w:webHidden/>
                  </w:rPr>
                </w:rPrChange>
              </w:rPr>
              <w:fldChar w:fldCharType="begin"/>
            </w:r>
            <w:r w:rsidRPr="00271527">
              <w:rPr>
                <w:rFonts w:ascii="Times New Roman" w:hAnsi="Times New Roman" w:cs="Times New Roman"/>
                <w:noProof/>
                <w:webHidden/>
                <w:sz w:val="24"/>
                <w:szCs w:val="24"/>
                <w:rPrChange w:id="283" w:author="Windows User" w:date="2021-05-24T15:39:00Z">
                  <w:rPr>
                    <w:noProof/>
                    <w:webHidden/>
                  </w:rPr>
                </w:rPrChange>
              </w:rPr>
              <w:instrText xml:space="preserve"> PAGEREF _Toc72763202 \h </w:instrText>
            </w:r>
          </w:ins>
          <w:r w:rsidRPr="00271527">
            <w:rPr>
              <w:rFonts w:ascii="Times New Roman" w:hAnsi="Times New Roman" w:cs="Times New Roman"/>
              <w:noProof/>
              <w:webHidden/>
              <w:sz w:val="24"/>
              <w:szCs w:val="24"/>
              <w:rPrChange w:id="284"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285" w:author="Windows User" w:date="2021-05-24T15:39:00Z">
                <w:rPr>
                  <w:noProof/>
                  <w:webHidden/>
                </w:rPr>
              </w:rPrChange>
            </w:rPr>
            <w:fldChar w:fldCharType="separate"/>
          </w:r>
          <w:ins w:id="286" w:author="Windows User" w:date="2021-05-24T15:39:00Z">
            <w:r w:rsidRPr="00271527">
              <w:rPr>
                <w:rFonts w:ascii="Times New Roman" w:hAnsi="Times New Roman" w:cs="Times New Roman"/>
                <w:noProof/>
                <w:webHidden/>
                <w:sz w:val="24"/>
                <w:szCs w:val="24"/>
                <w:rPrChange w:id="287" w:author="Windows User" w:date="2021-05-24T15:39:00Z">
                  <w:rPr>
                    <w:noProof/>
                    <w:webHidden/>
                  </w:rPr>
                </w:rPrChange>
              </w:rPr>
              <w:t>6</w:t>
            </w:r>
            <w:r w:rsidRPr="00271527">
              <w:rPr>
                <w:rFonts w:ascii="Times New Roman" w:hAnsi="Times New Roman" w:cs="Times New Roman"/>
                <w:noProof/>
                <w:webHidden/>
                <w:sz w:val="24"/>
                <w:szCs w:val="24"/>
                <w:rPrChange w:id="288"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289" w:author="Windows User" w:date="2021-05-24T15:39:00Z">
                  <w:rPr>
                    <w:rStyle w:val="Hyperlink"/>
                    <w:noProof/>
                  </w:rPr>
                </w:rPrChange>
              </w:rPr>
              <w:fldChar w:fldCharType="end"/>
            </w:r>
          </w:ins>
        </w:p>
        <w:p w14:paraId="584BF54B" w14:textId="2D712411" w:rsidR="00B312A0" w:rsidRPr="00271527" w:rsidRDefault="00B312A0">
          <w:pPr>
            <w:pStyle w:val="TOC1"/>
            <w:tabs>
              <w:tab w:val="left" w:pos="440"/>
              <w:tab w:val="right" w:leader="dot" w:pos="9350"/>
            </w:tabs>
            <w:rPr>
              <w:ins w:id="290" w:author="Windows User" w:date="2021-05-24T15:39:00Z"/>
              <w:rFonts w:ascii="Times New Roman" w:eastAsiaTheme="minorEastAsia" w:hAnsi="Times New Roman" w:cs="Times New Roman"/>
              <w:noProof/>
              <w:sz w:val="24"/>
              <w:szCs w:val="24"/>
              <w:lang w:val="id-ID" w:eastAsia="id-ID"/>
              <w:rPrChange w:id="291" w:author="Windows User" w:date="2021-05-24T15:39:00Z">
                <w:rPr>
                  <w:ins w:id="292" w:author="Windows User" w:date="2021-05-24T15:39:00Z"/>
                  <w:rFonts w:asciiTheme="minorHAnsi" w:eastAsiaTheme="minorEastAsia" w:hAnsiTheme="minorHAnsi" w:cstheme="minorBidi"/>
                  <w:noProof/>
                  <w:lang w:val="id-ID" w:eastAsia="id-ID"/>
                </w:rPr>
              </w:rPrChange>
            </w:rPr>
          </w:pPr>
          <w:ins w:id="293" w:author="Windows User" w:date="2021-05-24T15:39:00Z">
            <w:r w:rsidRPr="00271527">
              <w:rPr>
                <w:rStyle w:val="Hyperlink"/>
                <w:rFonts w:ascii="Times New Roman" w:hAnsi="Times New Roman" w:cs="Times New Roman"/>
                <w:noProof/>
                <w:sz w:val="24"/>
                <w:szCs w:val="24"/>
                <w:rPrChange w:id="294"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295"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296" w:author="Windows User" w:date="2021-05-24T15:39:00Z">
                  <w:rPr>
                    <w:noProof/>
                  </w:rPr>
                </w:rPrChange>
              </w:rPr>
              <w:instrText>HYPERLINK \l "_Toc72763203"</w:instrText>
            </w:r>
            <w:r w:rsidRPr="00271527">
              <w:rPr>
                <w:rStyle w:val="Hyperlink"/>
                <w:rFonts w:ascii="Times New Roman" w:hAnsi="Times New Roman" w:cs="Times New Roman"/>
                <w:noProof/>
                <w:sz w:val="24"/>
                <w:szCs w:val="24"/>
                <w:rPrChange w:id="297"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298"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299" w:author="Windows User" w:date="2021-05-24T15:39:00Z">
                  <w:rPr>
                    <w:rStyle w:val="Hyperlink"/>
                    <w:rFonts w:ascii="Times New Roman" w:hAnsi="Times New Roman" w:cs="Times New Roman"/>
                    <w:b/>
                    <w:noProof/>
                  </w:rPr>
                </w:rPrChange>
              </w:rPr>
              <w:t>V.</w:t>
            </w:r>
            <w:r w:rsidRPr="00271527">
              <w:rPr>
                <w:rFonts w:ascii="Times New Roman" w:eastAsiaTheme="minorEastAsia" w:hAnsi="Times New Roman" w:cs="Times New Roman"/>
                <w:noProof/>
                <w:sz w:val="24"/>
                <w:szCs w:val="24"/>
                <w:lang w:val="id-ID" w:eastAsia="id-ID"/>
                <w:rPrChange w:id="300"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301" w:author="Windows User" w:date="2021-05-24T15:39:00Z">
                  <w:rPr>
                    <w:rStyle w:val="Hyperlink"/>
                    <w:rFonts w:ascii="Times New Roman" w:hAnsi="Times New Roman" w:cs="Times New Roman"/>
                    <w:b/>
                    <w:noProof/>
                  </w:rPr>
                </w:rPrChange>
              </w:rPr>
              <w:t>IMPLEMENTASI</w:t>
            </w:r>
            <w:r w:rsidRPr="00271527">
              <w:rPr>
                <w:rFonts w:ascii="Times New Roman" w:hAnsi="Times New Roman" w:cs="Times New Roman"/>
                <w:noProof/>
                <w:webHidden/>
                <w:sz w:val="24"/>
                <w:szCs w:val="24"/>
                <w:rPrChange w:id="302" w:author="Windows User" w:date="2021-05-24T15:39:00Z">
                  <w:rPr>
                    <w:noProof/>
                    <w:webHidden/>
                  </w:rPr>
                </w:rPrChange>
              </w:rPr>
              <w:tab/>
            </w:r>
            <w:r w:rsidRPr="00271527">
              <w:rPr>
                <w:rFonts w:ascii="Times New Roman" w:hAnsi="Times New Roman" w:cs="Times New Roman"/>
                <w:noProof/>
                <w:webHidden/>
                <w:sz w:val="24"/>
                <w:szCs w:val="24"/>
                <w:rPrChange w:id="303" w:author="Windows User" w:date="2021-05-24T15:39:00Z">
                  <w:rPr>
                    <w:noProof/>
                    <w:webHidden/>
                  </w:rPr>
                </w:rPrChange>
              </w:rPr>
              <w:fldChar w:fldCharType="begin"/>
            </w:r>
            <w:r w:rsidRPr="00271527">
              <w:rPr>
                <w:rFonts w:ascii="Times New Roman" w:hAnsi="Times New Roman" w:cs="Times New Roman"/>
                <w:noProof/>
                <w:webHidden/>
                <w:sz w:val="24"/>
                <w:szCs w:val="24"/>
                <w:rPrChange w:id="304" w:author="Windows User" w:date="2021-05-24T15:39:00Z">
                  <w:rPr>
                    <w:noProof/>
                    <w:webHidden/>
                  </w:rPr>
                </w:rPrChange>
              </w:rPr>
              <w:instrText xml:space="preserve"> PAGEREF _Toc72763203 \h </w:instrText>
            </w:r>
          </w:ins>
          <w:r w:rsidRPr="00271527">
            <w:rPr>
              <w:rFonts w:ascii="Times New Roman" w:hAnsi="Times New Roman" w:cs="Times New Roman"/>
              <w:noProof/>
              <w:webHidden/>
              <w:sz w:val="24"/>
              <w:szCs w:val="24"/>
              <w:rPrChange w:id="305"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306" w:author="Windows User" w:date="2021-05-24T15:39:00Z">
                <w:rPr>
                  <w:noProof/>
                  <w:webHidden/>
                </w:rPr>
              </w:rPrChange>
            </w:rPr>
            <w:fldChar w:fldCharType="separate"/>
          </w:r>
          <w:ins w:id="307" w:author="Windows User" w:date="2021-05-24T15:39:00Z">
            <w:r w:rsidRPr="00271527">
              <w:rPr>
                <w:rFonts w:ascii="Times New Roman" w:hAnsi="Times New Roman" w:cs="Times New Roman"/>
                <w:noProof/>
                <w:webHidden/>
                <w:sz w:val="24"/>
                <w:szCs w:val="24"/>
                <w:rPrChange w:id="308" w:author="Windows User" w:date="2021-05-24T15:39:00Z">
                  <w:rPr>
                    <w:noProof/>
                    <w:webHidden/>
                  </w:rPr>
                </w:rPrChange>
              </w:rPr>
              <w:t>8</w:t>
            </w:r>
            <w:r w:rsidRPr="00271527">
              <w:rPr>
                <w:rFonts w:ascii="Times New Roman" w:hAnsi="Times New Roman" w:cs="Times New Roman"/>
                <w:noProof/>
                <w:webHidden/>
                <w:sz w:val="24"/>
                <w:szCs w:val="24"/>
                <w:rPrChange w:id="309"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310" w:author="Windows User" w:date="2021-05-24T15:39:00Z">
                  <w:rPr>
                    <w:rStyle w:val="Hyperlink"/>
                    <w:noProof/>
                  </w:rPr>
                </w:rPrChange>
              </w:rPr>
              <w:fldChar w:fldCharType="end"/>
            </w:r>
          </w:ins>
        </w:p>
        <w:p w14:paraId="750E14C9" w14:textId="77E6A364" w:rsidR="00B312A0" w:rsidRPr="00271527" w:rsidRDefault="00B312A0">
          <w:pPr>
            <w:pStyle w:val="TOC2"/>
            <w:tabs>
              <w:tab w:val="left" w:pos="880"/>
              <w:tab w:val="right" w:leader="dot" w:pos="9350"/>
            </w:tabs>
            <w:rPr>
              <w:ins w:id="311" w:author="Windows User" w:date="2021-05-24T15:39:00Z"/>
              <w:rFonts w:ascii="Times New Roman" w:eastAsiaTheme="minorEastAsia" w:hAnsi="Times New Roman" w:cs="Times New Roman"/>
              <w:noProof/>
              <w:sz w:val="24"/>
              <w:szCs w:val="24"/>
              <w:lang w:val="id-ID" w:eastAsia="id-ID"/>
              <w:rPrChange w:id="312" w:author="Windows User" w:date="2021-05-24T15:39:00Z">
                <w:rPr>
                  <w:ins w:id="313" w:author="Windows User" w:date="2021-05-24T15:39:00Z"/>
                  <w:rFonts w:asciiTheme="minorHAnsi" w:eastAsiaTheme="minorEastAsia" w:hAnsiTheme="minorHAnsi" w:cstheme="minorBidi"/>
                  <w:noProof/>
                  <w:lang w:val="id-ID" w:eastAsia="id-ID"/>
                </w:rPr>
              </w:rPrChange>
            </w:rPr>
          </w:pPr>
          <w:ins w:id="314" w:author="Windows User" w:date="2021-05-24T15:39:00Z">
            <w:r w:rsidRPr="00271527">
              <w:rPr>
                <w:rStyle w:val="Hyperlink"/>
                <w:rFonts w:ascii="Times New Roman" w:hAnsi="Times New Roman" w:cs="Times New Roman"/>
                <w:noProof/>
                <w:sz w:val="24"/>
                <w:szCs w:val="24"/>
                <w:rPrChange w:id="315"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316"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317" w:author="Windows User" w:date="2021-05-24T15:39:00Z">
                  <w:rPr>
                    <w:noProof/>
                  </w:rPr>
                </w:rPrChange>
              </w:rPr>
              <w:instrText>HYPERLINK \l "_Toc72763204"</w:instrText>
            </w:r>
            <w:r w:rsidRPr="00271527">
              <w:rPr>
                <w:rStyle w:val="Hyperlink"/>
                <w:rFonts w:ascii="Times New Roman" w:hAnsi="Times New Roman" w:cs="Times New Roman"/>
                <w:noProof/>
                <w:sz w:val="24"/>
                <w:szCs w:val="24"/>
                <w:rPrChange w:id="318"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319"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320" w:author="Windows User" w:date="2021-05-24T15:39:00Z">
                  <w:rPr>
                    <w:rStyle w:val="Hyperlink"/>
                    <w:rFonts w:ascii="Times New Roman" w:hAnsi="Times New Roman" w:cs="Times New Roman"/>
                    <w:noProof/>
                  </w:rPr>
                </w:rPrChange>
              </w:rPr>
              <w:t>5.1</w:t>
            </w:r>
            <w:r w:rsidRPr="00271527">
              <w:rPr>
                <w:rFonts w:ascii="Times New Roman" w:eastAsiaTheme="minorEastAsia" w:hAnsi="Times New Roman" w:cs="Times New Roman"/>
                <w:noProof/>
                <w:sz w:val="24"/>
                <w:szCs w:val="24"/>
                <w:lang w:val="id-ID" w:eastAsia="id-ID"/>
                <w:rPrChange w:id="321"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322" w:author="Windows User" w:date="2021-05-24T15:39:00Z">
                  <w:rPr>
                    <w:rStyle w:val="Hyperlink"/>
                    <w:rFonts w:ascii="Times New Roman" w:hAnsi="Times New Roman" w:cs="Times New Roman"/>
                    <w:noProof/>
                  </w:rPr>
                </w:rPrChange>
              </w:rPr>
              <w:t xml:space="preserve">Implementasi </w:t>
            </w:r>
            <w:r w:rsidRPr="00271527">
              <w:rPr>
                <w:rStyle w:val="Hyperlink"/>
                <w:rFonts w:ascii="Times New Roman" w:hAnsi="Times New Roman" w:cs="Times New Roman"/>
                <w:i/>
                <w:noProof/>
                <w:sz w:val="24"/>
                <w:szCs w:val="24"/>
                <w:rPrChange w:id="323" w:author="Windows User" w:date="2021-05-24T15:39:00Z">
                  <w:rPr>
                    <w:rStyle w:val="Hyperlink"/>
                    <w:rFonts w:ascii="Times New Roman" w:hAnsi="Times New Roman" w:cs="Times New Roman"/>
                    <w:i/>
                    <w:noProof/>
                  </w:rPr>
                </w:rPrChange>
              </w:rPr>
              <w:t>Start</w:t>
            </w:r>
            <w:r w:rsidRPr="00271527">
              <w:rPr>
                <w:rStyle w:val="Hyperlink"/>
                <w:rFonts w:ascii="Times New Roman" w:hAnsi="Times New Roman" w:cs="Times New Roman"/>
                <w:noProof/>
                <w:sz w:val="24"/>
                <w:szCs w:val="24"/>
                <w:rPrChange w:id="324" w:author="Windows User" w:date="2021-05-24T15:39:00Z">
                  <w:rPr>
                    <w:rStyle w:val="Hyperlink"/>
                    <w:rFonts w:ascii="Times New Roman" w:hAnsi="Times New Roman" w:cs="Times New Roman"/>
                    <w:noProof/>
                  </w:rPr>
                </w:rPrChange>
              </w:rPr>
              <w:t xml:space="preserve"> </w:t>
            </w:r>
            <w:r w:rsidRPr="00271527">
              <w:rPr>
                <w:rStyle w:val="Hyperlink"/>
                <w:rFonts w:ascii="Times New Roman" w:hAnsi="Times New Roman" w:cs="Times New Roman"/>
                <w:i/>
                <w:noProof/>
                <w:sz w:val="24"/>
                <w:szCs w:val="24"/>
                <w:rPrChange w:id="325" w:author="Windows User" w:date="2021-05-24T15:39:00Z">
                  <w:rPr>
                    <w:rStyle w:val="Hyperlink"/>
                    <w:rFonts w:ascii="Times New Roman" w:hAnsi="Times New Roman" w:cs="Times New Roman"/>
                    <w:i/>
                    <w:noProof/>
                  </w:rPr>
                </w:rPrChange>
              </w:rPr>
              <w:t>Spark Session</w:t>
            </w:r>
            <w:r w:rsidRPr="00271527">
              <w:rPr>
                <w:rFonts w:ascii="Times New Roman" w:hAnsi="Times New Roman" w:cs="Times New Roman"/>
                <w:noProof/>
                <w:webHidden/>
                <w:sz w:val="24"/>
                <w:szCs w:val="24"/>
                <w:rPrChange w:id="326" w:author="Windows User" w:date="2021-05-24T15:39:00Z">
                  <w:rPr>
                    <w:noProof/>
                    <w:webHidden/>
                  </w:rPr>
                </w:rPrChange>
              </w:rPr>
              <w:tab/>
            </w:r>
            <w:r w:rsidRPr="00271527">
              <w:rPr>
                <w:rFonts w:ascii="Times New Roman" w:hAnsi="Times New Roman" w:cs="Times New Roman"/>
                <w:noProof/>
                <w:webHidden/>
                <w:sz w:val="24"/>
                <w:szCs w:val="24"/>
                <w:rPrChange w:id="327" w:author="Windows User" w:date="2021-05-24T15:39:00Z">
                  <w:rPr>
                    <w:noProof/>
                    <w:webHidden/>
                  </w:rPr>
                </w:rPrChange>
              </w:rPr>
              <w:fldChar w:fldCharType="begin"/>
            </w:r>
            <w:r w:rsidRPr="00271527">
              <w:rPr>
                <w:rFonts w:ascii="Times New Roman" w:hAnsi="Times New Roman" w:cs="Times New Roman"/>
                <w:noProof/>
                <w:webHidden/>
                <w:sz w:val="24"/>
                <w:szCs w:val="24"/>
                <w:rPrChange w:id="328" w:author="Windows User" w:date="2021-05-24T15:39:00Z">
                  <w:rPr>
                    <w:noProof/>
                    <w:webHidden/>
                  </w:rPr>
                </w:rPrChange>
              </w:rPr>
              <w:instrText xml:space="preserve"> PAGEREF _Toc72763204 \h </w:instrText>
            </w:r>
          </w:ins>
          <w:r w:rsidRPr="00271527">
            <w:rPr>
              <w:rFonts w:ascii="Times New Roman" w:hAnsi="Times New Roman" w:cs="Times New Roman"/>
              <w:noProof/>
              <w:webHidden/>
              <w:sz w:val="24"/>
              <w:szCs w:val="24"/>
              <w:rPrChange w:id="329"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330" w:author="Windows User" w:date="2021-05-24T15:39:00Z">
                <w:rPr>
                  <w:noProof/>
                  <w:webHidden/>
                </w:rPr>
              </w:rPrChange>
            </w:rPr>
            <w:fldChar w:fldCharType="separate"/>
          </w:r>
          <w:ins w:id="331" w:author="Windows User" w:date="2021-05-24T15:39:00Z">
            <w:r w:rsidRPr="00271527">
              <w:rPr>
                <w:rFonts w:ascii="Times New Roman" w:hAnsi="Times New Roman" w:cs="Times New Roman"/>
                <w:noProof/>
                <w:webHidden/>
                <w:sz w:val="24"/>
                <w:szCs w:val="24"/>
                <w:rPrChange w:id="332" w:author="Windows User" w:date="2021-05-24T15:39:00Z">
                  <w:rPr>
                    <w:noProof/>
                    <w:webHidden/>
                  </w:rPr>
                </w:rPrChange>
              </w:rPr>
              <w:t>8</w:t>
            </w:r>
            <w:r w:rsidRPr="00271527">
              <w:rPr>
                <w:rFonts w:ascii="Times New Roman" w:hAnsi="Times New Roman" w:cs="Times New Roman"/>
                <w:noProof/>
                <w:webHidden/>
                <w:sz w:val="24"/>
                <w:szCs w:val="24"/>
                <w:rPrChange w:id="333"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334" w:author="Windows User" w:date="2021-05-24T15:39:00Z">
                  <w:rPr>
                    <w:rStyle w:val="Hyperlink"/>
                    <w:noProof/>
                  </w:rPr>
                </w:rPrChange>
              </w:rPr>
              <w:fldChar w:fldCharType="end"/>
            </w:r>
          </w:ins>
        </w:p>
        <w:p w14:paraId="38405B5B" w14:textId="76E1B9B3" w:rsidR="00B312A0" w:rsidRPr="00271527" w:rsidRDefault="00B312A0">
          <w:pPr>
            <w:pStyle w:val="TOC2"/>
            <w:tabs>
              <w:tab w:val="left" w:pos="880"/>
              <w:tab w:val="right" w:leader="dot" w:pos="9350"/>
            </w:tabs>
            <w:rPr>
              <w:ins w:id="335" w:author="Windows User" w:date="2021-05-24T15:39:00Z"/>
              <w:rFonts w:ascii="Times New Roman" w:eastAsiaTheme="minorEastAsia" w:hAnsi="Times New Roman" w:cs="Times New Roman"/>
              <w:noProof/>
              <w:sz w:val="24"/>
              <w:szCs w:val="24"/>
              <w:lang w:val="id-ID" w:eastAsia="id-ID"/>
              <w:rPrChange w:id="336" w:author="Windows User" w:date="2021-05-24T15:39:00Z">
                <w:rPr>
                  <w:ins w:id="337" w:author="Windows User" w:date="2021-05-24T15:39:00Z"/>
                  <w:rFonts w:asciiTheme="minorHAnsi" w:eastAsiaTheme="minorEastAsia" w:hAnsiTheme="minorHAnsi" w:cstheme="minorBidi"/>
                  <w:noProof/>
                  <w:lang w:val="id-ID" w:eastAsia="id-ID"/>
                </w:rPr>
              </w:rPrChange>
            </w:rPr>
          </w:pPr>
          <w:ins w:id="338" w:author="Windows User" w:date="2021-05-24T15:39:00Z">
            <w:r w:rsidRPr="00271527">
              <w:rPr>
                <w:rStyle w:val="Hyperlink"/>
                <w:rFonts w:ascii="Times New Roman" w:hAnsi="Times New Roman" w:cs="Times New Roman"/>
                <w:noProof/>
                <w:sz w:val="24"/>
                <w:szCs w:val="24"/>
                <w:rPrChange w:id="339"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340"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341" w:author="Windows User" w:date="2021-05-24T15:39:00Z">
                  <w:rPr>
                    <w:noProof/>
                  </w:rPr>
                </w:rPrChange>
              </w:rPr>
              <w:instrText>HYPERLINK \l "_Toc72763205"</w:instrText>
            </w:r>
            <w:r w:rsidRPr="00271527">
              <w:rPr>
                <w:rStyle w:val="Hyperlink"/>
                <w:rFonts w:ascii="Times New Roman" w:hAnsi="Times New Roman" w:cs="Times New Roman"/>
                <w:noProof/>
                <w:sz w:val="24"/>
                <w:szCs w:val="24"/>
                <w:rPrChange w:id="342"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343"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344" w:author="Windows User" w:date="2021-05-24T15:39:00Z">
                  <w:rPr>
                    <w:rStyle w:val="Hyperlink"/>
                    <w:rFonts w:ascii="Times New Roman" w:eastAsia="Times New Roman" w:hAnsi="Times New Roman" w:cs="Times New Roman"/>
                    <w:noProof/>
                  </w:rPr>
                </w:rPrChange>
              </w:rPr>
              <w:t>5.2</w:t>
            </w:r>
            <w:r w:rsidRPr="00271527">
              <w:rPr>
                <w:rFonts w:ascii="Times New Roman" w:eastAsiaTheme="minorEastAsia" w:hAnsi="Times New Roman" w:cs="Times New Roman"/>
                <w:noProof/>
                <w:sz w:val="24"/>
                <w:szCs w:val="24"/>
                <w:lang w:val="id-ID" w:eastAsia="id-ID"/>
                <w:rPrChange w:id="345"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346" w:author="Windows User" w:date="2021-05-24T15:39:00Z">
                  <w:rPr>
                    <w:rStyle w:val="Hyperlink"/>
                    <w:rFonts w:ascii="Times New Roman" w:hAnsi="Times New Roman" w:cs="Times New Roman"/>
                    <w:noProof/>
                  </w:rPr>
                </w:rPrChange>
              </w:rPr>
              <w:t xml:space="preserve">Implementasi </w:t>
            </w:r>
            <w:r w:rsidRPr="00271527">
              <w:rPr>
                <w:rStyle w:val="Hyperlink"/>
                <w:rFonts w:ascii="Times New Roman" w:hAnsi="Times New Roman" w:cs="Times New Roman"/>
                <w:i/>
                <w:noProof/>
                <w:sz w:val="24"/>
                <w:szCs w:val="24"/>
                <w:rPrChange w:id="347" w:author="Windows User" w:date="2021-05-24T15:39:00Z">
                  <w:rPr>
                    <w:rStyle w:val="Hyperlink"/>
                    <w:rFonts w:ascii="Times New Roman" w:hAnsi="Times New Roman" w:cs="Times New Roman"/>
                    <w:i/>
                    <w:noProof/>
                  </w:rPr>
                </w:rPrChange>
              </w:rPr>
              <w:t>Convert</w:t>
            </w:r>
            <w:r w:rsidRPr="00271527">
              <w:rPr>
                <w:rStyle w:val="Hyperlink"/>
                <w:rFonts w:ascii="Times New Roman" w:hAnsi="Times New Roman" w:cs="Times New Roman"/>
                <w:noProof/>
                <w:sz w:val="24"/>
                <w:szCs w:val="24"/>
                <w:rPrChange w:id="348" w:author="Windows User" w:date="2021-05-24T15:39:00Z">
                  <w:rPr>
                    <w:rStyle w:val="Hyperlink"/>
                    <w:rFonts w:ascii="Times New Roman" w:hAnsi="Times New Roman" w:cs="Times New Roman"/>
                    <w:noProof/>
                  </w:rPr>
                </w:rPrChange>
              </w:rPr>
              <w:t xml:space="preserve"> dan </w:t>
            </w:r>
            <w:r w:rsidRPr="00271527">
              <w:rPr>
                <w:rStyle w:val="Hyperlink"/>
                <w:rFonts w:ascii="Times New Roman" w:hAnsi="Times New Roman" w:cs="Times New Roman"/>
                <w:i/>
                <w:noProof/>
                <w:sz w:val="24"/>
                <w:szCs w:val="24"/>
                <w:rPrChange w:id="349" w:author="Windows User" w:date="2021-05-24T15:39:00Z">
                  <w:rPr>
                    <w:rStyle w:val="Hyperlink"/>
                    <w:rFonts w:ascii="Times New Roman" w:hAnsi="Times New Roman" w:cs="Times New Roman"/>
                    <w:i/>
                    <w:noProof/>
                  </w:rPr>
                </w:rPrChange>
              </w:rPr>
              <w:t>Load Dataset</w:t>
            </w:r>
            <w:r w:rsidRPr="00271527">
              <w:rPr>
                <w:rFonts w:ascii="Times New Roman" w:hAnsi="Times New Roman" w:cs="Times New Roman"/>
                <w:noProof/>
                <w:webHidden/>
                <w:sz w:val="24"/>
                <w:szCs w:val="24"/>
                <w:rPrChange w:id="350" w:author="Windows User" w:date="2021-05-24T15:39:00Z">
                  <w:rPr>
                    <w:noProof/>
                    <w:webHidden/>
                  </w:rPr>
                </w:rPrChange>
              </w:rPr>
              <w:tab/>
            </w:r>
            <w:r w:rsidRPr="00271527">
              <w:rPr>
                <w:rFonts w:ascii="Times New Roman" w:hAnsi="Times New Roman" w:cs="Times New Roman"/>
                <w:noProof/>
                <w:webHidden/>
                <w:sz w:val="24"/>
                <w:szCs w:val="24"/>
                <w:rPrChange w:id="351" w:author="Windows User" w:date="2021-05-24T15:39:00Z">
                  <w:rPr>
                    <w:noProof/>
                    <w:webHidden/>
                  </w:rPr>
                </w:rPrChange>
              </w:rPr>
              <w:fldChar w:fldCharType="begin"/>
            </w:r>
            <w:r w:rsidRPr="00271527">
              <w:rPr>
                <w:rFonts w:ascii="Times New Roman" w:hAnsi="Times New Roman" w:cs="Times New Roman"/>
                <w:noProof/>
                <w:webHidden/>
                <w:sz w:val="24"/>
                <w:szCs w:val="24"/>
                <w:rPrChange w:id="352" w:author="Windows User" w:date="2021-05-24T15:39:00Z">
                  <w:rPr>
                    <w:noProof/>
                    <w:webHidden/>
                  </w:rPr>
                </w:rPrChange>
              </w:rPr>
              <w:instrText xml:space="preserve"> PAGEREF _Toc72763205 \h </w:instrText>
            </w:r>
          </w:ins>
          <w:r w:rsidRPr="00271527">
            <w:rPr>
              <w:rFonts w:ascii="Times New Roman" w:hAnsi="Times New Roman" w:cs="Times New Roman"/>
              <w:noProof/>
              <w:webHidden/>
              <w:sz w:val="24"/>
              <w:szCs w:val="24"/>
              <w:rPrChange w:id="353"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354" w:author="Windows User" w:date="2021-05-24T15:39:00Z">
                <w:rPr>
                  <w:noProof/>
                  <w:webHidden/>
                </w:rPr>
              </w:rPrChange>
            </w:rPr>
            <w:fldChar w:fldCharType="separate"/>
          </w:r>
          <w:ins w:id="355" w:author="Windows User" w:date="2021-05-24T15:39:00Z">
            <w:r w:rsidRPr="00271527">
              <w:rPr>
                <w:rFonts w:ascii="Times New Roman" w:hAnsi="Times New Roman" w:cs="Times New Roman"/>
                <w:noProof/>
                <w:webHidden/>
                <w:sz w:val="24"/>
                <w:szCs w:val="24"/>
                <w:rPrChange w:id="356" w:author="Windows User" w:date="2021-05-24T15:39:00Z">
                  <w:rPr>
                    <w:noProof/>
                    <w:webHidden/>
                  </w:rPr>
                </w:rPrChange>
              </w:rPr>
              <w:t>9</w:t>
            </w:r>
            <w:r w:rsidRPr="00271527">
              <w:rPr>
                <w:rFonts w:ascii="Times New Roman" w:hAnsi="Times New Roman" w:cs="Times New Roman"/>
                <w:noProof/>
                <w:webHidden/>
                <w:sz w:val="24"/>
                <w:szCs w:val="24"/>
                <w:rPrChange w:id="357"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358" w:author="Windows User" w:date="2021-05-24T15:39:00Z">
                  <w:rPr>
                    <w:rStyle w:val="Hyperlink"/>
                    <w:noProof/>
                  </w:rPr>
                </w:rPrChange>
              </w:rPr>
              <w:fldChar w:fldCharType="end"/>
            </w:r>
          </w:ins>
        </w:p>
        <w:p w14:paraId="17FD811C" w14:textId="20A6373B" w:rsidR="00B312A0" w:rsidRPr="00271527" w:rsidRDefault="00B312A0">
          <w:pPr>
            <w:pStyle w:val="TOC2"/>
            <w:tabs>
              <w:tab w:val="left" w:pos="880"/>
              <w:tab w:val="right" w:leader="dot" w:pos="9350"/>
            </w:tabs>
            <w:rPr>
              <w:ins w:id="359" w:author="Windows User" w:date="2021-05-24T15:39:00Z"/>
              <w:rFonts w:ascii="Times New Roman" w:eastAsiaTheme="minorEastAsia" w:hAnsi="Times New Roman" w:cs="Times New Roman"/>
              <w:noProof/>
              <w:sz w:val="24"/>
              <w:szCs w:val="24"/>
              <w:lang w:val="id-ID" w:eastAsia="id-ID"/>
              <w:rPrChange w:id="360" w:author="Windows User" w:date="2021-05-24T15:39:00Z">
                <w:rPr>
                  <w:ins w:id="361" w:author="Windows User" w:date="2021-05-24T15:39:00Z"/>
                  <w:rFonts w:asciiTheme="minorHAnsi" w:eastAsiaTheme="minorEastAsia" w:hAnsiTheme="minorHAnsi" w:cstheme="minorBidi"/>
                  <w:noProof/>
                  <w:lang w:val="id-ID" w:eastAsia="id-ID"/>
                </w:rPr>
              </w:rPrChange>
            </w:rPr>
          </w:pPr>
          <w:ins w:id="362" w:author="Windows User" w:date="2021-05-24T15:39:00Z">
            <w:r w:rsidRPr="00271527">
              <w:rPr>
                <w:rStyle w:val="Hyperlink"/>
                <w:rFonts w:ascii="Times New Roman" w:hAnsi="Times New Roman" w:cs="Times New Roman"/>
                <w:noProof/>
                <w:sz w:val="24"/>
                <w:szCs w:val="24"/>
                <w:rPrChange w:id="363"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364"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365" w:author="Windows User" w:date="2021-05-24T15:39:00Z">
                  <w:rPr>
                    <w:noProof/>
                  </w:rPr>
                </w:rPrChange>
              </w:rPr>
              <w:instrText>HYPERLINK \l "_Toc72763206"</w:instrText>
            </w:r>
            <w:r w:rsidRPr="00271527">
              <w:rPr>
                <w:rStyle w:val="Hyperlink"/>
                <w:rFonts w:ascii="Times New Roman" w:hAnsi="Times New Roman" w:cs="Times New Roman"/>
                <w:noProof/>
                <w:sz w:val="24"/>
                <w:szCs w:val="24"/>
                <w:rPrChange w:id="366"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367"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368" w:author="Windows User" w:date="2021-05-24T15:39:00Z">
                  <w:rPr>
                    <w:rStyle w:val="Hyperlink"/>
                    <w:rFonts w:ascii="Times New Roman" w:eastAsia="Times New Roman" w:hAnsi="Times New Roman" w:cs="Times New Roman"/>
                    <w:noProof/>
                  </w:rPr>
                </w:rPrChange>
              </w:rPr>
              <w:t>5.3</w:t>
            </w:r>
            <w:r w:rsidRPr="00271527">
              <w:rPr>
                <w:rFonts w:ascii="Times New Roman" w:eastAsiaTheme="minorEastAsia" w:hAnsi="Times New Roman" w:cs="Times New Roman"/>
                <w:noProof/>
                <w:sz w:val="24"/>
                <w:szCs w:val="24"/>
                <w:lang w:val="id-ID" w:eastAsia="id-ID"/>
                <w:rPrChange w:id="369"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370" w:author="Windows User" w:date="2021-05-24T15:39:00Z">
                  <w:rPr>
                    <w:rStyle w:val="Hyperlink"/>
                    <w:rFonts w:ascii="Times New Roman" w:hAnsi="Times New Roman" w:cs="Times New Roman"/>
                    <w:noProof/>
                  </w:rPr>
                </w:rPrChange>
              </w:rPr>
              <w:t>Implementasi Exploratory Data</w:t>
            </w:r>
            <w:r w:rsidRPr="00271527">
              <w:rPr>
                <w:rFonts w:ascii="Times New Roman" w:hAnsi="Times New Roman" w:cs="Times New Roman"/>
                <w:noProof/>
                <w:webHidden/>
                <w:sz w:val="24"/>
                <w:szCs w:val="24"/>
                <w:rPrChange w:id="371" w:author="Windows User" w:date="2021-05-24T15:39:00Z">
                  <w:rPr>
                    <w:noProof/>
                    <w:webHidden/>
                  </w:rPr>
                </w:rPrChange>
              </w:rPr>
              <w:tab/>
            </w:r>
            <w:r w:rsidRPr="00271527">
              <w:rPr>
                <w:rFonts w:ascii="Times New Roman" w:hAnsi="Times New Roman" w:cs="Times New Roman"/>
                <w:noProof/>
                <w:webHidden/>
                <w:sz w:val="24"/>
                <w:szCs w:val="24"/>
                <w:rPrChange w:id="372" w:author="Windows User" w:date="2021-05-24T15:39:00Z">
                  <w:rPr>
                    <w:noProof/>
                    <w:webHidden/>
                  </w:rPr>
                </w:rPrChange>
              </w:rPr>
              <w:fldChar w:fldCharType="begin"/>
            </w:r>
            <w:r w:rsidRPr="00271527">
              <w:rPr>
                <w:rFonts w:ascii="Times New Roman" w:hAnsi="Times New Roman" w:cs="Times New Roman"/>
                <w:noProof/>
                <w:webHidden/>
                <w:sz w:val="24"/>
                <w:szCs w:val="24"/>
                <w:rPrChange w:id="373" w:author="Windows User" w:date="2021-05-24T15:39:00Z">
                  <w:rPr>
                    <w:noProof/>
                    <w:webHidden/>
                  </w:rPr>
                </w:rPrChange>
              </w:rPr>
              <w:instrText xml:space="preserve"> PAGEREF _Toc72763206 \h </w:instrText>
            </w:r>
          </w:ins>
          <w:r w:rsidRPr="00271527">
            <w:rPr>
              <w:rFonts w:ascii="Times New Roman" w:hAnsi="Times New Roman" w:cs="Times New Roman"/>
              <w:noProof/>
              <w:webHidden/>
              <w:sz w:val="24"/>
              <w:szCs w:val="24"/>
              <w:rPrChange w:id="374"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375" w:author="Windows User" w:date="2021-05-24T15:39:00Z">
                <w:rPr>
                  <w:noProof/>
                  <w:webHidden/>
                </w:rPr>
              </w:rPrChange>
            </w:rPr>
            <w:fldChar w:fldCharType="separate"/>
          </w:r>
          <w:ins w:id="376" w:author="Windows User" w:date="2021-05-24T15:39:00Z">
            <w:r w:rsidRPr="00271527">
              <w:rPr>
                <w:rFonts w:ascii="Times New Roman" w:hAnsi="Times New Roman" w:cs="Times New Roman"/>
                <w:noProof/>
                <w:webHidden/>
                <w:sz w:val="24"/>
                <w:szCs w:val="24"/>
                <w:rPrChange w:id="377" w:author="Windows User" w:date="2021-05-24T15:39:00Z">
                  <w:rPr>
                    <w:noProof/>
                    <w:webHidden/>
                  </w:rPr>
                </w:rPrChange>
              </w:rPr>
              <w:t>9</w:t>
            </w:r>
            <w:r w:rsidRPr="00271527">
              <w:rPr>
                <w:rFonts w:ascii="Times New Roman" w:hAnsi="Times New Roman" w:cs="Times New Roman"/>
                <w:noProof/>
                <w:webHidden/>
                <w:sz w:val="24"/>
                <w:szCs w:val="24"/>
                <w:rPrChange w:id="378"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379" w:author="Windows User" w:date="2021-05-24T15:39:00Z">
                  <w:rPr>
                    <w:rStyle w:val="Hyperlink"/>
                    <w:noProof/>
                  </w:rPr>
                </w:rPrChange>
              </w:rPr>
              <w:fldChar w:fldCharType="end"/>
            </w:r>
          </w:ins>
        </w:p>
        <w:p w14:paraId="734EDAD9" w14:textId="4139BC22" w:rsidR="00B312A0" w:rsidRPr="00271527" w:rsidRDefault="00B312A0">
          <w:pPr>
            <w:pStyle w:val="TOC2"/>
            <w:tabs>
              <w:tab w:val="left" w:pos="880"/>
              <w:tab w:val="right" w:leader="dot" w:pos="9350"/>
            </w:tabs>
            <w:rPr>
              <w:ins w:id="380" w:author="Windows User" w:date="2021-05-24T15:39:00Z"/>
              <w:rFonts w:ascii="Times New Roman" w:eastAsiaTheme="minorEastAsia" w:hAnsi="Times New Roman" w:cs="Times New Roman"/>
              <w:noProof/>
              <w:sz w:val="24"/>
              <w:szCs w:val="24"/>
              <w:lang w:val="id-ID" w:eastAsia="id-ID"/>
              <w:rPrChange w:id="381" w:author="Windows User" w:date="2021-05-24T15:39:00Z">
                <w:rPr>
                  <w:ins w:id="382" w:author="Windows User" w:date="2021-05-24T15:39:00Z"/>
                  <w:rFonts w:asciiTheme="minorHAnsi" w:eastAsiaTheme="minorEastAsia" w:hAnsiTheme="minorHAnsi" w:cstheme="minorBidi"/>
                  <w:noProof/>
                  <w:lang w:val="id-ID" w:eastAsia="id-ID"/>
                </w:rPr>
              </w:rPrChange>
            </w:rPr>
          </w:pPr>
          <w:ins w:id="383" w:author="Windows User" w:date="2021-05-24T15:39:00Z">
            <w:r w:rsidRPr="00271527">
              <w:rPr>
                <w:rStyle w:val="Hyperlink"/>
                <w:rFonts w:ascii="Times New Roman" w:hAnsi="Times New Roman" w:cs="Times New Roman"/>
                <w:noProof/>
                <w:sz w:val="24"/>
                <w:szCs w:val="24"/>
                <w:rPrChange w:id="384"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385"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386" w:author="Windows User" w:date="2021-05-24T15:39:00Z">
                  <w:rPr>
                    <w:noProof/>
                  </w:rPr>
                </w:rPrChange>
              </w:rPr>
              <w:instrText>HYPERLINK \l "_Toc72763207"</w:instrText>
            </w:r>
            <w:r w:rsidRPr="00271527">
              <w:rPr>
                <w:rStyle w:val="Hyperlink"/>
                <w:rFonts w:ascii="Times New Roman" w:hAnsi="Times New Roman" w:cs="Times New Roman"/>
                <w:noProof/>
                <w:sz w:val="24"/>
                <w:szCs w:val="24"/>
                <w:rPrChange w:id="387"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388"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389" w:author="Windows User" w:date="2021-05-24T15:39:00Z">
                  <w:rPr>
                    <w:rStyle w:val="Hyperlink"/>
                    <w:rFonts w:ascii="Times New Roman" w:hAnsi="Times New Roman" w:cs="Times New Roman"/>
                    <w:noProof/>
                  </w:rPr>
                </w:rPrChange>
              </w:rPr>
              <w:t>5.4</w:t>
            </w:r>
            <w:r w:rsidRPr="00271527">
              <w:rPr>
                <w:rFonts w:ascii="Times New Roman" w:eastAsiaTheme="minorEastAsia" w:hAnsi="Times New Roman" w:cs="Times New Roman"/>
                <w:noProof/>
                <w:sz w:val="24"/>
                <w:szCs w:val="24"/>
                <w:lang w:val="id-ID" w:eastAsia="id-ID"/>
                <w:rPrChange w:id="390"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391" w:author="Windows User" w:date="2021-05-24T15:39:00Z">
                  <w:rPr>
                    <w:rStyle w:val="Hyperlink"/>
                    <w:rFonts w:ascii="Times New Roman" w:hAnsi="Times New Roman" w:cs="Times New Roman"/>
                    <w:noProof/>
                  </w:rPr>
                </w:rPrChange>
              </w:rPr>
              <w:t xml:space="preserve">Implementasi </w:t>
            </w:r>
            <w:r w:rsidRPr="00271527">
              <w:rPr>
                <w:rStyle w:val="Hyperlink"/>
                <w:rFonts w:ascii="Times New Roman" w:hAnsi="Times New Roman" w:cs="Times New Roman"/>
                <w:i/>
                <w:noProof/>
                <w:sz w:val="24"/>
                <w:szCs w:val="24"/>
                <w:rPrChange w:id="392" w:author="Windows User" w:date="2021-05-24T15:39:00Z">
                  <w:rPr>
                    <w:rStyle w:val="Hyperlink"/>
                    <w:rFonts w:ascii="Times New Roman" w:hAnsi="Times New Roman" w:cs="Times New Roman"/>
                    <w:i/>
                    <w:noProof/>
                  </w:rPr>
                </w:rPrChange>
              </w:rPr>
              <w:t>Data Cleaning</w:t>
            </w:r>
            <w:r w:rsidRPr="00271527">
              <w:rPr>
                <w:rFonts w:ascii="Times New Roman" w:hAnsi="Times New Roman" w:cs="Times New Roman"/>
                <w:noProof/>
                <w:webHidden/>
                <w:sz w:val="24"/>
                <w:szCs w:val="24"/>
                <w:rPrChange w:id="393" w:author="Windows User" w:date="2021-05-24T15:39:00Z">
                  <w:rPr>
                    <w:noProof/>
                    <w:webHidden/>
                  </w:rPr>
                </w:rPrChange>
              </w:rPr>
              <w:tab/>
            </w:r>
            <w:r w:rsidRPr="00271527">
              <w:rPr>
                <w:rFonts w:ascii="Times New Roman" w:hAnsi="Times New Roman" w:cs="Times New Roman"/>
                <w:noProof/>
                <w:webHidden/>
                <w:sz w:val="24"/>
                <w:szCs w:val="24"/>
                <w:rPrChange w:id="394" w:author="Windows User" w:date="2021-05-24T15:39:00Z">
                  <w:rPr>
                    <w:noProof/>
                    <w:webHidden/>
                  </w:rPr>
                </w:rPrChange>
              </w:rPr>
              <w:fldChar w:fldCharType="begin"/>
            </w:r>
            <w:r w:rsidRPr="00271527">
              <w:rPr>
                <w:rFonts w:ascii="Times New Roman" w:hAnsi="Times New Roman" w:cs="Times New Roman"/>
                <w:noProof/>
                <w:webHidden/>
                <w:sz w:val="24"/>
                <w:szCs w:val="24"/>
                <w:rPrChange w:id="395" w:author="Windows User" w:date="2021-05-24T15:39:00Z">
                  <w:rPr>
                    <w:noProof/>
                    <w:webHidden/>
                  </w:rPr>
                </w:rPrChange>
              </w:rPr>
              <w:instrText xml:space="preserve"> PAGEREF _Toc72763207 \h </w:instrText>
            </w:r>
          </w:ins>
          <w:r w:rsidRPr="00271527">
            <w:rPr>
              <w:rFonts w:ascii="Times New Roman" w:hAnsi="Times New Roman" w:cs="Times New Roman"/>
              <w:noProof/>
              <w:webHidden/>
              <w:sz w:val="24"/>
              <w:szCs w:val="24"/>
              <w:rPrChange w:id="396"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397" w:author="Windows User" w:date="2021-05-24T15:39:00Z">
                <w:rPr>
                  <w:noProof/>
                  <w:webHidden/>
                </w:rPr>
              </w:rPrChange>
            </w:rPr>
            <w:fldChar w:fldCharType="separate"/>
          </w:r>
          <w:ins w:id="398" w:author="Windows User" w:date="2021-05-24T15:39:00Z">
            <w:r w:rsidRPr="00271527">
              <w:rPr>
                <w:rFonts w:ascii="Times New Roman" w:hAnsi="Times New Roman" w:cs="Times New Roman"/>
                <w:noProof/>
                <w:webHidden/>
                <w:sz w:val="24"/>
                <w:szCs w:val="24"/>
                <w:rPrChange w:id="399" w:author="Windows User" w:date="2021-05-24T15:39:00Z">
                  <w:rPr>
                    <w:noProof/>
                    <w:webHidden/>
                  </w:rPr>
                </w:rPrChange>
              </w:rPr>
              <w:t>11</w:t>
            </w:r>
            <w:r w:rsidRPr="00271527">
              <w:rPr>
                <w:rFonts w:ascii="Times New Roman" w:hAnsi="Times New Roman" w:cs="Times New Roman"/>
                <w:noProof/>
                <w:webHidden/>
                <w:sz w:val="24"/>
                <w:szCs w:val="24"/>
                <w:rPrChange w:id="400"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401" w:author="Windows User" w:date="2021-05-24T15:39:00Z">
                  <w:rPr>
                    <w:rStyle w:val="Hyperlink"/>
                    <w:noProof/>
                  </w:rPr>
                </w:rPrChange>
              </w:rPr>
              <w:fldChar w:fldCharType="end"/>
            </w:r>
          </w:ins>
        </w:p>
        <w:p w14:paraId="332EA235" w14:textId="11458368" w:rsidR="00B312A0" w:rsidRPr="00271527" w:rsidRDefault="00B312A0">
          <w:pPr>
            <w:pStyle w:val="TOC2"/>
            <w:tabs>
              <w:tab w:val="left" w:pos="880"/>
              <w:tab w:val="right" w:leader="dot" w:pos="9350"/>
            </w:tabs>
            <w:rPr>
              <w:ins w:id="402" w:author="Windows User" w:date="2021-05-24T15:39:00Z"/>
              <w:rFonts w:ascii="Times New Roman" w:eastAsiaTheme="minorEastAsia" w:hAnsi="Times New Roman" w:cs="Times New Roman"/>
              <w:noProof/>
              <w:sz w:val="24"/>
              <w:szCs w:val="24"/>
              <w:lang w:val="id-ID" w:eastAsia="id-ID"/>
              <w:rPrChange w:id="403" w:author="Windows User" w:date="2021-05-24T15:39:00Z">
                <w:rPr>
                  <w:ins w:id="404" w:author="Windows User" w:date="2021-05-24T15:39:00Z"/>
                  <w:rFonts w:asciiTheme="minorHAnsi" w:eastAsiaTheme="minorEastAsia" w:hAnsiTheme="minorHAnsi" w:cstheme="minorBidi"/>
                  <w:noProof/>
                  <w:lang w:val="id-ID" w:eastAsia="id-ID"/>
                </w:rPr>
              </w:rPrChange>
            </w:rPr>
          </w:pPr>
          <w:ins w:id="405" w:author="Windows User" w:date="2021-05-24T15:39:00Z">
            <w:r w:rsidRPr="00271527">
              <w:rPr>
                <w:rStyle w:val="Hyperlink"/>
                <w:rFonts w:ascii="Times New Roman" w:hAnsi="Times New Roman" w:cs="Times New Roman"/>
                <w:noProof/>
                <w:sz w:val="24"/>
                <w:szCs w:val="24"/>
                <w:rPrChange w:id="406"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407"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408" w:author="Windows User" w:date="2021-05-24T15:39:00Z">
                  <w:rPr>
                    <w:noProof/>
                  </w:rPr>
                </w:rPrChange>
              </w:rPr>
              <w:instrText>HYPERLINK \l "_Toc72763208"</w:instrText>
            </w:r>
            <w:r w:rsidRPr="00271527">
              <w:rPr>
                <w:rStyle w:val="Hyperlink"/>
                <w:rFonts w:ascii="Times New Roman" w:hAnsi="Times New Roman" w:cs="Times New Roman"/>
                <w:noProof/>
                <w:sz w:val="24"/>
                <w:szCs w:val="24"/>
                <w:rPrChange w:id="409"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410"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411" w:author="Windows User" w:date="2021-05-24T15:39:00Z">
                  <w:rPr>
                    <w:rStyle w:val="Hyperlink"/>
                    <w:rFonts w:ascii="Times New Roman" w:hAnsi="Times New Roman" w:cs="Times New Roman"/>
                    <w:noProof/>
                  </w:rPr>
                </w:rPrChange>
              </w:rPr>
              <w:t>5.5</w:t>
            </w:r>
            <w:r w:rsidRPr="00271527">
              <w:rPr>
                <w:rFonts w:ascii="Times New Roman" w:eastAsiaTheme="minorEastAsia" w:hAnsi="Times New Roman" w:cs="Times New Roman"/>
                <w:noProof/>
                <w:sz w:val="24"/>
                <w:szCs w:val="24"/>
                <w:lang w:val="id-ID" w:eastAsia="id-ID"/>
                <w:rPrChange w:id="412"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413" w:author="Windows User" w:date="2021-05-24T15:39:00Z">
                  <w:rPr>
                    <w:rStyle w:val="Hyperlink"/>
                    <w:rFonts w:ascii="Times New Roman" w:hAnsi="Times New Roman" w:cs="Times New Roman"/>
                    <w:noProof/>
                  </w:rPr>
                </w:rPrChange>
              </w:rPr>
              <w:t xml:space="preserve">Implementasi </w:t>
            </w:r>
            <w:r w:rsidRPr="00271527">
              <w:rPr>
                <w:rStyle w:val="Hyperlink"/>
                <w:rFonts w:ascii="Times New Roman" w:hAnsi="Times New Roman" w:cs="Times New Roman"/>
                <w:i/>
                <w:noProof/>
                <w:sz w:val="24"/>
                <w:szCs w:val="24"/>
                <w:rPrChange w:id="414" w:author="Windows User" w:date="2021-05-24T15:39:00Z">
                  <w:rPr>
                    <w:rStyle w:val="Hyperlink"/>
                    <w:rFonts w:ascii="Times New Roman" w:hAnsi="Times New Roman" w:cs="Times New Roman"/>
                    <w:i/>
                    <w:noProof/>
                  </w:rPr>
                </w:rPrChange>
              </w:rPr>
              <w:t>Text Preprocessing</w:t>
            </w:r>
            <w:r w:rsidRPr="00271527">
              <w:rPr>
                <w:rFonts w:ascii="Times New Roman" w:hAnsi="Times New Roman" w:cs="Times New Roman"/>
                <w:noProof/>
                <w:webHidden/>
                <w:sz w:val="24"/>
                <w:szCs w:val="24"/>
                <w:rPrChange w:id="415" w:author="Windows User" w:date="2021-05-24T15:39:00Z">
                  <w:rPr>
                    <w:noProof/>
                    <w:webHidden/>
                  </w:rPr>
                </w:rPrChange>
              </w:rPr>
              <w:tab/>
            </w:r>
            <w:r w:rsidRPr="00271527">
              <w:rPr>
                <w:rFonts w:ascii="Times New Roman" w:hAnsi="Times New Roman" w:cs="Times New Roman"/>
                <w:noProof/>
                <w:webHidden/>
                <w:sz w:val="24"/>
                <w:szCs w:val="24"/>
                <w:rPrChange w:id="416" w:author="Windows User" w:date="2021-05-24T15:39:00Z">
                  <w:rPr>
                    <w:noProof/>
                    <w:webHidden/>
                  </w:rPr>
                </w:rPrChange>
              </w:rPr>
              <w:fldChar w:fldCharType="begin"/>
            </w:r>
            <w:r w:rsidRPr="00271527">
              <w:rPr>
                <w:rFonts w:ascii="Times New Roman" w:hAnsi="Times New Roman" w:cs="Times New Roman"/>
                <w:noProof/>
                <w:webHidden/>
                <w:sz w:val="24"/>
                <w:szCs w:val="24"/>
                <w:rPrChange w:id="417" w:author="Windows User" w:date="2021-05-24T15:39:00Z">
                  <w:rPr>
                    <w:noProof/>
                    <w:webHidden/>
                  </w:rPr>
                </w:rPrChange>
              </w:rPr>
              <w:instrText xml:space="preserve"> PAGEREF _Toc72763208 \h </w:instrText>
            </w:r>
          </w:ins>
          <w:r w:rsidRPr="00271527">
            <w:rPr>
              <w:rFonts w:ascii="Times New Roman" w:hAnsi="Times New Roman" w:cs="Times New Roman"/>
              <w:noProof/>
              <w:webHidden/>
              <w:sz w:val="24"/>
              <w:szCs w:val="24"/>
              <w:rPrChange w:id="418"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419" w:author="Windows User" w:date="2021-05-24T15:39:00Z">
                <w:rPr>
                  <w:noProof/>
                  <w:webHidden/>
                </w:rPr>
              </w:rPrChange>
            </w:rPr>
            <w:fldChar w:fldCharType="separate"/>
          </w:r>
          <w:ins w:id="420" w:author="Windows User" w:date="2021-05-24T15:39:00Z">
            <w:r w:rsidRPr="00271527">
              <w:rPr>
                <w:rFonts w:ascii="Times New Roman" w:hAnsi="Times New Roman" w:cs="Times New Roman"/>
                <w:noProof/>
                <w:webHidden/>
                <w:sz w:val="24"/>
                <w:szCs w:val="24"/>
                <w:rPrChange w:id="421" w:author="Windows User" w:date="2021-05-24T15:39:00Z">
                  <w:rPr>
                    <w:noProof/>
                    <w:webHidden/>
                  </w:rPr>
                </w:rPrChange>
              </w:rPr>
              <w:t>11</w:t>
            </w:r>
            <w:r w:rsidRPr="00271527">
              <w:rPr>
                <w:rFonts w:ascii="Times New Roman" w:hAnsi="Times New Roman" w:cs="Times New Roman"/>
                <w:noProof/>
                <w:webHidden/>
                <w:sz w:val="24"/>
                <w:szCs w:val="24"/>
                <w:rPrChange w:id="422"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423" w:author="Windows User" w:date="2021-05-24T15:39:00Z">
                  <w:rPr>
                    <w:rStyle w:val="Hyperlink"/>
                    <w:noProof/>
                  </w:rPr>
                </w:rPrChange>
              </w:rPr>
              <w:fldChar w:fldCharType="end"/>
            </w:r>
          </w:ins>
        </w:p>
        <w:p w14:paraId="1F1189F9" w14:textId="7320515D" w:rsidR="00B312A0" w:rsidRPr="00271527" w:rsidRDefault="00B312A0">
          <w:pPr>
            <w:pStyle w:val="TOC2"/>
            <w:tabs>
              <w:tab w:val="left" w:pos="880"/>
              <w:tab w:val="right" w:leader="dot" w:pos="9350"/>
            </w:tabs>
            <w:rPr>
              <w:ins w:id="424" w:author="Windows User" w:date="2021-05-24T15:39:00Z"/>
              <w:rFonts w:ascii="Times New Roman" w:eastAsiaTheme="minorEastAsia" w:hAnsi="Times New Roman" w:cs="Times New Roman"/>
              <w:noProof/>
              <w:sz w:val="24"/>
              <w:szCs w:val="24"/>
              <w:lang w:val="id-ID" w:eastAsia="id-ID"/>
              <w:rPrChange w:id="425" w:author="Windows User" w:date="2021-05-24T15:39:00Z">
                <w:rPr>
                  <w:ins w:id="426" w:author="Windows User" w:date="2021-05-24T15:39:00Z"/>
                  <w:rFonts w:asciiTheme="minorHAnsi" w:eastAsiaTheme="minorEastAsia" w:hAnsiTheme="minorHAnsi" w:cstheme="minorBidi"/>
                  <w:noProof/>
                  <w:lang w:val="id-ID" w:eastAsia="id-ID"/>
                </w:rPr>
              </w:rPrChange>
            </w:rPr>
          </w:pPr>
          <w:ins w:id="427" w:author="Windows User" w:date="2021-05-24T15:39:00Z">
            <w:r w:rsidRPr="00271527">
              <w:rPr>
                <w:rStyle w:val="Hyperlink"/>
                <w:rFonts w:ascii="Times New Roman" w:hAnsi="Times New Roman" w:cs="Times New Roman"/>
                <w:noProof/>
                <w:sz w:val="24"/>
                <w:szCs w:val="24"/>
                <w:rPrChange w:id="428"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429"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430" w:author="Windows User" w:date="2021-05-24T15:39:00Z">
                  <w:rPr>
                    <w:noProof/>
                  </w:rPr>
                </w:rPrChange>
              </w:rPr>
              <w:instrText>HYPERLINK \l "_Toc72763209"</w:instrText>
            </w:r>
            <w:r w:rsidRPr="00271527">
              <w:rPr>
                <w:rStyle w:val="Hyperlink"/>
                <w:rFonts w:ascii="Times New Roman" w:hAnsi="Times New Roman" w:cs="Times New Roman"/>
                <w:noProof/>
                <w:sz w:val="24"/>
                <w:szCs w:val="24"/>
                <w:rPrChange w:id="431"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432"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433" w:author="Windows User" w:date="2021-05-24T15:39:00Z">
                  <w:rPr>
                    <w:rStyle w:val="Hyperlink"/>
                    <w:rFonts w:ascii="Times New Roman" w:eastAsia="Times New Roman" w:hAnsi="Times New Roman" w:cs="Times New Roman"/>
                    <w:noProof/>
                  </w:rPr>
                </w:rPrChange>
              </w:rPr>
              <w:t>5.6</w:t>
            </w:r>
            <w:r w:rsidRPr="00271527">
              <w:rPr>
                <w:rFonts w:ascii="Times New Roman" w:eastAsiaTheme="minorEastAsia" w:hAnsi="Times New Roman" w:cs="Times New Roman"/>
                <w:noProof/>
                <w:sz w:val="24"/>
                <w:szCs w:val="24"/>
                <w:lang w:val="id-ID" w:eastAsia="id-ID"/>
                <w:rPrChange w:id="434"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435" w:author="Windows User" w:date="2021-05-24T15:39:00Z">
                  <w:rPr>
                    <w:rStyle w:val="Hyperlink"/>
                    <w:rFonts w:ascii="Times New Roman" w:hAnsi="Times New Roman" w:cs="Times New Roman"/>
                    <w:noProof/>
                  </w:rPr>
                </w:rPrChange>
              </w:rPr>
              <w:t xml:space="preserve">Implementasi Klasifikasi </w:t>
            </w:r>
            <w:r w:rsidRPr="00271527">
              <w:rPr>
                <w:rStyle w:val="Hyperlink"/>
                <w:rFonts w:ascii="Times New Roman" w:hAnsi="Times New Roman" w:cs="Times New Roman"/>
                <w:i/>
                <w:noProof/>
                <w:sz w:val="24"/>
                <w:szCs w:val="24"/>
                <w:rPrChange w:id="436" w:author="Windows User" w:date="2021-05-24T15:39:00Z">
                  <w:rPr>
                    <w:rStyle w:val="Hyperlink"/>
                    <w:rFonts w:ascii="Times New Roman" w:hAnsi="Times New Roman" w:cs="Times New Roman"/>
                    <w:i/>
                    <w:noProof/>
                  </w:rPr>
                </w:rPrChange>
              </w:rPr>
              <w:t>Sentiment</w:t>
            </w:r>
            <w:r w:rsidRPr="00271527">
              <w:rPr>
                <w:rFonts w:ascii="Times New Roman" w:hAnsi="Times New Roman" w:cs="Times New Roman"/>
                <w:noProof/>
                <w:webHidden/>
                <w:sz w:val="24"/>
                <w:szCs w:val="24"/>
                <w:rPrChange w:id="437" w:author="Windows User" w:date="2021-05-24T15:39:00Z">
                  <w:rPr>
                    <w:noProof/>
                    <w:webHidden/>
                  </w:rPr>
                </w:rPrChange>
              </w:rPr>
              <w:tab/>
            </w:r>
            <w:r w:rsidRPr="00271527">
              <w:rPr>
                <w:rFonts w:ascii="Times New Roman" w:hAnsi="Times New Roman" w:cs="Times New Roman"/>
                <w:noProof/>
                <w:webHidden/>
                <w:sz w:val="24"/>
                <w:szCs w:val="24"/>
                <w:rPrChange w:id="438" w:author="Windows User" w:date="2021-05-24T15:39:00Z">
                  <w:rPr>
                    <w:noProof/>
                    <w:webHidden/>
                  </w:rPr>
                </w:rPrChange>
              </w:rPr>
              <w:fldChar w:fldCharType="begin"/>
            </w:r>
            <w:r w:rsidRPr="00271527">
              <w:rPr>
                <w:rFonts w:ascii="Times New Roman" w:hAnsi="Times New Roman" w:cs="Times New Roman"/>
                <w:noProof/>
                <w:webHidden/>
                <w:sz w:val="24"/>
                <w:szCs w:val="24"/>
                <w:rPrChange w:id="439" w:author="Windows User" w:date="2021-05-24T15:39:00Z">
                  <w:rPr>
                    <w:noProof/>
                    <w:webHidden/>
                  </w:rPr>
                </w:rPrChange>
              </w:rPr>
              <w:instrText xml:space="preserve"> PAGEREF _Toc72763209 \h </w:instrText>
            </w:r>
          </w:ins>
          <w:r w:rsidRPr="00271527">
            <w:rPr>
              <w:rFonts w:ascii="Times New Roman" w:hAnsi="Times New Roman" w:cs="Times New Roman"/>
              <w:noProof/>
              <w:webHidden/>
              <w:sz w:val="24"/>
              <w:szCs w:val="24"/>
              <w:rPrChange w:id="440"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441" w:author="Windows User" w:date="2021-05-24T15:39:00Z">
                <w:rPr>
                  <w:noProof/>
                  <w:webHidden/>
                </w:rPr>
              </w:rPrChange>
            </w:rPr>
            <w:fldChar w:fldCharType="separate"/>
          </w:r>
          <w:ins w:id="442" w:author="Windows User" w:date="2021-05-24T15:39:00Z">
            <w:r w:rsidRPr="00271527">
              <w:rPr>
                <w:rFonts w:ascii="Times New Roman" w:hAnsi="Times New Roman" w:cs="Times New Roman"/>
                <w:noProof/>
                <w:webHidden/>
                <w:sz w:val="24"/>
                <w:szCs w:val="24"/>
                <w:rPrChange w:id="443" w:author="Windows User" w:date="2021-05-24T15:39:00Z">
                  <w:rPr>
                    <w:noProof/>
                    <w:webHidden/>
                  </w:rPr>
                </w:rPrChange>
              </w:rPr>
              <w:t>13</w:t>
            </w:r>
            <w:r w:rsidRPr="00271527">
              <w:rPr>
                <w:rFonts w:ascii="Times New Roman" w:hAnsi="Times New Roman" w:cs="Times New Roman"/>
                <w:noProof/>
                <w:webHidden/>
                <w:sz w:val="24"/>
                <w:szCs w:val="24"/>
                <w:rPrChange w:id="444"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445" w:author="Windows User" w:date="2021-05-24T15:39:00Z">
                  <w:rPr>
                    <w:rStyle w:val="Hyperlink"/>
                    <w:noProof/>
                  </w:rPr>
                </w:rPrChange>
              </w:rPr>
              <w:fldChar w:fldCharType="end"/>
            </w:r>
          </w:ins>
        </w:p>
        <w:p w14:paraId="7EE6CA34" w14:textId="59D63B09" w:rsidR="00B312A0" w:rsidRPr="00271527" w:rsidRDefault="00B312A0">
          <w:pPr>
            <w:pStyle w:val="TOC2"/>
            <w:tabs>
              <w:tab w:val="left" w:pos="880"/>
              <w:tab w:val="right" w:leader="dot" w:pos="9350"/>
            </w:tabs>
            <w:rPr>
              <w:ins w:id="446" w:author="Windows User" w:date="2021-05-24T15:39:00Z"/>
              <w:rFonts w:ascii="Times New Roman" w:eastAsiaTheme="minorEastAsia" w:hAnsi="Times New Roman" w:cs="Times New Roman"/>
              <w:noProof/>
              <w:sz w:val="24"/>
              <w:szCs w:val="24"/>
              <w:lang w:val="id-ID" w:eastAsia="id-ID"/>
              <w:rPrChange w:id="447" w:author="Windows User" w:date="2021-05-24T15:39:00Z">
                <w:rPr>
                  <w:ins w:id="448" w:author="Windows User" w:date="2021-05-24T15:39:00Z"/>
                  <w:rFonts w:asciiTheme="minorHAnsi" w:eastAsiaTheme="minorEastAsia" w:hAnsiTheme="minorHAnsi" w:cstheme="minorBidi"/>
                  <w:noProof/>
                  <w:lang w:val="id-ID" w:eastAsia="id-ID"/>
                </w:rPr>
              </w:rPrChange>
            </w:rPr>
          </w:pPr>
          <w:ins w:id="449" w:author="Windows User" w:date="2021-05-24T15:39:00Z">
            <w:r w:rsidRPr="00271527">
              <w:rPr>
                <w:rStyle w:val="Hyperlink"/>
                <w:rFonts w:ascii="Times New Roman" w:hAnsi="Times New Roman" w:cs="Times New Roman"/>
                <w:noProof/>
                <w:sz w:val="24"/>
                <w:szCs w:val="24"/>
                <w:rPrChange w:id="450"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451"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452" w:author="Windows User" w:date="2021-05-24T15:39:00Z">
                  <w:rPr>
                    <w:noProof/>
                  </w:rPr>
                </w:rPrChange>
              </w:rPr>
              <w:instrText>HYPERLINK \l "_Toc72763210"</w:instrText>
            </w:r>
            <w:r w:rsidRPr="00271527">
              <w:rPr>
                <w:rStyle w:val="Hyperlink"/>
                <w:rFonts w:ascii="Times New Roman" w:hAnsi="Times New Roman" w:cs="Times New Roman"/>
                <w:noProof/>
                <w:sz w:val="24"/>
                <w:szCs w:val="24"/>
                <w:rPrChange w:id="453"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454"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455" w:author="Windows User" w:date="2021-05-24T15:39:00Z">
                  <w:rPr>
                    <w:rStyle w:val="Hyperlink"/>
                    <w:rFonts w:ascii="Times New Roman" w:eastAsia="Times New Roman" w:hAnsi="Times New Roman" w:cs="Times New Roman"/>
                    <w:noProof/>
                  </w:rPr>
                </w:rPrChange>
              </w:rPr>
              <w:t>5.7</w:t>
            </w:r>
            <w:r w:rsidRPr="00271527">
              <w:rPr>
                <w:rFonts w:ascii="Times New Roman" w:eastAsiaTheme="minorEastAsia" w:hAnsi="Times New Roman" w:cs="Times New Roman"/>
                <w:noProof/>
                <w:sz w:val="24"/>
                <w:szCs w:val="24"/>
                <w:lang w:val="id-ID" w:eastAsia="id-ID"/>
                <w:rPrChange w:id="456"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457" w:author="Windows User" w:date="2021-05-24T15:39:00Z">
                  <w:rPr>
                    <w:rStyle w:val="Hyperlink"/>
                    <w:rFonts w:ascii="Times New Roman" w:hAnsi="Times New Roman" w:cs="Times New Roman"/>
                    <w:noProof/>
                  </w:rPr>
                </w:rPrChange>
              </w:rPr>
              <w:t>Implementasi Evaluasi Sentimen Analisis</w:t>
            </w:r>
            <w:r w:rsidRPr="00271527">
              <w:rPr>
                <w:rFonts w:ascii="Times New Roman" w:hAnsi="Times New Roman" w:cs="Times New Roman"/>
                <w:noProof/>
                <w:webHidden/>
                <w:sz w:val="24"/>
                <w:szCs w:val="24"/>
                <w:rPrChange w:id="458" w:author="Windows User" w:date="2021-05-24T15:39:00Z">
                  <w:rPr>
                    <w:noProof/>
                    <w:webHidden/>
                  </w:rPr>
                </w:rPrChange>
              </w:rPr>
              <w:tab/>
            </w:r>
            <w:r w:rsidRPr="00271527">
              <w:rPr>
                <w:rFonts w:ascii="Times New Roman" w:hAnsi="Times New Roman" w:cs="Times New Roman"/>
                <w:noProof/>
                <w:webHidden/>
                <w:sz w:val="24"/>
                <w:szCs w:val="24"/>
                <w:rPrChange w:id="459" w:author="Windows User" w:date="2021-05-24T15:39:00Z">
                  <w:rPr>
                    <w:noProof/>
                    <w:webHidden/>
                  </w:rPr>
                </w:rPrChange>
              </w:rPr>
              <w:fldChar w:fldCharType="begin"/>
            </w:r>
            <w:r w:rsidRPr="00271527">
              <w:rPr>
                <w:rFonts w:ascii="Times New Roman" w:hAnsi="Times New Roman" w:cs="Times New Roman"/>
                <w:noProof/>
                <w:webHidden/>
                <w:sz w:val="24"/>
                <w:szCs w:val="24"/>
                <w:rPrChange w:id="460" w:author="Windows User" w:date="2021-05-24T15:39:00Z">
                  <w:rPr>
                    <w:noProof/>
                    <w:webHidden/>
                  </w:rPr>
                </w:rPrChange>
              </w:rPr>
              <w:instrText xml:space="preserve"> PAGEREF _Toc72763210 \h </w:instrText>
            </w:r>
          </w:ins>
          <w:r w:rsidRPr="00271527">
            <w:rPr>
              <w:rFonts w:ascii="Times New Roman" w:hAnsi="Times New Roman" w:cs="Times New Roman"/>
              <w:noProof/>
              <w:webHidden/>
              <w:sz w:val="24"/>
              <w:szCs w:val="24"/>
              <w:rPrChange w:id="461"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462" w:author="Windows User" w:date="2021-05-24T15:39:00Z">
                <w:rPr>
                  <w:noProof/>
                  <w:webHidden/>
                </w:rPr>
              </w:rPrChange>
            </w:rPr>
            <w:fldChar w:fldCharType="separate"/>
          </w:r>
          <w:ins w:id="463" w:author="Windows User" w:date="2021-05-24T15:39:00Z">
            <w:r w:rsidRPr="00271527">
              <w:rPr>
                <w:rFonts w:ascii="Times New Roman" w:hAnsi="Times New Roman" w:cs="Times New Roman"/>
                <w:noProof/>
                <w:webHidden/>
                <w:sz w:val="24"/>
                <w:szCs w:val="24"/>
                <w:rPrChange w:id="464" w:author="Windows User" w:date="2021-05-24T15:39:00Z">
                  <w:rPr>
                    <w:noProof/>
                    <w:webHidden/>
                  </w:rPr>
                </w:rPrChange>
              </w:rPr>
              <w:t>14</w:t>
            </w:r>
            <w:r w:rsidRPr="00271527">
              <w:rPr>
                <w:rFonts w:ascii="Times New Roman" w:hAnsi="Times New Roman" w:cs="Times New Roman"/>
                <w:noProof/>
                <w:webHidden/>
                <w:sz w:val="24"/>
                <w:szCs w:val="24"/>
                <w:rPrChange w:id="465"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466" w:author="Windows User" w:date="2021-05-24T15:39:00Z">
                  <w:rPr>
                    <w:rStyle w:val="Hyperlink"/>
                    <w:noProof/>
                  </w:rPr>
                </w:rPrChange>
              </w:rPr>
              <w:fldChar w:fldCharType="end"/>
            </w:r>
          </w:ins>
        </w:p>
        <w:p w14:paraId="76E8284B" w14:textId="2638FC81" w:rsidR="00B312A0" w:rsidRPr="00271527" w:rsidRDefault="00B312A0">
          <w:pPr>
            <w:pStyle w:val="TOC1"/>
            <w:tabs>
              <w:tab w:val="left" w:pos="660"/>
              <w:tab w:val="right" w:leader="dot" w:pos="9350"/>
            </w:tabs>
            <w:rPr>
              <w:ins w:id="467" w:author="Windows User" w:date="2021-05-24T15:39:00Z"/>
              <w:rFonts w:ascii="Times New Roman" w:eastAsiaTheme="minorEastAsia" w:hAnsi="Times New Roman" w:cs="Times New Roman"/>
              <w:noProof/>
              <w:sz w:val="24"/>
              <w:szCs w:val="24"/>
              <w:lang w:val="id-ID" w:eastAsia="id-ID"/>
              <w:rPrChange w:id="468" w:author="Windows User" w:date="2021-05-24T15:39:00Z">
                <w:rPr>
                  <w:ins w:id="469" w:author="Windows User" w:date="2021-05-24T15:39:00Z"/>
                  <w:rFonts w:asciiTheme="minorHAnsi" w:eastAsiaTheme="minorEastAsia" w:hAnsiTheme="minorHAnsi" w:cstheme="minorBidi"/>
                  <w:noProof/>
                  <w:lang w:val="id-ID" w:eastAsia="id-ID"/>
                </w:rPr>
              </w:rPrChange>
            </w:rPr>
          </w:pPr>
          <w:ins w:id="470" w:author="Windows User" w:date="2021-05-24T15:39:00Z">
            <w:r w:rsidRPr="00271527">
              <w:rPr>
                <w:rStyle w:val="Hyperlink"/>
                <w:rFonts w:ascii="Times New Roman" w:hAnsi="Times New Roman" w:cs="Times New Roman"/>
                <w:noProof/>
                <w:sz w:val="24"/>
                <w:szCs w:val="24"/>
                <w:rPrChange w:id="471"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472"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473" w:author="Windows User" w:date="2021-05-24T15:39:00Z">
                  <w:rPr>
                    <w:noProof/>
                  </w:rPr>
                </w:rPrChange>
              </w:rPr>
              <w:instrText>HYPERLINK \l "_Toc72763211"</w:instrText>
            </w:r>
            <w:r w:rsidRPr="00271527">
              <w:rPr>
                <w:rStyle w:val="Hyperlink"/>
                <w:rFonts w:ascii="Times New Roman" w:hAnsi="Times New Roman" w:cs="Times New Roman"/>
                <w:noProof/>
                <w:sz w:val="24"/>
                <w:szCs w:val="24"/>
                <w:rPrChange w:id="474"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475"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rPrChange w:id="476" w:author="Windows User" w:date="2021-05-24T15:39:00Z">
                  <w:rPr>
                    <w:rStyle w:val="Hyperlink"/>
                    <w:rFonts w:ascii="Times New Roman" w:hAnsi="Times New Roman" w:cs="Times New Roman"/>
                    <w:b/>
                    <w:noProof/>
                  </w:rPr>
                </w:rPrChange>
              </w:rPr>
              <w:t>VI.</w:t>
            </w:r>
            <w:r w:rsidRPr="00271527">
              <w:rPr>
                <w:rFonts w:ascii="Times New Roman" w:eastAsiaTheme="minorEastAsia" w:hAnsi="Times New Roman" w:cs="Times New Roman"/>
                <w:noProof/>
                <w:sz w:val="24"/>
                <w:szCs w:val="24"/>
                <w:lang w:val="id-ID" w:eastAsia="id-ID"/>
                <w:rPrChange w:id="477"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noProof/>
                <w:sz w:val="24"/>
                <w:szCs w:val="24"/>
                <w:rPrChange w:id="478" w:author="Windows User" w:date="2021-05-24T15:39:00Z">
                  <w:rPr>
                    <w:rStyle w:val="Hyperlink"/>
                    <w:rFonts w:ascii="Times New Roman" w:hAnsi="Times New Roman" w:cs="Times New Roman"/>
                    <w:b/>
                    <w:noProof/>
                  </w:rPr>
                </w:rPrChange>
              </w:rPr>
              <w:t>HASIL DAN PEMBAHASAN</w:t>
            </w:r>
            <w:r w:rsidRPr="00271527">
              <w:rPr>
                <w:rFonts w:ascii="Times New Roman" w:hAnsi="Times New Roman" w:cs="Times New Roman"/>
                <w:noProof/>
                <w:webHidden/>
                <w:sz w:val="24"/>
                <w:szCs w:val="24"/>
                <w:rPrChange w:id="479" w:author="Windows User" w:date="2021-05-24T15:39:00Z">
                  <w:rPr>
                    <w:noProof/>
                    <w:webHidden/>
                  </w:rPr>
                </w:rPrChange>
              </w:rPr>
              <w:tab/>
            </w:r>
            <w:r w:rsidRPr="00271527">
              <w:rPr>
                <w:rFonts w:ascii="Times New Roman" w:hAnsi="Times New Roman" w:cs="Times New Roman"/>
                <w:noProof/>
                <w:webHidden/>
                <w:sz w:val="24"/>
                <w:szCs w:val="24"/>
                <w:rPrChange w:id="480" w:author="Windows User" w:date="2021-05-24T15:39:00Z">
                  <w:rPr>
                    <w:noProof/>
                    <w:webHidden/>
                  </w:rPr>
                </w:rPrChange>
              </w:rPr>
              <w:fldChar w:fldCharType="begin"/>
            </w:r>
            <w:r w:rsidRPr="00271527">
              <w:rPr>
                <w:rFonts w:ascii="Times New Roman" w:hAnsi="Times New Roman" w:cs="Times New Roman"/>
                <w:noProof/>
                <w:webHidden/>
                <w:sz w:val="24"/>
                <w:szCs w:val="24"/>
                <w:rPrChange w:id="481" w:author="Windows User" w:date="2021-05-24T15:39:00Z">
                  <w:rPr>
                    <w:noProof/>
                    <w:webHidden/>
                  </w:rPr>
                </w:rPrChange>
              </w:rPr>
              <w:instrText xml:space="preserve"> PAGEREF _Toc72763211 \h </w:instrText>
            </w:r>
          </w:ins>
          <w:r w:rsidRPr="00271527">
            <w:rPr>
              <w:rFonts w:ascii="Times New Roman" w:hAnsi="Times New Roman" w:cs="Times New Roman"/>
              <w:noProof/>
              <w:webHidden/>
              <w:sz w:val="24"/>
              <w:szCs w:val="24"/>
              <w:rPrChange w:id="482"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483" w:author="Windows User" w:date="2021-05-24T15:39:00Z">
                <w:rPr>
                  <w:noProof/>
                  <w:webHidden/>
                </w:rPr>
              </w:rPrChange>
            </w:rPr>
            <w:fldChar w:fldCharType="separate"/>
          </w:r>
          <w:ins w:id="484" w:author="Windows User" w:date="2021-05-24T15:39:00Z">
            <w:r w:rsidRPr="00271527">
              <w:rPr>
                <w:rFonts w:ascii="Times New Roman" w:hAnsi="Times New Roman" w:cs="Times New Roman"/>
                <w:noProof/>
                <w:webHidden/>
                <w:sz w:val="24"/>
                <w:szCs w:val="24"/>
                <w:rPrChange w:id="485" w:author="Windows User" w:date="2021-05-24T15:39:00Z">
                  <w:rPr>
                    <w:noProof/>
                    <w:webHidden/>
                  </w:rPr>
                </w:rPrChange>
              </w:rPr>
              <w:t>15</w:t>
            </w:r>
            <w:r w:rsidRPr="00271527">
              <w:rPr>
                <w:rFonts w:ascii="Times New Roman" w:hAnsi="Times New Roman" w:cs="Times New Roman"/>
                <w:noProof/>
                <w:webHidden/>
                <w:sz w:val="24"/>
                <w:szCs w:val="24"/>
                <w:rPrChange w:id="486"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487" w:author="Windows User" w:date="2021-05-24T15:39:00Z">
                  <w:rPr>
                    <w:rStyle w:val="Hyperlink"/>
                    <w:noProof/>
                  </w:rPr>
                </w:rPrChange>
              </w:rPr>
              <w:fldChar w:fldCharType="end"/>
            </w:r>
          </w:ins>
        </w:p>
        <w:p w14:paraId="435ECBBE" w14:textId="65DC19E9" w:rsidR="00B312A0" w:rsidRPr="00271527" w:rsidRDefault="00B312A0">
          <w:pPr>
            <w:pStyle w:val="TOC2"/>
            <w:tabs>
              <w:tab w:val="left" w:pos="880"/>
              <w:tab w:val="right" w:leader="dot" w:pos="9350"/>
            </w:tabs>
            <w:rPr>
              <w:ins w:id="488" w:author="Windows User" w:date="2021-05-24T15:39:00Z"/>
              <w:rFonts w:ascii="Times New Roman" w:eastAsiaTheme="minorEastAsia" w:hAnsi="Times New Roman" w:cs="Times New Roman"/>
              <w:noProof/>
              <w:sz w:val="24"/>
              <w:szCs w:val="24"/>
              <w:lang w:val="id-ID" w:eastAsia="id-ID"/>
              <w:rPrChange w:id="489" w:author="Windows User" w:date="2021-05-24T15:39:00Z">
                <w:rPr>
                  <w:ins w:id="490" w:author="Windows User" w:date="2021-05-24T15:39:00Z"/>
                  <w:rFonts w:asciiTheme="minorHAnsi" w:eastAsiaTheme="minorEastAsia" w:hAnsiTheme="minorHAnsi" w:cstheme="minorBidi"/>
                  <w:noProof/>
                  <w:lang w:val="id-ID" w:eastAsia="id-ID"/>
                </w:rPr>
              </w:rPrChange>
            </w:rPr>
          </w:pPr>
          <w:ins w:id="491" w:author="Windows User" w:date="2021-05-24T15:39:00Z">
            <w:r w:rsidRPr="00271527">
              <w:rPr>
                <w:rStyle w:val="Hyperlink"/>
                <w:rFonts w:ascii="Times New Roman" w:hAnsi="Times New Roman" w:cs="Times New Roman"/>
                <w:noProof/>
                <w:sz w:val="24"/>
                <w:szCs w:val="24"/>
                <w:rPrChange w:id="492"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493"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494" w:author="Windows User" w:date="2021-05-24T15:39:00Z">
                  <w:rPr>
                    <w:noProof/>
                  </w:rPr>
                </w:rPrChange>
              </w:rPr>
              <w:instrText>HYPERLINK \l "_Toc72763212"</w:instrText>
            </w:r>
            <w:r w:rsidRPr="00271527">
              <w:rPr>
                <w:rStyle w:val="Hyperlink"/>
                <w:rFonts w:ascii="Times New Roman" w:hAnsi="Times New Roman" w:cs="Times New Roman"/>
                <w:noProof/>
                <w:sz w:val="24"/>
                <w:szCs w:val="24"/>
                <w:rPrChange w:id="495"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496"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497" w:author="Windows User" w:date="2021-05-24T15:39:00Z">
                  <w:rPr>
                    <w:rStyle w:val="Hyperlink"/>
                    <w:rFonts w:ascii="Times New Roman" w:eastAsia="Times New Roman" w:hAnsi="Times New Roman" w:cs="Times New Roman"/>
                    <w:noProof/>
                  </w:rPr>
                </w:rPrChange>
              </w:rPr>
              <w:t>6.1</w:t>
            </w:r>
            <w:r w:rsidRPr="00271527">
              <w:rPr>
                <w:rFonts w:ascii="Times New Roman" w:eastAsiaTheme="minorEastAsia" w:hAnsi="Times New Roman" w:cs="Times New Roman"/>
                <w:noProof/>
                <w:sz w:val="24"/>
                <w:szCs w:val="24"/>
                <w:lang w:val="id-ID" w:eastAsia="id-ID"/>
                <w:rPrChange w:id="498"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eastAsia="Times New Roman" w:hAnsi="Times New Roman" w:cs="Times New Roman"/>
                <w:noProof/>
                <w:sz w:val="24"/>
                <w:szCs w:val="24"/>
                <w:rPrChange w:id="499" w:author="Windows User" w:date="2021-05-24T15:39:00Z">
                  <w:rPr>
                    <w:rStyle w:val="Hyperlink"/>
                    <w:rFonts w:ascii="Times New Roman" w:eastAsia="Times New Roman" w:hAnsi="Times New Roman" w:cs="Times New Roman"/>
                    <w:noProof/>
                  </w:rPr>
                </w:rPrChange>
              </w:rPr>
              <w:t xml:space="preserve">Hasil Implementasi </w:t>
            </w:r>
            <w:r w:rsidRPr="00271527">
              <w:rPr>
                <w:rStyle w:val="Hyperlink"/>
                <w:rFonts w:ascii="Times New Roman" w:eastAsia="Times New Roman" w:hAnsi="Times New Roman" w:cs="Times New Roman"/>
                <w:i/>
                <w:noProof/>
                <w:sz w:val="24"/>
                <w:szCs w:val="24"/>
                <w:rPrChange w:id="500" w:author="Windows User" w:date="2021-05-24T15:39:00Z">
                  <w:rPr>
                    <w:rStyle w:val="Hyperlink"/>
                    <w:rFonts w:ascii="Times New Roman" w:eastAsia="Times New Roman" w:hAnsi="Times New Roman" w:cs="Times New Roman"/>
                    <w:i/>
                    <w:noProof/>
                  </w:rPr>
                </w:rPrChange>
              </w:rPr>
              <w:t>Exploratory Data</w:t>
            </w:r>
            <w:r w:rsidRPr="00271527">
              <w:rPr>
                <w:rFonts w:ascii="Times New Roman" w:hAnsi="Times New Roman" w:cs="Times New Roman"/>
                <w:noProof/>
                <w:webHidden/>
                <w:sz w:val="24"/>
                <w:szCs w:val="24"/>
                <w:rPrChange w:id="501" w:author="Windows User" w:date="2021-05-24T15:39:00Z">
                  <w:rPr>
                    <w:noProof/>
                    <w:webHidden/>
                  </w:rPr>
                </w:rPrChange>
              </w:rPr>
              <w:tab/>
            </w:r>
            <w:r w:rsidRPr="00271527">
              <w:rPr>
                <w:rFonts w:ascii="Times New Roman" w:hAnsi="Times New Roman" w:cs="Times New Roman"/>
                <w:noProof/>
                <w:webHidden/>
                <w:sz w:val="24"/>
                <w:szCs w:val="24"/>
                <w:rPrChange w:id="502" w:author="Windows User" w:date="2021-05-24T15:39:00Z">
                  <w:rPr>
                    <w:noProof/>
                    <w:webHidden/>
                  </w:rPr>
                </w:rPrChange>
              </w:rPr>
              <w:fldChar w:fldCharType="begin"/>
            </w:r>
            <w:r w:rsidRPr="00271527">
              <w:rPr>
                <w:rFonts w:ascii="Times New Roman" w:hAnsi="Times New Roman" w:cs="Times New Roman"/>
                <w:noProof/>
                <w:webHidden/>
                <w:sz w:val="24"/>
                <w:szCs w:val="24"/>
                <w:rPrChange w:id="503" w:author="Windows User" w:date="2021-05-24T15:39:00Z">
                  <w:rPr>
                    <w:noProof/>
                    <w:webHidden/>
                  </w:rPr>
                </w:rPrChange>
              </w:rPr>
              <w:instrText xml:space="preserve"> PAGEREF _Toc72763212 \h </w:instrText>
            </w:r>
          </w:ins>
          <w:r w:rsidRPr="00271527">
            <w:rPr>
              <w:rFonts w:ascii="Times New Roman" w:hAnsi="Times New Roman" w:cs="Times New Roman"/>
              <w:noProof/>
              <w:webHidden/>
              <w:sz w:val="24"/>
              <w:szCs w:val="24"/>
              <w:rPrChange w:id="504"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505" w:author="Windows User" w:date="2021-05-24T15:39:00Z">
                <w:rPr>
                  <w:noProof/>
                  <w:webHidden/>
                </w:rPr>
              </w:rPrChange>
            </w:rPr>
            <w:fldChar w:fldCharType="separate"/>
          </w:r>
          <w:ins w:id="506" w:author="Windows User" w:date="2021-05-24T15:39:00Z">
            <w:r w:rsidRPr="00271527">
              <w:rPr>
                <w:rFonts w:ascii="Times New Roman" w:hAnsi="Times New Roman" w:cs="Times New Roman"/>
                <w:noProof/>
                <w:webHidden/>
                <w:sz w:val="24"/>
                <w:szCs w:val="24"/>
                <w:rPrChange w:id="507" w:author="Windows User" w:date="2021-05-24T15:39:00Z">
                  <w:rPr>
                    <w:noProof/>
                    <w:webHidden/>
                  </w:rPr>
                </w:rPrChange>
              </w:rPr>
              <w:t>15</w:t>
            </w:r>
            <w:r w:rsidRPr="00271527">
              <w:rPr>
                <w:rFonts w:ascii="Times New Roman" w:hAnsi="Times New Roman" w:cs="Times New Roman"/>
                <w:noProof/>
                <w:webHidden/>
                <w:sz w:val="24"/>
                <w:szCs w:val="24"/>
                <w:rPrChange w:id="508"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509" w:author="Windows User" w:date="2021-05-24T15:39:00Z">
                  <w:rPr>
                    <w:rStyle w:val="Hyperlink"/>
                    <w:noProof/>
                  </w:rPr>
                </w:rPrChange>
              </w:rPr>
              <w:fldChar w:fldCharType="end"/>
            </w:r>
          </w:ins>
        </w:p>
        <w:p w14:paraId="26BB13AA" w14:textId="518F063A" w:rsidR="00B312A0" w:rsidRPr="00271527" w:rsidRDefault="00B312A0">
          <w:pPr>
            <w:pStyle w:val="TOC2"/>
            <w:tabs>
              <w:tab w:val="left" w:pos="880"/>
              <w:tab w:val="right" w:leader="dot" w:pos="9350"/>
            </w:tabs>
            <w:rPr>
              <w:ins w:id="510" w:author="Windows User" w:date="2021-05-24T15:39:00Z"/>
              <w:rFonts w:ascii="Times New Roman" w:eastAsiaTheme="minorEastAsia" w:hAnsi="Times New Roman" w:cs="Times New Roman"/>
              <w:noProof/>
              <w:sz w:val="24"/>
              <w:szCs w:val="24"/>
              <w:lang w:val="id-ID" w:eastAsia="id-ID"/>
              <w:rPrChange w:id="511" w:author="Windows User" w:date="2021-05-24T15:39:00Z">
                <w:rPr>
                  <w:ins w:id="512" w:author="Windows User" w:date="2021-05-24T15:39:00Z"/>
                  <w:rFonts w:asciiTheme="minorHAnsi" w:eastAsiaTheme="minorEastAsia" w:hAnsiTheme="minorHAnsi" w:cstheme="minorBidi"/>
                  <w:noProof/>
                  <w:lang w:val="id-ID" w:eastAsia="id-ID"/>
                </w:rPr>
              </w:rPrChange>
            </w:rPr>
          </w:pPr>
          <w:ins w:id="513" w:author="Windows User" w:date="2021-05-24T15:39:00Z">
            <w:r w:rsidRPr="00271527">
              <w:rPr>
                <w:rStyle w:val="Hyperlink"/>
                <w:rFonts w:ascii="Times New Roman" w:hAnsi="Times New Roman" w:cs="Times New Roman"/>
                <w:noProof/>
                <w:sz w:val="24"/>
                <w:szCs w:val="24"/>
                <w:rPrChange w:id="514"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515"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516" w:author="Windows User" w:date="2021-05-24T15:39:00Z">
                  <w:rPr>
                    <w:noProof/>
                  </w:rPr>
                </w:rPrChange>
              </w:rPr>
              <w:instrText>HYPERLINK \l "_Toc72763213"</w:instrText>
            </w:r>
            <w:r w:rsidRPr="00271527">
              <w:rPr>
                <w:rStyle w:val="Hyperlink"/>
                <w:rFonts w:ascii="Times New Roman" w:hAnsi="Times New Roman" w:cs="Times New Roman"/>
                <w:noProof/>
                <w:sz w:val="24"/>
                <w:szCs w:val="24"/>
                <w:rPrChange w:id="517"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518"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519" w:author="Windows User" w:date="2021-05-24T15:39:00Z">
                  <w:rPr>
                    <w:rStyle w:val="Hyperlink"/>
                    <w:rFonts w:ascii="Times New Roman" w:eastAsia="Times New Roman" w:hAnsi="Times New Roman" w:cs="Times New Roman"/>
                    <w:noProof/>
                  </w:rPr>
                </w:rPrChange>
              </w:rPr>
              <w:t>6.2</w:t>
            </w:r>
            <w:r w:rsidRPr="00271527">
              <w:rPr>
                <w:rFonts w:ascii="Times New Roman" w:eastAsiaTheme="minorEastAsia" w:hAnsi="Times New Roman" w:cs="Times New Roman"/>
                <w:noProof/>
                <w:sz w:val="24"/>
                <w:szCs w:val="24"/>
                <w:lang w:val="id-ID" w:eastAsia="id-ID"/>
                <w:rPrChange w:id="520"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eastAsia="Times New Roman" w:hAnsi="Times New Roman" w:cs="Times New Roman"/>
                <w:noProof/>
                <w:sz w:val="24"/>
                <w:szCs w:val="24"/>
                <w:rPrChange w:id="521" w:author="Windows User" w:date="2021-05-24T15:39:00Z">
                  <w:rPr>
                    <w:rStyle w:val="Hyperlink"/>
                    <w:rFonts w:ascii="Times New Roman" w:eastAsia="Times New Roman" w:hAnsi="Times New Roman" w:cs="Times New Roman"/>
                    <w:noProof/>
                  </w:rPr>
                </w:rPrChange>
              </w:rPr>
              <w:t>Hasil Implementasi Data Cleaning</w:t>
            </w:r>
            <w:r w:rsidRPr="00271527">
              <w:rPr>
                <w:rFonts w:ascii="Times New Roman" w:hAnsi="Times New Roman" w:cs="Times New Roman"/>
                <w:noProof/>
                <w:webHidden/>
                <w:sz w:val="24"/>
                <w:szCs w:val="24"/>
                <w:rPrChange w:id="522" w:author="Windows User" w:date="2021-05-24T15:39:00Z">
                  <w:rPr>
                    <w:noProof/>
                    <w:webHidden/>
                  </w:rPr>
                </w:rPrChange>
              </w:rPr>
              <w:tab/>
            </w:r>
            <w:r w:rsidRPr="00271527">
              <w:rPr>
                <w:rFonts w:ascii="Times New Roman" w:hAnsi="Times New Roman" w:cs="Times New Roman"/>
                <w:noProof/>
                <w:webHidden/>
                <w:sz w:val="24"/>
                <w:szCs w:val="24"/>
                <w:rPrChange w:id="523" w:author="Windows User" w:date="2021-05-24T15:39:00Z">
                  <w:rPr>
                    <w:noProof/>
                    <w:webHidden/>
                  </w:rPr>
                </w:rPrChange>
              </w:rPr>
              <w:fldChar w:fldCharType="begin"/>
            </w:r>
            <w:r w:rsidRPr="00271527">
              <w:rPr>
                <w:rFonts w:ascii="Times New Roman" w:hAnsi="Times New Roman" w:cs="Times New Roman"/>
                <w:noProof/>
                <w:webHidden/>
                <w:sz w:val="24"/>
                <w:szCs w:val="24"/>
                <w:rPrChange w:id="524" w:author="Windows User" w:date="2021-05-24T15:39:00Z">
                  <w:rPr>
                    <w:noProof/>
                    <w:webHidden/>
                  </w:rPr>
                </w:rPrChange>
              </w:rPr>
              <w:instrText xml:space="preserve"> PAGEREF _Toc72763213 \h </w:instrText>
            </w:r>
          </w:ins>
          <w:r w:rsidRPr="00271527">
            <w:rPr>
              <w:rFonts w:ascii="Times New Roman" w:hAnsi="Times New Roman" w:cs="Times New Roman"/>
              <w:noProof/>
              <w:webHidden/>
              <w:sz w:val="24"/>
              <w:szCs w:val="24"/>
              <w:rPrChange w:id="525"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526" w:author="Windows User" w:date="2021-05-24T15:39:00Z">
                <w:rPr>
                  <w:noProof/>
                  <w:webHidden/>
                </w:rPr>
              </w:rPrChange>
            </w:rPr>
            <w:fldChar w:fldCharType="separate"/>
          </w:r>
          <w:ins w:id="527" w:author="Windows User" w:date="2021-05-24T15:39:00Z">
            <w:r w:rsidRPr="00271527">
              <w:rPr>
                <w:rFonts w:ascii="Times New Roman" w:hAnsi="Times New Roman" w:cs="Times New Roman"/>
                <w:noProof/>
                <w:webHidden/>
                <w:sz w:val="24"/>
                <w:szCs w:val="24"/>
                <w:rPrChange w:id="528" w:author="Windows User" w:date="2021-05-24T15:39:00Z">
                  <w:rPr>
                    <w:noProof/>
                    <w:webHidden/>
                  </w:rPr>
                </w:rPrChange>
              </w:rPr>
              <w:t>18</w:t>
            </w:r>
            <w:r w:rsidRPr="00271527">
              <w:rPr>
                <w:rFonts w:ascii="Times New Roman" w:hAnsi="Times New Roman" w:cs="Times New Roman"/>
                <w:noProof/>
                <w:webHidden/>
                <w:sz w:val="24"/>
                <w:szCs w:val="24"/>
                <w:rPrChange w:id="529"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530" w:author="Windows User" w:date="2021-05-24T15:39:00Z">
                  <w:rPr>
                    <w:rStyle w:val="Hyperlink"/>
                    <w:noProof/>
                  </w:rPr>
                </w:rPrChange>
              </w:rPr>
              <w:fldChar w:fldCharType="end"/>
            </w:r>
          </w:ins>
        </w:p>
        <w:p w14:paraId="71EE19DA" w14:textId="647796E3" w:rsidR="00B312A0" w:rsidRPr="00271527" w:rsidRDefault="00B312A0">
          <w:pPr>
            <w:pStyle w:val="TOC2"/>
            <w:tabs>
              <w:tab w:val="right" w:leader="dot" w:pos="9350"/>
            </w:tabs>
            <w:rPr>
              <w:ins w:id="531" w:author="Windows User" w:date="2021-05-24T15:39:00Z"/>
              <w:rFonts w:ascii="Times New Roman" w:eastAsiaTheme="minorEastAsia" w:hAnsi="Times New Roman" w:cs="Times New Roman"/>
              <w:noProof/>
              <w:sz w:val="24"/>
              <w:szCs w:val="24"/>
              <w:lang w:val="id-ID" w:eastAsia="id-ID"/>
              <w:rPrChange w:id="532" w:author="Windows User" w:date="2021-05-24T15:39:00Z">
                <w:rPr>
                  <w:ins w:id="533" w:author="Windows User" w:date="2021-05-24T15:39:00Z"/>
                  <w:rFonts w:asciiTheme="minorHAnsi" w:eastAsiaTheme="minorEastAsia" w:hAnsiTheme="minorHAnsi" w:cstheme="minorBidi"/>
                  <w:noProof/>
                  <w:lang w:val="id-ID" w:eastAsia="id-ID"/>
                </w:rPr>
              </w:rPrChange>
            </w:rPr>
          </w:pPr>
          <w:ins w:id="534" w:author="Windows User" w:date="2021-05-24T15:39:00Z">
            <w:r w:rsidRPr="00271527">
              <w:rPr>
                <w:rStyle w:val="Hyperlink"/>
                <w:rFonts w:ascii="Times New Roman" w:hAnsi="Times New Roman" w:cs="Times New Roman"/>
                <w:noProof/>
                <w:sz w:val="24"/>
                <w:szCs w:val="24"/>
                <w:rPrChange w:id="535"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536"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537" w:author="Windows User" w:date="2021-05-24T15:39:00Z">
                  <w:rPr>
                    <w:noProof/>
                  </w:rPr>
                </w:rPrChange>
              </w:rPr>
              <w:instrText>HYPERLINK \l "_Toc72763214"</w:instrText>
            </w:r>
            <w:r w:rsidRPr="00271527">
              <w:rPr>
                <w:rStyle w:val="Hyperlink"/>
                <w:rFonts w:ascii="Times New Roman" w:hAnsi="Times New Roman" w:cs="Times New Roman"/>
                <w:noProof/>
                <w:sz w:val="24"/>
                <w:szCs w:val="24"/>
                <w:rPrChange w:id="538"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539" w:author="Windows User" w:date="2021-05-24T15:39:00Z">
                  <w:rPr>
                    <w:rStyle w:val="Hyperlink"/>
                    <w:noProof/>
                  </w:rPr>
                </w:rPrChange>
              </w:rPr>
              <w:fldChar w:fldCharType="separate"/>
            </w:r>
            <w:r w:rsidRPr="00271527">
              <w:rPr>
                <w:rStyle w:val="Hyperlink"/>
                <w:rFonts w:ascii="Times New Roman" w:eastAsia="Times New Roman" w:hAnsi="Times New Roman" w:cs="Times New Roman"/>
                <w:noProof/>
                <w:sz w:val="24"/>
                <w:szCs w:val="24"/>
                <w:rPrChange w:id="540" w:author="Windows User" w:date="2021-05-24T15:39:00Z">
                  <w:rPr>
                    <w:rStyle w:val="Hyperlink"/>
                    <w:rFonts w:ascii="Times New Roman" w:eastAsia="Times New Roman" w:hAnsi="Times New Roman" w:cs="Times New Roman"/>
                    <w:noProof/>
                  </w:rPr>
                </w:rPrChange>
              </w:rPr>
              <w:t>6.3 Hasil Implementasi Text Preprocessing</w:t>
            </w:r>
            <w:r w:rsidRPr="00271527">
              <w:rPr>
                <w:rFonts w:ascii="Times New Roman" w:hAnsi="Times New Roman" w:cs="Times New Roman"/>
                <w:noProof/>
                <w:webHidden/>
                <w:sz w:val="24"/>
                <w:szCs w:val="24"/>
                <w:rPrChange w:id="541" w:author="Windows User" w:date="2021-05-24T15:39:00Z">
                  <w:rPr>
                    <w:noProof/>
                    <w:webHidden/>
                  </w:rPr>
                </w:rPrChange>
              </w:rPr>
              <w:tab/>
            </w:r>
            <w:r w:rsidRPr="00271527">
              <w:rPr>
                <w:rFonts w:ascii="Times New Roman" w:hAnsi="Times New Roman" w:cs="Times New Roman"/>
                <w:noProof/>
                <w:webHidden/>
                <w:sz w:val="24"/>
                <w:szCs w:val="24"/>
                <w:rPrChange w:id="542" w:author="Windows User" w:date="2021-05-24T15:39:00Z">
                  <w:rPr>
                    <w:noProof/>
                    <w:webHidden/>
                  </w:rPr>
                </w:rPrChange>
              </w:rPr>
              <w:fldChar w:fldCharType="begin"/>
            </w:r>
            <w:r w:rsidRPr="00271527">
              <w:rPr>
                <w:rFonts w:ascii="Times New Roman" w:hAnsi="Times New Roman" w:cs="Times New Roman"/>
                <w:noProof/>
                <w:webHidden/>
                <w:sz w:val="24"/>
                <w:szCs w:val="24"/>
                <w:rPrChange w:id="543" w:author="Windows User" w:date="2021-05-24T15:39:00Z">
                  <w:rPr>
                    <w:noProof/>
                    <w:webHidden/>
                  </w:rPr>
                </w:rPrChange>
              </w:rPr>
              <w:instrText xml:space="preserve"> PAGEREF _Toc72763214 \h </w:instrText>
            </w:r>
          </w:ins>
          <w:r w:rsidRPr="00271527">
            <w:rPr>
              <w:rFonts w:ascii="Times New Roman" w:hAnsi="Times New Roman" w:cs="Times New Roman"/>
              <w:noProof/>
              <w:webHidden/>
              <w:sz w:val="24"/>
              <w:szCs w:val="24"/>
              <w:rPrChange w:id="544"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545" w:author="Windows User" w:date="2021-05-24T15:39:00Z">
                <w:rPr>
                  <w:noProof/>
                  <w:webHidden/>
                </w:rPr>
              </w:rPrChange>
            </w:rPr>
            <w:fldChar w:fldCharType="separate"/>
          </w:r>
          <w:ins w:id="546" w:author="Windows User" w:date="2021-05-24T15:39:00Z">
            <w:r w:rsidRPr="00271527">
              <w:rPr>
                <w:rFonts w:ascii="Times New Roman" w:hAnsi="Times New Roman" w:cs="Times New Roman"/>
                <w:noProof/>
                <w:webHidden/>
                <w:sz w:val="24"/>
                <w:szCs w:val="24"/>
                <w:rPrChange w:id="547" w:author="Windows User" w:date="2021-05-24T15:39:00Z">
                  <w:rPr>
                    <w:noProof/>
                    <w:webHidden/>
                  </w:rPr>
                </w:rPrChange>
              </w:rPr>
              <w:t>18</w:t>
            </w:r>
            <w:r w:rsidRPr="00271527">
              <w:rPr>
                <w:rFonts w:ascii="Times New Roman" w:hAnsi="Times New Roman" w:cs="Times New Roman"/>
                <w:noProof/>
                <w:webHidden/>
                <w:sz w:val="24"/>
                <w:szCs w:val="24"/>
                <w:rPrChange w:id="548"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549" w:author="Windows User" w:date="2021-05-24T15:39:00Z">
                  <w:rPr>
                    <w:rStyle w:val="Hyperlink"/>
                    <w:noProof/>
                  </w:rPr>
                </w:rPrChange>
              </w:rPr>
              <w:fldChar w:fldCharType="end"/>
            </w:r>
          </w:ins>
        </w:p>
        <w:p w14:paraId="5662A9C5" w14:textId="5F00D903" w:rsidR="00B312A0" w:rsidRPr="00271527" w:rsidRDefault="00B312A0">
          <w:pPr>
            <w:pStyle w:val="TOC2"/>
            <w:tabs>
              <w:tab w:val="left" w:pos="880"/>
              <w:tab w:val="right" w:leader="dot" w:pos="9350"/>
            </w:tabs>
            <w:rPr>
              <w:ins w:id="550" w:author="Windows User" w:date="2021-05-24T15:39:00Z"/>
              <w:rFonts w:ascii="Times New Roman" w:eastAsiaTheme="minorEastAsia" w:hAnsi="Times New Roman" w:cs="Times New Roman"/>
              <w:noProof/>
              <w:sz w:val="24"/>
              <w:szCs w:val="24"/>
              <w:lang w:val="id-ID" w:eastAsia="id-ID"/>
              <w:rPrChange w:id="551" w:author="Windows User" w:date="2021-05-24T15:39:00Z">
                <w:rPr>
                  <w:ins w:id="552" w:author="Windows User" w:date="2021-05-24T15:39:00Z"/>
                  <w:rFonts w:asciiTheme="minorHAnsi" w:eastAsiaTheme="minorEastAsia" w:hAnsiTheme="minorHAnsi" w:cstheme="minorBidi"/>
                  <w:noProof/>
                  <w:lang w:val="id-ID" w:eastAsia="id-ID"/>
                </w:rPr>
              </w:rPrChange>
            </w:rPr>
          </w:pPr>
          <w:ins w:id="553" w:author="Windows User" w:date="2021-05-24T15:39:00Z">
            <w:r w:rsidRPr="00271527">
              <w:rPr>
                <w:rStyle w:val="Hyperlink"/>
                <w:rFonts w:ascii="Times New Roman" w:hAnsi="Times New Roman" w:cs="Times New Roman"/>
                <w:noProof/>
                <w:sz w:val="24"/>
                <w:szCs w:val="24"/>
                <w:rPrChange w:id="554"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555"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556" w:author="Windows User" w:date="2021-05-24T15:39:00Z">
                  <w:rPr>
                    <w:noProof/>
                  </w:rPr>
                </w:rPrChange>
              </w:rPr>
              <w:instrText>HYPERLINK \l "_Toc72763215"</w:instrText>
            </w:r>
            <w:r w:rsidRPr="00271527">
              <w:rPr>
                <w:rStyle w:val="Hyperlink"/>
                <w:rFonts w:ascii="Times New Roman" w:hAnsi="Times New Roman" w:cs="Times New Roman"/>
                <w:noProof/>
                <w:sz w:val="24"/>
                <w:szCs w:val="24"/>
                <w:rPrChange w:id="557"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558"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559" w:author="Windows User" w:date="2021-05-24T15:39:00Z">
                  <w:rPr>
                    <w:rStyle w:val="Hyperlink"/>
                    <w:rFonts w:ascii="Times New Roman" w:hAnsi="Times New Roman" w:cs="Times New Roman"/>
                    <w:noProof/>
                  </w:rPr>
                </w:rPrChange>
              </w:rPr>
              <w:t>6.4</w:t>
            </w:r>
            <w:r w:rsidRPr="00271527">
              <w:rPr>
                <w:rFonts w:ascii="Times New Roman" w:eastAsiaTheme="minorEastAsia" w:hAnsi="Times New Roman" w:cs="Times New Roman"/>
                <w:noProof/>
                <w:sz w:val="24"/>
                <w:szCs w:val="24"/>
                <w:lang w:val="id-ID" w:eastAsia="id-ID"/>
                <w:rPrChange w:id="560"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561" w:author="Windows User" w:date="2021-05-24T15:39:00Z">
                  <w:rPr>
                    <w:rStyle w:val="Hyperlink"/>
                    <w:rFonts w:ascii="Times New Roman" w:hAnsi="Times New Roman" w:cs="Times New Roman"/>
                    <w:noProof/>
                  </w:rPr>
                </w:rPrChange>
              </w:rPr>
              <w:t>Hasil Implementasi Sentimen Analisis</w:t>
            </w:r>
            <w:r w:rsidRPr="00271527">
              <w:rPr>
                <w:rFonts w:ascii="Times New Roman" w:hAnsi="Times New Roman" w:cs="Times New Roman"/>
                <w:noProof/>
                <w:webHidden/>
                <w:sz w:val="24"/>
                <w:szCs w:val="24"/>
                <w:rPrChange w:id="562" w:author="Windows User" w:date="2021-05-24T15:39:00Z">
                  <w:rPr>
                    <w:noProof/>
                    <w:webHidden/>
                  </w:rPr>
                </w:rPrChange>
              </w:rPr>
              <w:tab/>
            </w:r>
            <w:r w:rsidRPr="00271527">
              <w:rPr>
                <w:rFonts w:ascii="Times New Roman" w:hAnsi="Times New Roman" w:cs="Times New Roman"/>
                <w:noProof/>
                <w:webHidden/>
                <w:sz w:val="24"/>
                <w:szCs w:val="24"/>
                <w:rPrChange w:id="563" w:author="Windows User" w:date="2021-05-24T15:39:00Z">
                  <w:rPr>
                    <w:noProof/>
                    <w:webHidden/>
                  </w:rPr>
                </w:rPrChange>
              </w:rPr>
              <w:fldChar w:fldCharType="begin"/>
            </w:r>
            <w:r w:rsidRPr="00271527">
              <w:rPr>
                <w:rFonts w:ascii="Times New Roman" w:hAnsi="Times New Roman" w:cs="Times New Roman"/>
                <w:noProof/>
                <w:webHidden/>
                <w:sz w:val="24"/>
                <w:szCs w:val="24"/>
                <w:rPrChange w:id="564" w:author="Windows User" w:date="2021-05-24T15:39:00Z">
                  <w:rPr>
                    <w:noProof/>
                    <w:webHidden/>
                  </w:rPr>
                </w:rPrChange>
              </w:rPr>
              <w:instrText xml:space="preserve"> PAGEREF _Toc72763215 \h </w:instrText>
            </w:r>
          </w:ins>
          <w:r w:rsidRPr="00271527">
            <w:rPr>
              <w:rFonts w:ascii="Times New Roman" w:hAnsi="Times New Roman" w:cs="Times New Roman"/>
              <w:noProof/>
              <w:webHidden/>
              <w:sz w:val="24"/>
              <w:szCs w:val="24"/>
              <w:rPrChange w:id="565"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566" w:author="Windows User" w:date="2021-05-24T15:39:00Z">
                <w:rPr>
                  <w:noProof/>
                  <w:webHidden/>
                </w:rPr>
              </w:rPrChange>
            </w:rPr>
            <w:fldChar w:fldCharType="separate"/>
          </w:r>
          <w:ins w:id="567" w:author="Windows User" w:date="2021-05-24T15:39:00Z">
            <w:r w:rsidRPr="00271527">
              <w:rPr>
                <w:rFonts w:ascii="Times New Roman" w:hAnsi="Times New Roman" w:cs="Times New Roman"/>
                <w:noProof/>
                <w:webHidden/>
                <w:sz w:val="24"/>
                <w:szCs w:val="24"/>
                <w:rPrChange w:id="568" w:author="Windows User" w:date="2021-05-24T15:39:00Z">
                  <w:rPr>
                    <w:noProof/>
                    <w:webHidden/>
                  </w:rPr>
                </w:rPrChange>
              </w:rPr>
              <w:t>20</w:t>
            </w:r>
            <w:r w:rsidRPr="00271527">
              <w:rPr>
                <w:rFonts w:ascii="Times New Roman" w:hAnsi="Times New Roman" w:cs="Times New Roman"/>
                <w:noProof/>
                <w:webHidden/>
                <w:sz w:val="24"/>
                <w:szCs w:val="24"/>
                <w:rPrChange w:id="569"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570" w:author="Windows User" w:date="2021-05-24T15:39:00Z">
                  <w:rPr>
                    <w:rStyle w:val="Hyperlink"/>
                    <w:noProof/>
                  </w:rPr>
                </w:rPrChange>
              </w:rPr>
              <w:fldChar w:fldCharType="end"/>
            </w:r>
          </w:ins>
        </w:p>
        <w:p w14:paraId="2217C1DC" w14:textId="7588A416" w:rsidR="00B312A0" w:rsidRPr="00271527" w:rsidRDefault="00B312A0">
          <w:pPr>
            <w:pStyle w:val="TOC2"/>
            <w:tabs>
              <w:tab w:val="left" w:pos="880"/>
              <w:tab w:val="right" w:leader="dot" w:pos="9350"/>
            </w:tabs>
            <w:rPr>
              <w:ins w:id="571" w:author="Windows User" w:date="2021-05-24T15:39:00Z"/>
              <w:rFonts w:ascii="Times New Roman" w:eastAsiaTheme="minorEastAsia" w:hAnsi="Times New Roman" w:cs="Times New Roman"/>
              <w:noProof/>
              <w:sz w:val="24"/>
              <w:szCs w:val="24"/>
              <w:lang w:val="id-ID" w:eastAsia="id-ID"/>
              <w:rPrChange w:id="572" w:author="Windows User" w:date="2021-05-24T15:39:00Z">
                <w:rPr>
                  <w:ins w:id="573" w:author="Windows User" w:date="2021-05-24T15:39:00Z"/>
                  <w:rFonts w:asciiTheme="minorHAnsi" w:eastAsiaTheme="minorEastAsia" w:hAnsiTheme="minorHAnsi" w:cstheme="minorBidi"/>
                  <w:noProof/>
                  <w:lang w:val="id-ID" w:eastAsia="id-ID"/>
                </w:rPr>
              </w:rPrChange>
            </w:rPr>
          </w:pPr>
          <w:ins w:id="574" w:author="Windows User" w:date="2021-05-24T15:39:00Z">
            <w:r w:rsidRPr="00271527">
              <w:rPr>
                <w:rStyle w:val="Hyperlink"/>
                <w:rFonts w:ascii="Times New Roman" w:hAnsi="Times New Roman" w:cs="Times New Roman"/>
                <w:noProof/>
                <w:sz w:val="24"/>
                <w:szCs w:val="24"/>
                <w:rPrChange w:id="575"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576"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577" w:author="Windows User" w:date="2021-05-24T15:39:00Z">
                  <w:rPr>
                    <w:noProof/>
                  </w:rPr>
                </w:rPrChange>
              </w:rPr>
              <w:instrText>HYPERLINK \l "_Toc72763216"</w:instrText>
            </w:r>
            <w:r w:rsidRPr="00271527">
              <w:rPr>
                <w:rStyle w:val="Hyperlink"/>
                <w:rFonts w:ascii="Times New Roman" w:hAnsi="Times New Roman" w:cs="Times New Roman"/>
                <w:noProof/>
                <w:sz w:val="24"/>
                <w:szCs w:val="24"/>
                <w:rPrChange w:id="578"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579" w:author="Windows User" w:date="2021-05-24T15:39:00Z">
                  <w:rPr>
                    <w:rStyle w:val="Hyperlink"/>
                    <w:noProof/>
                  </w:rPr>
                </w:rPrChange>
              </w:rPr>
              <w:fldChar w:fldCharType="separate"/>
            </w:r>
            <w:r w:rsidRPr="00271527">
              <w:rPr>
                <w:rStyle w:val="Hyperlink"/>
                <w:rFonts w:ascii="Times New Roman" w:hAnsi="Times New Roman" w:cs="Times New Roman"/>
                <w:noProof/>
                <w:sz w:val="24"/>
                <w:szCs w:val="24"/>
                <w:rPrChange w:id="580" w:author="Windows User" w:date="2021-05-24T15:39:00Z">
                  <w:rPr>
                    <w:rStyle w:val="Hyperlink"/>
                    <w:rFonts w:ascii="Times New Roman" w:hAnsi="Times New Roman" w:cs="Times New Roman"/>
                    <w:noProof/>
                  </w:rPr>
                </w:rPrChange>
              </w:rPr>
              <w:t>6.5</w:t>
            </w:r>
            <w:r w:rsidRPr="00271527">
              <w:rPr>
                <w:rFonts w:ascii="Times New Roman" w:eastAsiaTheme="minorEastAsia" w:hAnsi="Times New Roman" w:cs="Times New Roman"/>
                <w:noProof/>
                <w:sz w:val="24"/>
                <w:szCs w:val="24"/>
                <w:lang w:val="id-ID" w:eastAsia="id-ID"/>
                <w:rPrChange w:id="581"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noProof/>
                <w:sz w:val="24"/>
                <w:szCs w:val="24"/>
                <w:rPrChange w:id="582" w:author="Windows User" w:date="2021-05-24T15:39:00Z">
                  <w:rPr>
                    <w:rStyle w:val="Hyperlink"/>
                    <w:rFonts w:ascii="Times New Roman" w:hAnsi="Times New Roman" w:cs="Times New Roman"/>
                    <w:noProof/>
                  </w:rPr>
                </w:rPrChange>
              </w:rPr>
              <w:t>Hasil Implementasi Evaluasi</w:t>
            </w:r>
            <w:r w:rsidRPr="00271527">
              <w:rPr>
                <w:rFonts w:ascii="Times New Roman" w:hAnsi="Times New Roman" w:cs="Times New Roman"/>
                <w:noProof/>
                <w:webHidden/>
                <w:sz w:val="24"/>
                <w:szCs w:val="24"/>
                <w:rPrChange w:id="583" w:author="Windows User" w:date="2021-05-24T15:39:00Z">
                  <w:rPr>
                    <w:noProof/>
                    <w:webHidden/>
                  </w:rPr>
                </w:rPrChange>
              </w:rPr>
              <w:tab/>
            </w:r>
            <w:r w:rsidRPr="00271527">
              <w:rPr>
                <w:rFonts w:ascii="Times New Roman" w:hAnsi="Times New Roman" w:cs="Times New Roman"/>
                <w:noProof/>
                <w:webHidden/>
                <w:sz w:val="24"/>
                <w:szCs w:val="24"/>
                <w:rPrChange w:id="584" w:author="Windows User" w:date="2021-05-24T15:39:00Z">
                  <w:rPr>
                    <w:noProof/>
                    <w:webHidden/>
                  </w:rPr>
                </w:rPrChange>
              </w:rPr>
              <w:fldChar w:fldCharType="begin"/>
            </w:r>
            <w:r w:rsidRPr="00271527">
              <w:rPr>
                <w:rFonts w:ascii="Times New Roman" w:hAnsi="Times New Roman" w:cs="Times New Roman"/>
                <w:noProof/>
                <w:webHidden/>
                <w:sz w:val="24"/>
                <w:szCs w:val="24"/>
                <w:rPrChange w:id="585" w:author="Windows User" w:date="2021-05-24T15:39:00Z">
                  <w:rPr>
                    <w:noProof/>
                    <w:webHidden/>
                  </w:rPr>
                </w:rPrChange>
              </w:rPr>
              <w:instrText xml:space="preserve"> PAGEREF _Toc72763216 \h </w:instrText>
            </w:r>
          </w:ins>
          <w:r w:rsidRPr="00271527">
            <w:rPr>
              <w:rFonts w:ascii="Times New Roman" w:hAnsi="Times New Roman" w:cs="Times New Roman"/>
              <w:noProof/>
              <w:webHidden/>
              <w:sz w:val="24"/>
              <w:szCs w:val="24"/>
              <w:rPrChange w:id="586"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587" w:author="Windows User" w:date="2021-05-24T15:39:00Z">
                <w:rPr>
                  <w:noProof/>
                  <w:webHidden/>
                </w:rPr>
              </w:rPrChange>
            </w:rPr>
            <w:fldChar w:fldCharType="separate"/>
          </w:r>
          <w:ins w:id="588" w:author="Windows User" w:date="2021-05-24T15:39:00Z">
            <w:r w:rsidRPr="00271527">
              <w:rPr>
                <w:rFonts w:ascii="Times New Roman" w:hAnsi="Times New Roman" w:cs="Times New Roman"/>
                <w:noProof/>
                <w:webHidden/>
                <w:sz w:val="24"/>
                <w:szCs w:val="24"/>
                <w:rPrChange w:id="589" w:author="Windows User" w:date="2021-05-24T15:39:00Z">
                  <w:rPr>
                    <w:noProof/>
                    <w:webHidden/>
                  </w:rPr>
                </w:rPrChange>
              </w:rPr>
              <w:t>21</w:t>
            </w:r>
            <w:r w:rsidRPr="00271527">
              <w:rPr>
                <w:rFonts w:ascii="Times New Roman" w:hAnsi="Times New Roman" w:cs="Times New Roman"/>
                <w:noProof/>
                <w:webHidden/>
                <w:sz w:val="24"/>
                <w:szCs w:val="24"/>
                <w:rPrChange w:id="590"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591" w:author="Windows User" w:date="2021-05-24T15:39:00Z">
                  <w:rPr>
                    <w:rStyle w:val="Hyperlink"/>
                    <w:noProof/>
                  </w:rPr>
                </w:rPrChange>
              </w:rPr>
              <w:fldChar w:fldCharType="end"/>
            </w:r>
          </w:ins>
        </w:p>
        <w:p w14:paraId="0474DFDB" w14:textId="36723E8E" w:rsidR="00B312A0" w:rsidRPr="00271527" w:rsidRDefault="00B312A0">
          <w:pPr>
            <w:pStyle w:val="TOC1"/>
            <w:tabs>
              <w:tab w:val="left" w:pos="660"/>
              <w:tab w:val="right" w:leader="dot" w:pos="9350"/>
            </w:tabs>
            <w:rPr>
              <w:ins w:id="592" w:author="Windows User" w:date="2021-05-24T15:39:00Z"/>
              <w:rFonts w:ascii="Times New Roman" w:eastAsiaTheme="minorEastAsia" w:hAnsi="Times New Roman" w:cs="Times New Roman"/>
              <w:noProof/>
              <w:sz w:val="24"/>
              <w:szCs w:val="24"/>
              <w:lang w:val="id-ID" w:eastAsia="id-ID"/>
              <w:rPrChange w:id="593" w:author="Windows User" w:date="2021-05-24T15:39:00Z">
                <w:rPr>
                  <w:ins w:id="594" w:author="Windows User" w:date="2021-05-24T15:39:00Z"/>
                  <w:rFonts w:asciiTheme="minorHAnsi" w:eastAsiaTheme="minorEastAsia" w:hAnsiTheme="minorHAnsi" w:cstheme="minorBidi"/>
                  <w:noProof/>
                  <w:lang w:val="id-ID" w:eastAsia="id-ID"/>
                </w:rPr>
              </w:rPrChange>
            </w:rPr>
          </w:pPr>
          <w:ins w:id="595" w:author="Windows User" w:date="2021-05-24T15:39:00Z">
            <w:r w:rsidRPr="00271527">
              <w:rPr>
                <w:rStyle w:val="Hyperlink"/>
                <w:rFonts w:ascii="Times New Roman" w:hAnsi="Times New Roman" w:cs="Times New Roman"/>
                <w:noProof/>
                <w:sz w:val="24"/>
                <w:szCs w:val="24"/>
                <w:rPrChange w:id="596"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597"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598" w:author="Windows User" w:date="2021-05-24T15:39:00Z">
                  <w:rPr>
                    <w:noProof/>
                  </w:rPr>
                </w:rPrChange>
              </w:rPr>
              <w:instrText>HYPERLINK \l "_Toc72763217"</w:instrText>
            </w:r>
            <w:r w:rsidRPr="00271527">
              <w:rPr>
                <w:rStyle w:val="Hyperlink"/>
                <w:rFonts w:ascii="Times New Roman" w:hAnsi="Times New Roman" w:cs="Times New Roman"/>
                <w:noProof/>
                <w:sz w:val="24"/>
                <w:szCs w:val="24"/>
                <w:rPrChange w:id="599"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600" w:author="Windows User" w:date="2021-05-24T15:39:00Z">
                  <w:rPr>
                    <w:rStyle w:val="Hyperlink"/>
                    <w:noProof/>
                  </w:rPr>
                </w:rPrChange>
              </w:rPr>
              <w:fldChar w:fldCharType="separate"/>
            </w:r>
            <w:r w:rsidRPr="00271527">
              <w:rPr>
                <w:rStyle w:val="Hyperlink"/>
                <w:rFonts w:ascii="Times New Roman" w:hAnsi="Times New Roman" w:cs="Times New Roman"/>
                <w:b/>
                <w:bCs/>
                <w:noProof/>
                <w:sz w:val="24"/>
                <w:szCs w:val="24"/>
                <w:lang w:val="id-ID"/>
                <w:rPrChange w:id="601" w:author="Windows User" w:date="2021-05-24T15:39:00Z">
                  <w:rPr>
                    <w:rStyle w:val="Hyperlink"/>
                    <w:rFonts w:ascii="Times New Roman" w:hAnsi="Times New Roman" w:cs="Times New Roman"/>
                    <w:b/>
                    <w:bCs/>
                    <w:noProof/>
                    <w:lang w:val="id-ID"/>
                  </w:rPr>
                </w:rPrChange>
              </w:rPr>
              <w:t>VII.</w:t>
            </w:r>
            <w:r w:rsidRPr="00271527">
              <w:rPr>
                <w:rFonts w:ascii="Times New Roman" w:eastAsiaTheme="minorEastAsia" w:hAnsi="Times New Roman" w:cs="Times New Roman"/>
                <w:noProof/>
                <w:sz w:val="24"/>
                <w:szCs w:val="24"/>
                <w:lang w:val="id-ID" w:eastAsia="id-ID"/>
                <w:rPrChange w:id="602" w:author="Windows User" w:date="2021-05-24T15:39:00Z">
                  <w:rPr>
                    <w:rFonts w:asciiTheme="minorHAnsi" w:eastAsiaTheme="minorEastAsia" w:hAnsiTheme="minorHAnsi" w:cstheme="minorBidi"/>
                    <w:noProof/>
                    <w:lang w:val="id-ID" w:eastAsia="id-ID"/>
                  </w:rPr>
                </w:rPrChange>
              </w:rPr>
              <w:tab/>
            </w:r>
            <w:r w:rsidRPr="00271527">
              <w:rPr>
                <w:rStyle w:val="Hyperlink"/>
                <w:rFonts w:ascii="Times New Roman" w:hAnsi="Times New Roman" w:cs="Times New Roman"/>
                <w:b/>
                <w:bCs/>
                <w:noProof/>
                <w:sz w:val="24"/>
                <w:szCs w:val="24"/>
                <w:lang w:val="id-ID"/>
                <w:rPrChange w:id="603" w:author="Windows User" w:date="2021-05-24T15:39:00Z">
                  <w:rPr>
                    <w:rStyle w:val="Hyperlink"/>
                    <w:rFonts w:ascii="Times New Roman" w:hAnsi="Times New Roman" w:cs="Times New Roman"/>
                    <w:b/>
                    <w:bCs/>
                    <w:noProof/>
                    <w:lang w:val="id-ID"/>
                  </w:rPr>
                </w:rPrChange>
              </w:rPr>
              <w:t>KESIMPULAN</w:t>
            </w:r>
            <w:r w:rsidRPr="00271527">
              <w:rPr>
                <w:rFonts w:ascii="Times New Roman" w:hAnsi="Times New Roman" w:cs="Times New Roman"/>
                <w:noProof/>
                <w:webHidden/>
                <w:sz w:val="24"/>
                <w:szCs w:val="24"/>
                <w:rPrChange w:id="604" w:author="Windows User" w:date="2021-05-24T15:39:00Z">
                  <w:rPr>
                    <w:noProof/>
                    <w:webHidden/>
                  </w:rPr>
                </w:rPrChange>
              </w:rPr>
              <w:tab/>
            </w:r>
            <w:r w:rsidRPr="00271527">
              <w:rPr>
                <w:rFonts w:ascii="Times New Roman" w:hAnsi="Times New Roman" w:cs="Times New Roman"/>
                <w:noProof/>
                <w:webHidden/>
                <w:sz w:val="24"/>
                <w:szCs w:val="24"/>
                <w:rPrChange w:id="605" w:author="Windows User" w:date="2021-05-24T15:39:00Z">
                  <w:rPr>
                    <w:noProof/>
                    <w:webHidden/>
                  </w:rPr>
                </w:rPrChange>
              </w:rPr>
              <w:fldChar w:fldCharType="begin"/>
            </w:r>
            <w:r w:rsidRPr="00271527">
              <w:rPr>
                <w:rFonts w:ascii="Times New Roman" w:hAnsi="Times New Roman" w:cs="Times New Roman"/>
                <w:noProof/>
                <w:webHidden/>
                <w:sz w:val="24"/>
                <w:szCs w:val="24"/>
                <w:rPrChange w:id="606" w:author="Windows User" w:date="2021-05-24T15:39:00Z">
                  <w:rPr>
                    <w:noProof/>
                    <w:webHidden/>
                  </w:rPr>
                </w:rPrChange>
              </w:rPr>
              <w:instrText xml:space="preserve"> PAGEREF _Toc72763217 \h </w:instrText>
            </w:r>
          </w:ins>
          <w:r w:rsidRPr="00271527">
            <w:rPr>
              <w:rFonts w:ascii="Times New Roman" w:hAnsi="Times New Roman" w:cs="Times New Roman"/>
              <w:noProof/>
              <w:webHidden/>
              <w:sz w:val="24"/>
              <w:szCs w:val="24"/>
              <w:rPrChange w:id="607"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608" w:author="Windows User" w:date="2021-05-24T15:39:00Z">
                <w:rPr>
                  <w:noProof/>
                  <w:webHidden/>
                </w:rPr>
              </w:rPrChange>
            </w:rPr>
            <w:fldChar w:fldCharType="separate"/>
          </w:r>
          <w:ins w:id="609" w:author="Windows User" w:date="2021-05-24T15:39:00Z">
            <w:r w:rsidRPr="00271527">
              <w:rPr>
                <w:rFonts w:ascii="Times New Roman" w:hAnsi="Times New Roman" w:cs="Times New Roman"/>
                <w:noProof/>
                <w:webHidden/>
                <w:sz w:val="24"/>
                <w:szCs w:val="24"/>
                <w:rPrChange w:id="610" w:author="Windows User" w:date="2021-05-24T15:39:00Z">
                  <w:rPr>
                    <w:noProof/>
                    <w:webHidden/>
                  </w:rPr>
                </w:rPrChange>
              </w:rPr>
              <w:t>22</w:t>
            </w:r>
            <w:r w:rsidRPr="00271527">
              <w:rPr>
                <w:rFonts w:ascii="Times New Roman" w:hAnsi="Times New Roman" w:cs="Times New Roman"/>
                <w:noProof/>
                <w:webHidden/>
                <w:sz w:val="24"/>
                <w:szCs w:val="24"/>
                <w:rPrChange w:id="611"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612" w:author="Windows User" w:date="2021-05-24T15:39:00Z">
                  <w:rPr>
                    <w:rStyle w:val="Hyperlink"/>
                    <w:noProof/>
                  </w:rPr>
                </w:rPrChange>
              </w:rPr>
              <w:fldChar w:fldCharType="end"/>
            </w:r>
          </w:ins>
        </w:p>
        <w:p w14:paraId="12BC7A40" w14:textId="758C7C35" w:rsidR="00B312A0" w:rsidRPr="00271527" w:rsidRDefault="00B312A0">
          <w:pPr>
            <w:pStyle w:val="TOC1"/>
            <w:tabs>
              <w:tab w:val="right" w:leader="dot" w:pos="9350"/>
            </w:tabs>
            <w:rPr>
              <w:ins w:id="613" w:author="Windows User" w:date="2021-05-24T15:39:00Z"/>
              <w:rFonts w:ascii="Times New Roman" w:eastAsiaTheme="minorEastAsia" w:hAnsi="Times New Roman" w:cs="Times New Roman"/>
              <w:noProof/>
              <w:sz w:val="24"/>
              <w:szCs w:val="24"/>
              <w:lang w:val="id-ID" w:eastAsia="id-ID"/>
              <w:rPrChange w:id="614" w:author="Windows User" w:date="2021-05-24T15:39:00Z">
                <w:rPr>
                  <w:ins w:id="615" w:author="Windows User" w:date="2021-05-24T15:39:00Z"/>
                  <w:rFonts w:asciiTheme="minorHAnsi" w:eastAsiaTheme="minorEastAsia" w:hAnsiTheme="minorHAnsi" w:cstheme="minorBidi"/>
                  <w:noProof/>
                  <w:lang w:val="id-ID" w:eastAsia="id-ID"/>
                </w:rPr>
              </w:rPrChange>
            </w:rPr>
          </w:pPr>
          <w:ins w:id="616" w:author="Windows User" w:date="2021-05-24T15:39:00Z">
            <w:r w:rsidRPr="00271527">
              <w:rPr>
                <w:rStyle w:val="Hyperlink"/>
                <w:rFonts w:ascii="Times New Roman" w:hAnsi="Times New Roman" w:cs="Times New Roman"/>
                <w:noProof/>
                <w:sz w:val="24"/>
                <w:szCs w:val="24"/>
                <w:rPrChange w:id="617" w:author="Windows User" w:date="2021-05-24T15:39:00Z">
                  <w:rPr>
                    <w:rStyle w:val="Hyperlink"/>
                    <w:noProof/>
                  </w:rPr>
                </w:rPrChange>
              </w:rPr>
              <w:fldChar w:fldCharType="begin"/>
            </w:r>
            <w:r w:rsidRPr="00271527">
              <w:rPr>
                <w:rStyle w:val="Hyperlink"/>
                <w:rFonts w:ascii="Times New Roman" w:hAnsi="Times New Roman" w:cs="Times New Roman"/>
                <w:noProof/>
                <w:sz w:val="24"/>
                <w:szCs w:val="24"/>
                <w:rPrChange w:id="618" w:author="Windows User" w:date="2021-05-24T15:39:00Z">
                  <w:rPr>
                    <w:rStyle w:val="Hyperlink"/>
                    <w:noProof/>
                  </w:rPr>
                </w:rPrChange>
              </w:rPr>
              <w:instrText xml:space="preserve"> </w:instrText>
            </w:r>
            <w:r w:rsidRPr="00271527">
              <w:rPr>
                <w:rFonts w:ascii="Times New Roman" w:hAnsi="Times New Roman" w:cs="Times New Roman"/>
                <w:noProof/>
                <w:sz w:val="24"/>
                <w:szCs w:val="24"/>
                <w:rPrChange w:id="619" w:author="Windows User" w:date="2021-05-24T15:39:00Z">
                  <w:rPr>
                    <w:noProof/>
                  </w:rPr>
                </w:rPrChange>
              </w:rPr>
              <w:instrText>HYPERLINK \l "_Toc72763218"</w:instrText>
            </w:r>
            <w:r w:rsidRPr="00271527">
              <w:rPr>
                <w:rStyle w:val="Hyperlink"/>
                <w:rFonts w:ascii="Times New Roman" w:hAnsi="Times New Roman" w:cs="Times New Roman"/>
                <w:noProof/>
                <w:sz w:val="24"/>
                <w:szCs w:val="24"/>
                <w:rPrChange w:id="620" w:author="Windows User" w:date="2021-05-24T15:39:00Z">
                  <w:rPr>
                    <w:rStyle w:val="Hyperlink"/>
                    <w:noProof/>
                  </w:rPr>
                </w:rPrChange>
              </w:rPr>
              <w:instrText xml:space="preserve"> </w:instrText>
            </w:r>
            <w:r w:rsidRPr="00271527">
              <w:rPr>
                <w:rStyle w:val="Hyperlink"/>
                <w:rFonts w:ascii="Times New Roman" w:hAnsi="Times New Roman" w:cs="Times New Roman"/>
                <w:noProof/>
                <w:sz w:val="24"/>
                <w:szCs w:val="24"/>
                <w:rPrChange w:id="621" w:author="Windows User" w:date="2021-05-24T15:39:00Z">
                  <w:rPr>
                    <w:rStyle w:val="Hyperlink"/>
                    <w:noProof/>
                  </w:rPr>
                </w:rPrChange>
              </w:rPr>
              <w:fldChar w:fldCharType="separate"/>
            </w:r>
            <w:r w:rsidRPr="00271527">
              <w:rPr>
                <w:rStyle w:val="Hyperlink"/>
                <w:rFonts w:ascii="Times New Roman" w:hAnsi="Times New Roman" w:cs="Times New Roman"/>
                <w:b/>
                <w:noProof/>
                <w:sz w:val="24"/>
                <w:szCs w:val="24"/>
                <w:highlight w:val="white"/>
                <w:rPrChange w:id="622" w:author="Windows User" w:date="2021-05-24T15:39:00Z">
                  <w:rPr>
                    <w:rStyle w:val="Hyperlink"/>
                    <w:rFonts w:ascii="Times New Roman" w:hAnsi="Times New Roman" w:cs="Times New Roman"/>
                    <w:b/>
                    <w:noProof/>
                    <w:highlight w:val="white"/>
                  </w:rPr>
                </w:rPrChange>
              </w:rPr>
              <w:t>DAFTAR PUSTAKA</w:t>
            </w:r>
            <w:r w:rsidRPr="00271527">
              <w:rPr>
                <w:rFonts w:ascii="Times New Roman" w:hAnsi="Times New Roman" w:cs="Times New Roman"/>
                <w:noProof/>
                <w:webHidden/>
                <w:sz w:val="24"/>
                <w:szCs w:val="24"/>
                <w:rPrChange w:id="623" w:author="Windows User" w:date="2021-05-24T15:39:00Z">
                  <w:rPr>
                    <w:noProof/>
                    <w:webHidden/>
                  </w:rPr>
                </w:rPrChange>
              </w:rPr>
              <w:tab/>
            </w:r>
            <w:r w:rsidRPr="00271527">
              <w:rPr>
                <w:rFonts w:ascii="Times New Roman" w:hAnsi="Times New Roman" w:cs="Times New Roman"/>
                <w:noProof/>
                <w:webHidden/>
                <w:sz w:val="24"/>
                <w:szCs w:val="24"/>
                <w:rPrChange w:id="624" w:author="Windows User" w:date="2021-05-24T15:39:00Z">
                  <w:rPr>
                    <w:noProof/>
                    <w:webHidden/>
                  </w:rPr>
                </w:rPrChange>
              </w:rPr>
              <w:fldChar w:fldCharType="begin"/>
            </w:r>
            <w:r w:rsidRPr="00271527">
              <w:rPr>
                <w:rFonts w:ascii="Times New Roman" w:hAnsi="Times New Roman" w:cs="Times New Roman"/>
                <w:noProof/>
                <w:webHidden/>
                <w:sz w:val="24"/>
                <w:szCs w:val="24"/>
                <w:rPrChange w:id="625" w:author="Windows User" w:date="2021-05-24T15:39:00Z">
                  <w:rPr>
                    <w:noProof/>
                    <w:webHidden/>
                  </w:rPr>
                </w:rPrChange>
              </w:rPr>
              <w:instrText xml:space="preserve"> PAGEREF _Toc72763218 \h </w:instrText>
            </w:r>
          </w:ins>
          <w:r w:rsidRPr="00271527">
            <w:rPr>
              <w:rFonts w:ascii="Times New Roman" w:hAnsi="Times New Roman" w:cs="Times New Roman"/>
              <w:noProof/>
              <w:webHidden/>
              <w:sz w:val="24"/>
              <w:szCs w:val="24"/>
              <w:rPrChange w:id="626" w:author="Windows User" w:date="2021-05-24T15:39:00Z">
                <w:rPr>
                  <w:rFonts w:ascii="Times New Roman" w:hAnsi="Times New Roman" w:cs="Times New Roman"/>
                  <w:noProof/>
                  <w:webHidden/>
                  <w:sz w:val="24"/>
                  <w:szCs w:val="24"/>
                </w:rPr>
              </w:rPrChange>
            </w:rPr>
          </w:r>
          <w:r w:rsidRPr="00271527">
            <w:rPr>
              <w:rFonts w:ascii="Times New Roman" w:hAnsi="Times New Roman" w:cs="Times New Roman"/>
              <w:noProof/>
              <w:webHidden/>
              <w:sz w:val="24"/>
              <w:szCs w:val="24"/>
              <w:rPrChange w:id="627" w:author="Windows User" w:date="2021-05-24T15:39:00Z">
                <w:rPr>
                  <w:noProof/>
                  <w:webHidden/>
                </w:rPr>
              </w:rPrChange>
            </w:rPr>
            <w:fldChar w:fldCharType="separate"/>
          </w:r>
          <w:ins w:id="628" w:author="Windows User" w:date="2021-05-24T15:39:00Z">
            <w:r w:rsidRPr="00271527">
              <w:rPr>
                <w:rFonts w:ascii="Times New Roman" w:hAnsi="Times New Roman" w:cs="Times New Roman"/>
                <w:noProof/>
                <w:webHidden/>
                <w:sz w:val="24"/>
                <w:szCs w:val="24"/>
                <w:rPrChange w:id="629" w:author="Windows User" w:date="2021-05-24T15:39:00Z">
                  <w:rPr>
                    <w:noProof/>
                    <w:webHidden/>
                  </w:rPr>
                </w:rPrChange>
              </w:rPr>
              <w:t>23</w:t>
            </w:r>
            <w:r w:rsidRPr="00271527">
              <w:rPr>
                <w:rFonts w:ascii="Times New Roman" w:hAnsi="Times New Roman" w:cs="Times New Roman"/>
                <w:noProof/>
                <w:webHidden/>
                <w:sz w:val="24"/>
                <w:szCs w:val="24"/>
                <w:rPrChange w:id="630" w:author="Windows User" w:date="2021-05-24T15:39:00Z">
                  <w:rPr>
                    <w:noProof/>
                    <w:webHidden/>
                  </w:rPr>
                </w:rPrChange>
              </w:rPr>
              <w:fldChar w:fldCharType="end"/>
            </w:r>
            <w:r w:rsidRPr="00271527">
              <w:rPr>
                <w:rStyle w:val="Hyperlink"/>
                <w:rFonts w:ascii="Times New Roman" w:hAnsi="Times New Roman" w:cs="Times New Roman"/>
                <w:noProof/>
                <w:sz w:val="24"/>
                <w:szCs w:val="24"/>
                <w:rPrChange w:id="631" w:author="Windows User" w:date="2021-05-24T15:39:00Z">
                  <w:rPr>
                    <w:rStyle w:val="Hyperlink"/>
                    <w:noProof/>
                  </w:rPr>
                </w:rPrChange>
              </w:rPr>
              <w:fldChar w:fldCharType="end"/>
            </w:r>
          </w:ins>
        </w:p>
        <w:p w14:paraId="330FE307" w14:textId="131FF16D" w:rsidR="006F25C1" w:rsidRPr="00271527" w:rsidDel="00B312A0" w:rsidRDefault="006F25C1">
          <w:pPr>
            <w:pStyle w:val="TOC1"/>
            <w:tabs>
              <w:tab w:val="right" w:leader="dot" w:pos="9350"/>
            </w:tabs>
            <w:rPr>
              <w:ins w:id="632" w:author="ITD-STU" w:date="2021-05-24T15:02:00Z"/>
              <w:del w:id="633" w:author="Windows User" w:date="2021-05-24T15:39:00Z"/>
              <w:rFonts w:ascii="Times New Roman" w:eastAsiaTheme="minorEastAsia" w:hAnsi="Times New Roman" w:cs="Times New Roman"/>
              <w:noProof/>
              <w:sz w:val="24"/>
              <w:szCs w:val="24"/>
              <w:rPrChange w:id="634" w:author="Windows User" w:date="2021-05-24T15:39:00Z">
                <w:rPr>
                  <w:ins w:id="635" w:author="ITD-STU" w:date="2021-05-24T15:02:00Z"/>
                  <w:del w:id="636" w:author="Windows User" w:date="2021-05-24T15:39:00Z"/>
                  <w:rFonts w:asciiTheme="minorHAnsi" w:eastAsiaTheme="minorEastAsia" w:hAnsiTheme="minorHAnsi" w:cstheme="minorBidi"/>
                  <w:noProof/>
                </w:rPr>
              </w:rPrChange>
            </w:rPr>
          </w:pPr>
          <w:ins w:id="637" w:author="ITD-STU" w:date="2021-05-24T15:02:00Z">
            <w:del w:id="638" w:author="Windows User" w:date="2021-05-24T15:39:00Z">
              <w:r w:rsidRPr="00271527" w:rsidDel="00B312A0">
                <w:rPr>
                  <w:rStyle w:val="Hyperlink"/>
                  <w:rFonts w:ascii="Times New Roman" w:hAnsi="Times New Roman" w:cs="Times New Roman"/>
                  <w:noProof/>
                  <w:sz w:val="24"/>
                  <w:szCs w:val="24"/>
                  <w:rPrChange w:id="639"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640"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641" w:author="Windows User" w:date="2021-05-24T15:39:00Z">
                    <w:rPr>
                      <w:noProof/>
                    </w:rPr>
                  </w:rPrChange>
                </w:rPr>
                <w:delInstrText>HYPERLINK \l "_Toc72760991"</w:delInstrText>
              </w:r>
              <w:r w:rsidRPr="00271527" w:rsidDel="00B312A0">
                <w:rPr>
                  <w:rStyle w:val="Hyperlink"/>
                  <w:rFonts w:ascii="Times New Roman" w:hAnsi="Times New Roman" w:cs="Times New Roman"/>
                  <w:noProof/>
                  <w:sz w:val="24"/>
                  <w:szCs w:val="24"/>
                  <w:rPrChange w:id="642"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643" w:author="Windows User" w:date="2021-05-24T15:39:00Z">
                    <w:rPr>
                      <w:rStyle w:val="Hyperlink"/>
                      <w:noProof/>
                    </w:rPr>
                  </w:rPrChange>
                </w:rPr>
                <w:fldChar w:fldCharType="separate"/>
              </w:r>
            </w:del>
          </w:ins>
          <w:ins w:id="644" w:author="Windows User" w:date="2021-05-24T15:39:00Z">
            <w:r w:rsidR="00B312A0" w:rsidRPr="00271527">
              <w:rPr>
                <w:rStyle w:val="Hyperlink"/>
                <w:rFonts w:ascii="Times New Roman" w:hAnsi="Times New Roman" w:cs="Times New Roman"/>
                <w:b/>
                <w:bCs/>
                <w:noProof/>
                <w:sz w:val="24"/>
                <w:szCs w:val="24"/>
                <w:rPrChange w:id="645" w:author="Windows User" w:date="2021-05-24T15:39:00Z">
                  <w:rPr>
                    <w:rStyle w:val="Hyperlink"/>
                    <w:rFonts w:ascii="Times New Roman" w:hAnsi="Times New Roman" w:cs="Times New Roman"/>
                    <w:b/>
                    <w:bCs/>
                    <w:noProof/>
                  </w:rPr>
                </w:rPrChange>
              </w:rPr>
              <w:t>Error! Hyperlink reference not valid.</w:t>
            </w:r>
          </w:ins>
          <w:ins w:id="646" w:author="ITD-STU" w:date="2021-05-24T15:02:00Z">
            <w:del w:id="647" w:author="Windows User" w:date="2021-05-24T15:39:00Z">
              <w:r w:rsidRPr="00271527" w:rsidDel="00B312A0">
                <w:rPr>
                  <w:rStyle w:val="Hyperlink"/>
                  <w:rFonts w:ascii="Times New Roman" w:hAnsi="Times New Roman" w:cs="Times New Roman"/>
                  <w:b/>
                  <w:noProof/>
                  <w:sz w:val="24"/>
                  <w:szCs w:val="24"/>
                  <w:rPrChange w:id="648" w:author="Windows User" w:date="2021-05-24T15:39:00Z">
                    <w:rPr>
                      <w:rStyle w:val="Hyperlink"/>
                      <w:rFonts w:ascii="Times New Roman" w:hAnsi="Times New Roman" w:cs="Times New Roman"/>
                      <w:b/>
                      <w:noProof/>
                    </w:rPr>
                  </w:rPrChange>
                </w:rPr>
                <w:delText>DAFTAR ISI</w:delText>
              </w:r>
              <w:r w:rsidRPr="00271527" w:rsidDel="00B312A0">
                <w:rPr>
                  <w:rFonts w:ascii="Times New Roman" w:hAnsi="Times New Roman" w:cs="Times New Roman"/>
                  <w:noProof/>
                  <w:webHidden/>
                  <w:sz w:val="24"/>
                  <w:szCs w:val="24"/>
                  <w:rPrChange w:id="649" w:author="Windows User" w:date="2021-05-24T15:39:00Z">
                    <w:rPr>
                      <w:noProof/>
                      <w:webHidden/>
                    </w:rPr>
                  </w:rPrChange>
                </w:rPr>
                <w:tab/>
              </w:r>
              <w:r w:rsidRPr="00271527" w:rsidDel="00B312A0">
                <w:rPr>
                  <w:rFonts w:ascii="Times New Roman" w:hAnsi="Times New Roman" w:cs="Times New Roman"/>
                  <w:noProof/>
                  <w:webHidden/>
                  <w:sz w:val="24"/>
                  <w:szCs w:val="24"/>
                  <w:rPrChange w:id="650"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651" w:author="Windows User" w:date="2021-05-24T15:39:00Z">
                    <w:rPr>
                      <w:noProof/>
                      <w:webHidden/>
                    </w:rPr>
                  </w:rPrChange>
                </w:rPr>
                <w:delInstrText xml:space="preserve"> PAGEREF _Toc72760991 \h </w:delInstrText>
              </w:r>
            </w:del>
          </w:ins>
          <w:del w:id="652" w:author="Windows User" w:date="2021-05-24T15:39:00Z">
            <w:r w:rsidRPr="00271527" w:rsidDel="00B312A0">
              <w:rPr>
                <w:rFonts w:ascii="Times New Roman" w:hAnsi="Times New Roman" w:cs="Times New Roman"/>
                <w:noProof/>
                <w:webHidden/>
                <w:sz w:val="24"/>
                <w:szCs w:val="24"/>
                <w:rPrChange w:id="653"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654" w:author="Windows User" w:date="2021-05-24T15:39:00Z">
                  <w:rPr>
                    <w:noProof/>
                    <w:webHidden/>
                  </w:rPr>
                </w:rPrChange>
              </w:rPr>
              <w:fldChar w:fldCharType="separate"/>
            </w:r>
          </w:del>
          <w:ins w:id="655" w:author="ITD-STU" w:date="2021-05-24T15:02:00Z">
            <w:del w:id="656" w:author="Windows User" w:date="2021-05-24T15:28:00Z">
              <w:r w:rsidRPr="00271527" w:rsidDel="00181C8F">
                <w:rPr>
                  <w:rFonts w:ascii="Times New Roman" w:hAnsi="Times New Roman" w:cs="Times New Roman"/>
                  <w:noProof/>
                  <w:webHidden/>
                  <w:sz w:val="24"/>
                  <w:szCs w:val="24"/>
                  <w:rPrChange w:id="657" w:author="Windows User" w:date="2021-05-24T15:39:00Z">
                    <w:rPr>
                      <w:noProof/>
                      <w:webHidden/>
                    </w:rPr>
                  </w:rPrChange>
                </w:rPr>
                <w:delText>2</w:delText>
              </w:r>
            </w:del>
            <w:del w:id="658" w:author="Windows User" w:date="2021-05-24T15:39:00Z">
              <w:r w:rsidRPr="00271527" w:rsidDel="00B312A0">
                <w:rPr>
                  <w:rFonts w:ascii="Times New Roman" w:hAnsi="Times New Roman" w:cs="Times New Roman"/>
                  <w:noProof/>
                  <w:webHidden/>
                  <w:sz w:val="24"/>
                  <w:szCs w:val="24"/>
                  <w:rPrChange w:id="659"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660" w:author="Windows User" w:date="2021-05-24T15:39:00Z">
                    <w:rPr>
                      <w:rStyle w:val="Hyperlink"/>
                      <w:noProof/>
                    </w:rPr>
                  </w:rPrChange>
                </w:rPr>
                <w:fldChar w:fldCharType="end"/>
              </w:r>
            </w:del>
          </w:ins>
        </w:p>
        <w:p w14:paraId="038552BF" w14:textId="2C4C4491" w:rsidR="006F25C1" w:rsidRPr="00271527" w:rsidDel="00B312A0" w:rsidRDefault="006F25C1">
          <w:pPr>
            <w:pStyle w:val="TOC1"/>
            <w:tabs>
              <w:tab w:val="right" w:leader="dot" w:pos="9350"/>
            </w:tabs>
            <w:rPr>
              <w:ins w:id="661" w:author="ITD-STU" w:date="2021-05-24T15:02:00Z"/>
              <w:del w:id="662" w:author="Windows User" w:date="2021-05-24T15:39:00Z"/>
              <w:rFonts w:ascii="Times New Roman" w:eastAsiaTheme="minorEastAsia" w:hAnsi="Times New Roman" w:cs="Times New Roman"/>
              <w:noProof/>
              <w:sz w:val="24"/>
              <w:szCs w:val="24"/>
              <w:rPrChange w:id="663" w:author="Windows User" w:date="2021-05-24T15:39:00Z">
                <w:rPr>
                  <w:ins w:id="664" w:author="ITD-STU" w:date="2021-05-24T15:02:00Z"/>
                  <w:del w:id="665" w:author="Windows User" w:date="2021-05-24T15:39:00Z"/>
                  <w:rFonts w:asciiTheme="minorHAnsi" w:eastAsiaTheme="minorEastAsia" w:hAnsiTheme="minorHAnsi" w:cstheme="minorBidi"/>
                  <w:noProof/>
                </w:rPr>
              </w:rPrChange>
            </w:rPr>
          </w:pPr>
          <w:ins w:id="666" w:author="ITD-STU" w:date="2021-05-24T15:02:00Z">
            <w:del w:id="667" w:author="Windows User" w:date="2021-05-24T15:39:00Z">
              <w:r w:rsidRPr="00271527" w:rsidDel="00B312A0">
                <w:rPr>
                  <w:rStyle w:val="Hyperlink"/>
                  <w:rFonts w:ascii="Times New Roman" w:hAnsi="Times New Roman" w:cs="Times New Roman"/>
                  <w:noProof/>
                  <w:sz w:val="24"/>
                  <w:szCs w:val="24"/>
                  <w:rPrChange w:id="668"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669"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670" w:author="Windows User" w:date="2021-05-24T15:39:00Z">
                    <w:rPr>
                      <w:noProof/>
                    </w:rPr>
                  </w:rPrChange>
                </w:rPr>
                <w:delInstrText>HYPERLINK \l "_Toc72760992"</w:delInstrText>
              </w:r>
              <w:r w:rsidRPr="00271527" w:rsidDel="00B312A0">
                <w:rPr>
                  <w:rStyle w:val="Hyperlink"/>
                  <w:rFonts w:ascii="Times New Roman" w:hAnsi="Times New Roman" w:cs="Times New Roman"/>
                  <w:noProof/>
                  <w:sz w:val="24"/>
                  <w:szCs w:val="24"/>
                  <w:rPrChange w:id="671"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672" w:author="Windows User" w:date="2021-05-24T15:39:00Z">
                    <w:rPr>
                      <w:rStyle w:val="Hyperlink"/>
                      <w:noProof/>
                    </w:rPr>
                  </w:rPrChange>
                </w:rPr>
                <w:fldChar w:fldCharType="separate"/>
              </w:r>
            </w:del>
          </w:ins>
          <w:ins w:id="673" w:author="Windows User" w:date="2021-05-24T15:39:00Z">
            <w:r w:rsidR="00B312A0" w:rsidRPr="00271527">
              <w:rPr>
                <w:rStyle w:val="Hyperlink"/>
                <w:rFonts w:ascii="Times New Roman" w:hAnsi="Times New Roman" w:cs="Times New Roman"/>
                <w:b/>
                <w:bCs/>
                <w:noProof/>
                <w:sz w:val="24"/>
                <w:szCs w:val="24"/>
                <w:rPrChange w:id="674" w:author="Windows User" w:date="2021-05-24T15:39:00Z">
                  <w:rPr>
                    <w:rStyle w:val="Hyperlink"/>
                    <w:rFonts w:ascii="Times New Roman" w:hAnsi="Times New Roman" w:cs="Times New Roman"/>
                    <w:b/>
                    <w:bCs/>
                    <w:noProof/>
                  </w:rPr>
                </w:rPrChange>
              </w:rPr>
              <w:t>Error! Hyperlink reference not valid.</w:t>
            </w:r>
          </w:ins>
          <w:ins w:id="675" w:author="ITD-STU" w:date="2021-05-24T15:02:00Z">
            <w:del w:id="676" w:author="Windows User" w:date="2021-05-24T15:39:00Z">
              <w:r w:rsidRPr="00271527" w:rsidDel="00B312A0">
                <w:rPr>
                  <w:rStyle w:val="Hyperlink"/>
                  <w:rFonts w:ascii="Times New Roman" w:hAnsi="Times New Roman" w:cs="Times New Roman"/>
                  <w:b/>
                  <w:noProof/>
                  <w:sz w:val="24"/>
                  <w:szCs w:val="24"/>
                  <w:rPrChange w:id="677" w:author="Windows User" w:date="2021-05-24T15:39:00Z">
                    <w:rPr>
                      <w:rStyle w:val="Hyperlink"/>
                      <w:rFonts w:ascii="Times New Roman" w:hAnsi="Times New Roman" w:cs="Times New Roman"/>
                      <w:b/>
                      <w:noProof/>
                    </w:rPr>
                  </w:rPrChange>
                </w:rPr>
                <w:delText>DAFTAR GAMBAR</w:delText>
              </w:r>
              <w:r w:rsidRPr="00271527" w:rsidDel="00B312A0">
                <w:rPr>
                  <w:rFonts w:ascii="Times New Roman" w:hAnsi="Times New Roman" w:cs="Times New Roman"/>
                  <w:noProof/>
                  <w:webHidden/>
                  <w:sz w:val="24"/>
                  <w:szCs w:val="24"/>
                  <w:rPrChange w:id="678" w:author="Windows User" w:date="2021-05-24T15:39:00Z">
                    <w:rPr>
                      <w:noProof/>
                      <w:webHidden/>
                    </w:rPr>
                  </w:rPrChange>
                </w:rPr>
                <w:tab/>
              </w:r>
              <w:r w:rsidRPr="00271527" w:rsidDel="00B312A0">
                <w:rPr>
                  <w:rFonts w:ascii="Times New Roman" w:hAnsi="Times New Roman" w:cs="Times New Roman"/>
                  <w:noProof/>
                  <w:webHidden/>
                  <w:sz w:val="24"/>
                  <w:szCs w:val="24"/>
                  <w:rPrChange w:id="679"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680" w:author="Windows User" w:date="2021-05-24T15:39:00Z">
                    <w:rPr>
                      <w:noProof/>
                      <w:webHidden/>
                    </w:rPr>
                  </w:rPrChange>
                </w:rPr>
                <w:delInstrText xml:space="preserve"> PAGEREF _Toc72760992 \h </w:delInstrText>
              </w:r>
            </w:del>
          </w:ins>
          <w:del w:id="681" w:author="Windows User" w:date="2021-05-24T15:39:00Z">
            <w:r w:rsidRPr="00271527" w:rsidDel="00B312A0">
              <w:rPr>
                <w:rFonts w:ascii="Times New Roman" w:hAnsi="Times New Roman" w:cs="Times New Roman"/>
                <w:noProof/>
                <w:webHidden/>
                <w:sz w:val="24"/>
                <w:szCs w:val="24"/>
                <w:rPrChange w:id="682"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683" w:author="Windows User" w:date="2021-05-24T15:39:00Z">
                  <w:rPr>
                    <w:noProof/>
                    <w:webHidden/>
                  </w:rPr>
                </w:rPrChange>
              </w:rPr>
              <w:fldChar w:fldCharType="separate"/>
            </w:r>
          </w:del>
          <w:ins w:id="684" w:author="ITD-STU" w:date="2021-05-24T15:02:00Z">
            <w:del w:id="685" w:author="Windows User" w:date="2021-05-24T15:28:00Z">
              <w:r w:rsidRPr="00271527" w:rsidDel="00181C8F">
                <w:rPr>
                  <w:rFonts w:ascii="Times New Roman" w:hAnsi="Times New Roman" w:cs="Times New Roman"/>
                  <w:noProof/>
                  <w:webHidden/>
                  <w:sz w:val="24"/>
                  <w:szCs w:val="24"/>
                  <w:rPrChange w:id="686" w:author="Windows User" w:date="2021-05-24T15:39:00Z">
                    <w:rPr>
                      <w:noProof/>
                      <w:webHidden/>
                    </w:rPr>
                  </w:rPrChange>
                </w:rPr>
                <w:delText>3</w:delText>
              </w:r>
            </w:del>
            <w:del w:id="687" w:author="Windows User" w:date="2021-05-24T15:39:00Z">
              <w:r w:rsidRPr="00271527" w:rsidDel="00B312A0">
                <w:rPr>
                  <w:rFonts w:ascii="Times New Roman" w:hAnsi="Times New Roman" w:cs="Times New Roman"/>
                  <w:noProof/>
                  <w:webHidden/>
                  <w:sz w:val="24"/>
                  <w:szCs w:val="24"/>
                  <w:rPrChange w:id="688"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689" w:author="Windows User" w:date="2021-05-24T15:39:00Z">
                    <w:rPr>
                      <w:rStyle w:val="Hyperlink"/>
                      <w:noProof/>
                    </w:rPr>
                  </w:rPrChange>
                </w:rPr>
                <w:fldChar w:fldCharType="end"/>
              </w:r>
            </w:del>
          </w:ins>
        </w:p>
        <w:p w14:paraId="2CC41CA4" w14:textId="68C6B841" w:rsidR="006F25C1" w:rsidRPr="00271527" w:rsidDel="00B312A0" w:rsidRDefault="006F25C1">
          <w:pPr>
            <w:pStyle w:val="TOC1"/>
            <w:tabs>
              <w:tab w:val="right" w:leader="dot" w:pos="9350"/>
            </w:tabs>
            <w:rPr>
              <w:ins w:id="690" w:author="ITD-STU" w:date="2021-05-24T15:02:00Z"/>
              <w:del w:id="691" w:author="Windows User" w:date="2021-05-24T15:39:00Z"/>
              <w:rFonts w:ascii="Times New Roman" w:eastAsiaTheme="minorEastAsia" w:hAnsi="Times New Roman" w:cs="Times New Roman"/>
              <w:noProof/>
              <w:sz w:val="24"/>
              <w:szCs w:val="24"/>
              <w:rPrChange w:id="692" w:author="Windows User" w:date="2021-05-24T15:39:00Z">
                <w:rPr>
                  <w:ins w:id="693" w:author="ITD-STU" w:date="2021-05-24T15:02:00Z"/>
                  <w:del w:id="694" w:author="Windows User" w:date="2021-05-24T15:39:00Z"/>
                  <w:rFonts w:asciiTheme="minorHAnsi" w:eastAsiaTheme="minorEastAsia" w:hAnsiTheme="minorHAnsi" w:cstheme="minorBidi"/>
                  <w:noProof/>
                </w:rPr>
              </w:rPrChange>
            </w:rPr>
          </w:pPr>
          <w:ins w:id="695" w:author="ITD-STU" w:date="2021-05-24T15:02:00Z">
            <w:del w:id="696" w:author="Windows User" w:date="2021-05-24T15:39:00Z">
              <w:r w:rsidRPr="00271527" w:rsidDel="00B312A0">
                <w:rPr>
                  <w:rStyle w:val="Hyperlink"/>
                  <w:rFonts w:ascii="Times New Roman" w:hAnsi="Times New Roman" w:cs="Times New Roman"/>
                  <w:noProof/>
                  <w:sz w:val="24"/>
                  <w:szCs w:val="24"/>
                  <w:rPrChange w:id="697"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698"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699" w:author="Windows User" w:date="2021-05-24T15:39:00Z">
                    <w:rPr>
                      <w:noProof/>
                    </w:rPr>
                  </w:rPrChange>
                </w:rPr>
                <w:delInstrText>HYPERLINK \l "_Toc72760993"</w:delInstrText>
              </w:r>
              <w:r w:rsidRPr="00271527" w:rsidDel="00B312A0">
                <w:rPr>
                  <w:rStyle w:val="Hyperlink"/>
                  <w:rFonts w:ascii="Times New Roman" w:hAnsi="Times New Roman" w:cs="Times New Roman"/>
                  <w:noProof/>
                  <w:sz w:val="24"/>
                  <w:szCs w:val="24"/>
                  <w:rPrChange w:id="700"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701" w:author="Windows User" w:date="2021-05-24T15:39:00Z">
                    <w:rPr>
                      <w:rStyle w:val="Hyperlink"/>
                      <w:noProof/>
                    </w:rPr>
                  </w:rPrChange>
                </w:rPr>
                <w:fldChar w:fldCharType="separate"/>
              </w:r>
            </w:del>
          </w:ins>
          <w:ins w:id="702" w:author="Windows User" w:date="2021-05-24T15:39:00Z">
            <w:r w:rsidR="00B312A0" w:rsidRPr="00271527">
              <w:rPr>
                <w:rStyle w:val="Hyperlink"/>
                <w:rFonts w:ascii="Times New Roman" w:hAnsi="Times New Roman" w:cs="Times New Roman"/>
                <w:b/>
                <w:bCs/>
                <w:noProof/>
                <w:sz w:val="24"/>
                <w:szCs w:val="24"/>
                <w:rPrChange w:id="703" w:author="Windows User" w:date="2021-05-24T15:39:00Z">
                  <w:rPr>
                    <w:rStyle w:val="Hyperlink"/>
                    <w:rFonts w:ascii="Times New Roman" w:hAnsi="Times New Roman" w:cs="Times New Roman"/>
                    <w:b/>
                    <w:bCs/>
                    <w:noProof/>
                  </w:rPr>
                </w:rPrChange>
              </w:rPr>
              <w:t>Error! Hyperlink reference not valid.</w:t>
            </w:r>
          </w:ins>
          <w:ins w:id="704" w:author="ITD-STU" w:date="2021-05-24T15:02:00Z">
            <w:del w:id="705" w:author="Windows User" w:date="2021-05-24T15:39:00Z">
              <w:r w:rsidRPr="00271527" w:rsidDel="00B312A0">
                <w:rPr>
                  <w:rStyle w:val="Hyperlink"/>
                  <w:rFonts w:ascii="Times New Roman" w:hAnsi="Times New Roman" w:cs="Times New Roman"/>
                  <w:b/>
                  <w:noProof/>
                  <w:sz w:val="24"/>
                  <w:szCs w:val="24"/>
                  <w:rPrChange w:id="706" w:author="Windows User" w:date="2021-05-24T15:39:00Z">
                    <w:rPr>
                      <w:rStyle w:val="Hyperlink"/>
                      <w:rFonts w:ascii="Times New Roman" w:hAnsi="Times New Roman" w:cs="Times New Roman"/>
                      <w:b/>
                      <w:noProof/>
                    </w:rPr>
                  </w:rPrChange>
                </w:rPr>
                <w:delText>DAFTAR POTONGAN KODE PROGRAM</w:delText>
              </w:r>
              <w:r w:rsidRPr="00271527" w:rsidDel="00B312A0">
                <w:rPr>
                  <w:rFonts w:ascii="Times New Roman" w:hAnsi="Times New Roman" w:cs="Times New Roman"/>
                  <w:noProof/>
                  <w:webHidden/>
                  <w:sz w:val="24"/>
                  <w:szCs w:val="24"/>
                  <w:rPrChange w:id="707" w:author="Windows User" w:date="2021-05-24T15:39:00Z">
                    <w:rPr>
                      <w:noProof/>
                      <w:webHidden/>
                    </w:rPr>
                  </w:rPrChange>
                </w:rPr>
                <w:tab/>
              </w:r>
              <w:r w:rsidRPr="00271527" w:rsidDel="00B312A0">
                <w:rPr>
                  <w:rFonts w:ascii="Times New Roman" w:hAnsi="Times New Roman" w:cs="Times New Roman"/>
                  <w:noProof/>
                  <w:webHidden/>
                  <w:sz w:val="24"/>
                  <w:szCs w:val="24"/>
                  <w:rPrChange w:id="708"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709" w:author="Windows User" w:date="2021-05-24T15:39:00Z">
                    <w:rPr>
                      <w:noProof/>
                      <w:webHidden/>
                    </w:rPr>
                  </w:rPrChange>
                </w:rPr>
                <w:delInstrText xml:space="preserve"> PAGEREF _Toc72760993 \h </w:delInstrText>
              </w:r>
            </w:del>
          </w:ins>
          <w:del w:id="710" w:author="Windows User" w:date="2021-05-24T15:39:00Z">
            <w:r w:rsidRPr="00271527" w:rsidDel="00B312A0">
              <w:rPr>
                <w:rFonts w:ascii="Times New Roman" w:hAnsi="Times New Roman" w:cs="Times New Roman"/>
                <w:noProof/>
                <w:webHidden/>
                <w:sz w:val="24"/>
                <w:szCs w:val="24"/>
                <w:rPrChange w:id="711"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712" w:author="Windows User" w:date="2021-05-24T15:39:00Z">
                  <w:rPr>
                    <w:noProof/>
                    <w:webHidden/>
                  </w:rPr>
                </w:rPrChange>
              </w:rPr>
              <w:fldChar w:fldCharType="separate"/>
            </w:r>
          </w:del>
          <w:ins w:id="713" w:author="ITD-STU" w:date="2021-05-24T15:02:00Z">
            <w:del w:id="714" w:author="Windows User" w:date="2021-05-24T15:28:00Z">
              <w:r w:rsidRPr="00271527" w:rsidDel="00181C8F">
                <w:rPr>
                  <w:rFonts w:ascii="Times New Roman" w:hAnsi="Times New Roman" w:cs="Times New Roman"/>
                  <w:noProof/>
                  <w:webHidden/>
                  <w:sz w:val="24"/>
                  <w:szCs w:val="24"/>
                  <w:rPrChange w:id="715" w:author="Windows User" w:date="2021-05-24T15:39:00Z">
                    <w:rPr>
                      <w:noProof/>
                      <w:webHidden/>
                    </w:rPr>
                  </w:rPrChange>
                </w:rPr>
                <w:delText>4</w:delText>
              </w:r>
            </w:del>
            <w:del w:id="716" w:author="Windows User" w:date="2021-05-24T15:39:00Z">
              <w:r w:rsidRPr="00271527" w:rsidDel="00B312A0">
                <w:rPr>
                  <w:rFonts w:ascii="Times New Roman" w:hAnsi="Times New Roman" w:cs="Times New Roman"/>
                  <w:noProof/>
                  <w:webHidden/>
                  <w:sz w:val="24"/>
                  <w:szCs w:val="24"/>
                  <w:rPrChange w:id="717"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718" w:author="Windows User" w:date="2021-05-24T15:39:00Z">
                    <w:rPr>
                      <w:rStyle w:val="Hyperlink"/>
                      <w:noProof/>
                    </w:rPr>
                  </w:rPrChange>
                </w:rPr>
                <w:fldChar w:fldCharType="end"/>
              </w:r>
            </w:del>
          </w:ins>
        </w:p>
        <w:p w14:paraId="7A8B7C57" w14:textId="1321F2B2" w:rsidR="006F25C1" w:rsidRPr="00271527" w:rsidDel="00B312A0" w:rsidRDefault="006F25C1">
          <w:pPr>
            <w:pStyle w:val="TOC1"/>
            <w:tabs>
              <w:tab w:val="left" w:pos="440"/>
              <w:tab w:val="right" w:leader="dot" w:pos="9350"/>
            </w:tabs>
            <w:rPr>
              <w:ins w:id="719" w:author="ITD-STU" w:date="2021-05-24T15:02:00Z"/>
              <w:del w:id="720" w:author="Windows User" w:date="2021-05-24T15:39:00Z"/>
              <w:rFonts w:ascii="Times New Roman" w:eastAsiaTheme="minorEastAsia" w:hAnsi="Times New Roman" w:cs="Times New Roman"/>
              <w:noProof/>
              <w:sz w:val="24"/>
              <w:szCs w:val="24"/>
              <w:rPrChange w:id="721" w:author="Windows User" w:date="2021-05-24T15:39:00Z">
                <w:rPr>
                  <w:ins w:id="722" w:author="ITD-STU" w:date="2021-05-24T15:02:00Z"/>
                  <w:del w:id="723" w:author="Windows User" w:date="2021-05-24T15:39:00Z"/>
                  <w:rFonts w:asciiTheme="minorHAnsi" w:eastAsiaTheme="minorEastAsia" w:hAnsiTheme="minorHAnsi" w:cstheme="minorBidi"/>
                  <w:noProof/>
                </w:rPr>
              </w:rPrChange>
            </w:rPr>
          </w:pPr>
          <w:ins w:id="724" w:author="ITD-STU" w:date="2021-05-24T15:02:00Z">
            <w:del w:id="725" w:author="Windows User" w:date="2021-05-24T15:39:00Z">
              <w:r w:rsidRPr="00271527" w:rsidDel="00B312A0">
                <w:rPr>
                  <w:rStyle w:val="Hyperlink"/>
                  <w:rFonts w:ascii="Times New Roman" w:hAnsi="Times New Roman" w:cs="Times New Roman"/>
                  <w:noProof/>
                  <w:sz w:val="24"/>
                  <w:szCs w:val="24"/>
                  <w:rPrChange w:id="726"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727"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728" w:author="Windows User" w:date="2021-05-24T15:39:00Z">
                    <w:rPr>
                      <w:noProof/>
                    </w:rPr>
                  </w:rPrChange>
                </w:rPr>
                <w:delInstrText>HYPERLINK \l "_Toc72760995"</w:delInstrText>
              </w:r>
              <w:r w:rsidRPr="00271527" w:rsidDel="00B312A0">
                <w:rPr>
                  <w:rStyle w:val="Hyperlink"/>
                  <w:rFonts w:ascii="Times New Roman" w:hAnsi="Times New Roman" w:cs="Times New Roman"/>
                  <w:noProof/>
                  <w:sz w:val="24"/>
                  <w:szCs w:val="24"/>
                  <w:rPrChange w:id="729"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730" w:author="Windows User" w:date="2021-05-24T15:39:00Z">
                    <w:rPr>
                      <w:rStyle w:val="Hyperlink"/>
                      <w:noProof/>
                    </w:rPr>
                  </w:rPrChange>
                </w:rPr>
                <w:fldChar w:fldCharType="separate"/>
              </w:r>
            </w:del>
          </w:ins>
          <w:ins w:id="731" w:author="Windows User" w:date="2021-05-24T15:39:00Z">
            <w:r w:rsidR="00B312A0" w:rsidRPr="00271527">
              <w:rPr>
                <w:rStyle w:val="Hyperlink"/>
                <w:rFonts w:ascii="Times New Roman" w:hAnsi="Times New Roman" w:cs="Times New Roman"/>
                <w:b/>
                <w:bCs/>
                <w:noProof/>
                <w:sz w:val="24"/>
                <w:szCs w:val="24"/>
                <w:rPrChange w:id="732" w:author="Windows User" w:date="2021-05-24T15:39:00Z">
                  <w:rPr>
                    <w:rStyle w:val="Hyperlink"/>
                    <w:rFonts w:ascii="Times New Roman" w:hAnsi="Times New Roman" w:cs="Times New Roman"/>
                    <w:b/>
                    <w:bCs/>
                    <w:noProof/>
                  </w:rPr>
                </w:rPrChange>
              </w:rPr>
              <w:t>Error! Hyperlink reference not valid.</w:t>
            </w:r>
          </w:ins>
          <w:ins w:id="733" w:author="ITD-STU" w:date="2021-05-24T15:02:00Z">
            <w:del w:id="734" w:author="Windows User" w:date="2021-05-24T15:39:00Z">
              <w:r w:rsidRPr="00271527" w:rsidDel="00B312A0">
                <w:rPr>
                  <w:rStyle w:val="Hyperlink"/>
                  <w:rFonts w:ascii="Times New Roman" w:hAnsi="Times New Roman" w:cs="Times New Roman"/>
                  <w:b/>
                  <w:noProof/>
                  <w:sz w:val="24"/>
                  <w:szCs w:val="24"/>
                  <w:rPrChange w:id="735" w:author="Windows User" w:date="2021-05-24T15:39:00Z">
                    <w:rPr>
                      <w:rStyle w:val="Hyperlink"/>
                      <w:rFonts w:ascii="Times New Roman" w:hAnsi="Times New Roman" w:cs="Times New Roman"/>
                      <w:b/>
                      <w:noProof/>
                    </w:rPr>
                  </w:rPrChange>
                </w:rPr>
                <w:delText>I.</w:delText>
              </w:r>
              <w:r w:rsidRPr="00271527" w:rsidDel="00B312A0">
                <w:rPr>
                  <w:rFonts w:ascii="Times New Roman" w:eastAsiaTheme="minorEastAsia" w:hAnsi="Times New Roman" w:cs="Times New Roman"/>
                  <w:noProof/>
                  <w:sz w:val="24"/>
                  <w:szCs w:val="24"/>
                  <w:rPrChange w:id="736"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737" w:author="Windows User" w:date="2021-05-24T15:39:00Z">
                    <w:rPr>
                      <w:rStyle w:val="Hyperlink"/>
                      <w:rFonts w:ascii="Times New Roman" w:hAnsi="Times New Roman" w:cs="Times New Roman"/>
                      <w:b/>
                      <w:noProof/>
                    </w:rPr>
                  </w:rPrChange>
                </w:rPr>
                <w:delText>PENDAHULUAN</w:delText>
              </w:r>
              <w:r w:rsidRPr="00271527" w:rsidDel="00B312A0">
                <w:rPr>
                  <w:rFonts w:ascii="Times New Roman" w:hAnsi="Times New Roman" w:cs="Times New Roman"/>
                  <w:noProof/>
                  <w:webHidden/>
                  <w:sz w:val="24"/>
                  <w:szCs w:val="24"/>
                  <w:rPrChange w:id="738" w:author="Windows User" w:date="2021-05-24T15:39:00Z">
                    <w:rPr>
                      <w:noProof/>
                      <w:webHidden/>
                    </w:rPr>
                  </w:rPrChange>
                </w:rPr>
                <w:tab/>
              </w:r>
              <w:r w:rsidRPr="00271527" w:rsidDel="00B312A0">
                <w:rPr>
                  <w:rFonts w:ascii="Times New Roman" w:hAnsi="Times New Roman" w:cs="Times New Roman"/>
                  <w:noProof/>
                  <w:webHidden/>
                  <w:sz w:val="24"/>
                  <w:szCs w:val="24"/>
                  <w:rPrChange w:id="739"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740" w:author="Windows User" w:date="2021-05-24T15:39:00Z">
                    <w:rPr>
                      <w:noProof/>
                      <w:webHidden/>
                    </w:rPr>
                  </w:rPrChange>
                </w:rPr>
                <w:delInstrText xml:space="preserve"> PAGEREF _Toc72760995 \h </w:delInstrText>
              </w:r>
            </w:del>
          </w:ins>
          <w:del w:id="741" w:author="Windows User" w:date="2021-05-24T15:39:00Z">
            <w:r w:rsidRPr="00271527" w:rsidDel="00B312A0">
              <w:rPr>
                <w:rFonts w:ascii="Times New Roman" w:hAnsi="Times New Roman" w:cs="Times New Roman"/>
                <w:noProof/>
                <w:webHidden/>
                <w:sz w:val="24"/>
                <w:szCs w:val="24"/>
                <w:rPrChange w:id="742"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743" w:author="Windows User" w:date="2021-05-24T15:39:00Z">
                  <w:rPr>
                    <w:noProof/>
                    <w:webHidden/>
                  </w:rPr>
                </w:rPrChange>
              </w:rPr>
              <w:fldChar w:fldCharType="separate"/>
            </w:r>
          </w:del>
          <w:ins w:id="744" w:author="ITD-STU" w:date="2021-05-24T15:02:00Z">
            <w:del w:id="745" w:author="Windows User" w:date="2021-05-24T15:28:00Z">
              <w:r w:rsidRPr="00271527" w:rsidDel="00181C8F">
                <w:rPr>
                  <w:rFonts w:ascii="Times New Roman" w:hAnsi="Times New Roman" w:cs="Times New Roman"/>
                  <w:noProof/>
                  <w:webHidden/>
                  <w:sz w:val="24"/>
                  <w:szCs w:val="24"/>
                  <w:rPrChange w:id="746" w:author="Windows User" w:date="2021-05-24T15:39:00Z">
                    <w:rPr>
                      <w:noProof/>
                      <w:webHidden/>
                    </w:rPr>
                  </w:rPrChange>
                </w:rPr>
                <w:delText>1</w:delText>
              </w:r>
            </w:del>
            <w:del w:id="747" w:author="Windows User" w:date="2021-05-24T15:39:00Z">
              <w:r w:rsidRPr="00271527" w:rsidDel="00B312A0">
                <w:rPr>
                  <w:rFonts w:ascii="Times New Roman" w:hAnsi="Times New Roman" w:cs="Times New Roman"/>
                  <w:noProof/>
                  <w:webHidden/>
                  <w:sz w:val="24"/>
                  <w:szCs w:val="24"/>
                  <w:rPrChange w:id="748"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749" w:author="Windows User" w:date="2021-05-24T15:39:00Z">
                    <w:rPr>
                      <w:rStyle w:val="Hyperlink"/>
                      <w:noProof/>
                    </w:rPr>
                  </w:rPrChange>
                </w:rPr>
                <w:fldChar w:fldCharType="end"/>
              </w:r>
            </w:del>
          </w:ins>
        </w:p>
        <w:p w14:paraId="542E21B8" w14:textId="77F34A94" w:rsidR="006F25C1" w:rsidRPr="00271527" w:rsidDel="00B312A0" w:rsidRDefault="006F25C1">
          <w:pPr>
            <w:pStyle w:val="TOC2"/>
            <w:tabs>
              <w:tab w:val="left" w:pos="880"/>
              <w:tab w:val="right" w:leader="dot" w:pos="9350"/>
            </w:tabs>
            <w:rPr>
              <w:ins w:id="750" w:author="ITD-STU" w:date="2021-05-24T15:02:00Z"/>
              <w:del w:id="751" w:author="Windows User" w:date="2021-05-24T15:39:00Z"/>
              <w:rFonts w:ascii="Times New Roman" w:eastAsiaTheme="minorEastAsia" w:hAnsi="Times New Roman" w:cs="Times New Roman"/>
              <w:noProof/>
              <w:sz w:val="24"/>
              <w:szCs w:val="24"/>
              <w:rPrChange w:id="752" w:author="Windows User" w:date="2021-05-24T15:39:00Z">
                <w:rPr>
                  <w:ins w:id="753" w:author="ITD-STU" w:date="2021-05-24T15:02:00Z"/>
                  <w:del w:id="754" w:author="Windows User" w:date="2021-05-24T15:39:00Z"/>
                  <w:rFonts w:asciiTheme="minorHAnsi" w:eastAsiaTheme="minorEastAsia" w:hAnsiTheme="minorHAnsi" w:cstheme="minorBidi"/>
                  <w:noProof/>
                </w:rPr>
              </w:rPrChange>
            </w:rPr>
          </w:pPr>
          <w:ins w:id="755" w:author="ITD-STU" w:date="2021-05-24T15:02:00Z">
            <w:del w:id="756" w:author="Windows User" w:date="2021-05-24T15:39:00Z">
              <w:r w:rsidRPr="00271527" w:rsidDel="00B312A0">
                <w:rPr>
                  <w:rStyle w:val="Hyperlink"/>
                  <w:rFonts w:ascii="Times New Roman" w:hAnsi="Times New Roman" w:cs="Times New Roman"/>
                  <w:noProof/>
                  <w:sz w:val="24"/>
                  <w:szCs w:val="24"/>
                  <w:rPrChange w:id="757"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758"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759" w:author="Windows User" w:date="2021-05-24T15:39:00Z">
                    <w:rPr>
                      <w:noProof/>
                    </w:rPr>
                  </w:rPrChange>
                </w:rPr>
                <w:delInstrText>HYPERLINK \l "_Toc72760996"</w:delInstrText>
              </w:r>
              <w:r w:rsidRPr="00271527" w:rsidDel="00B312A0">
                <w:rPr>
                  <w:rStyle w:val="Hyperlink"/>
                  <w:rFonts w:ascii="Times New Roman" w:hAnsi="Times New Roman" w:cs="Times New Roman"/>
                  <w:noProof/>
                  <w:sz w:val="24"/>
                  <w:szCs w:val="24"/>
                  <w:rPrChange w:id="760"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761" w:author="Windows User" w:date="2021-05-24T15:39:00Z">
                    <w:rPr>
                      <w:rStyle w:val="Hyperlink"/>
                      <w:noProof/>
                    </w:rPr>
                  </w:rPrChange>
                </w:rPr>
                <w:fldChar w:fldCharType="separate"/>
              </w:r>
            </w:del>
          </w:ins>
          <w:ins w:id="762" w:author="Windows User" w:date="2021-05-24T15:39:00Z">
            <w:r w:rsidR="00B312A0" w:rsidRPr="00271527">
              <w:rPr>
                <w:rStyle w:val="Hyperlink"/>
                <w:rFonts w:ascii="Times New Roman" w:hAnsi="Times New Roman" w:cs="Times New Roman"/>
                <w:b/>
                <w:bCs/>
                <w:noProof/>
                <w:sz w:val="24"/>
                <w:szCs w:val="24"/>
                <w:rPrChange w:id="763" w:author="Windows User" w:date="2021-05-24T15:39:00Z">
                  <w:rPr>
                    <w:rStyle w:val="Hyperlink"/>
                    <w:rFonts w:ascii="Times New Roman" w:hAnsi="Times New Roman" w:cs="Times New Roman"/>
                    <w:b/>
                    <w:bCs/>
                    <w:noProof/>
                  </w:rPr>
                </w:rPrChange>
              </w:rPr>
              <w:t>Error! Hyperlink reference not valid.</w:t>
            </w:r>
          </w:ins>
          <w:ins w:id="764" w:author="ITD-STU" w:date="2021-05-24T15:02:00Z">
            <w:del w:id="765" w:author="Windows User" w:date="2021-05-24T15:39:00Z">
              <w:r w:rsidRPr="00271527" w:rsidDel="00B312A0">
                <w:rPr>
                  <w:rStyle w:val="Hyperlink"/>
                  <w:rFonts w:ascii="Times New Roman" w:hAnsi="Times New Roman" w:cs="Times New Roman"/>
                  <w:noProof/>
                  <w:sz w:val="24"/>
                  <w:szCs w:val="24"/>
                  <w:rPrChange w:id="766" w:author="Windows User" w:date="2021-05-24T15:39:00Z">
                    <w:rPr>
                      <w:rStyle w:val="Hyperlink"/>
                      <w:rFonts w:ascii="Times New Roman" w:hAnsi="Times New Roman" w:cs="Times New Roman"/>
                      <w:noProof/>
                    </w:rPr>
                  </w:rPrChange>
                </w:rPr>
                <w:delText>1.1</w:delText>
              </w:r>
              <w:r w:rsidRPr="00271527" w:rsidDel="00B312A0">
                <w:rPr>
                  <w:rFonts w:ascii="Times New Roman" w:eastAsiaTheme="minorEastAsia" w:hAnsi="Times New Roman" w:cs="Times New Roman"/>
                  <w:noProof/>
                  <w:sz w:val="24"/>
                  <w:szCs w:val="24"/>
                  <w:rPrChange w:id="767"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768" w:author="Windows User" w:date="2021-05-24T15:39:00Z">
                    <w:rPr>
                      <w:rStyle w:val="Hyperlink"/>
                      <w:rFonts w:ascii="Times New Roman" w:hAnsi="Times New Roman" w:cs="Times New Roman"/>
                      <w:noProof/>
                    </w:rPr>
                  </w:rPrChange>
                </w:rPr>
                <w:delText>Latar belakang</w:delText>
              </w:r>
              <w:r w:rsidRPr="00271527" w:rsidDel="00B312A0">
                <w:rPr>
                  <w:rFonts w:ascii="Times New Roman" w:hAnsi="Times New Roman" w:cs="Times New Roman"/>
                  <w:noProof/>
                  <w:webHidden/>
                  <w:sz w:val="24"/>
                  <w:szCs w:val="24"/>
                  <w:rPrChange w:id="769" w:author="Windows User" w:date="2021-05-24T15:39:00Z">
                    <w:rPr>
                      <w:noProof/>
                      <w:webHidden/>
                    </w:rPr>
                  </w:rPrChange>
                </w:rPr>
                <w:tab/>
              </w:r>
              <w:r w:rsidRPr="00271527" w:rsidDel="00B312A0">
                <w:rPr>
                  <w:rFonts w:ascii="Times New Roman" w:hAnsi="Times New Roman" w:cs="Times New Roman"/>
                  <w:noProof/>
                  <w:webHidden/>
                  <w:sz w:val="24"/>
                  <w:szCs w:val="24"/>
                  <w:rPrChange w:id="770"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771" w:author="Windows User" w:date="2021-05-24T15:39:00Z">
                    <w:rPr>
                      <w:noProof/>
                      <w:webHidden/>
                    </w:rPr>
                  </w:rPrChange>
                </w:rPr>
                <w:delInstrText xml:space="preserve"> PAGEREF _Toc72760996 \h </w:delInstrText>
              </w:r>
            </w:del>
          </w:ins>
          <w:del w:id="772" w:author="Windows User" w:date="2021-05-24T15:39:00Z">
            <w:r w:rsidRPr="00271527" w:rsidDel="00B312A0">
              <w:rPr>
                <w:rFonts w:ascii="Times New Roman" w:hAnsi="Times New Roman" w:cs="Times New Roman"/>
                <w:noProof/>
                <w:webHidden/>
                <w:sz w:val="24"/>
                <w:szCs w:val="24"/>
                <w:rPrChange w:id="773"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774" w:author="Windows User" w:date="2021-05-24T15:39:00Z">
                  <w:rPr>
                    <w:noProof/>
                    <w:webHidden/>
                  </w:rPr>
                </w:rPrChange>
              </w:rPr>
              <w:fldChar w:fldCharType="separate"/>
            </w:r>
          </w:del>
          <w:ins w:id="775" w:author="ITD-STU" w:date="2021-05-24T15:02:00Z">
            <w:del w:id="776" w:author="Windows User" w:date="2021-05-24T15:28:00Z">
              <w:r w:rsidRPr="00271527" w:rsidDel="00181C8F">
                <w:rPr>
                  <w:rFonts w:ascii="Times New Roman" w:hAnsi="Times New Roman" w:cs="Times New Roman"/>
                  <w:noProof/>
                  <w:webHidden/>
                  <w:sz w:val="24"/>
                  <w:szCs w:val="24"/>
                  <w:rPrChange w:id="777" w:author="Windows User" w:date="2021-05-24T15:39:00Z">
                    <w:rPr>
                      <w:noProof/>
                      <w:webHidden/>
                    </w:rPr>
                  </w:rPrChange>
                </w:rPr>
                <w:delText>1</w:delText>
              </w:r>
            </w:del>
            <w:del w:id="778" w:author="Windows User" w:date="2021-05-24T15:39:00Z">
              <w:r w:rsidRPr="00271527" w:rsidDel="00B312A0">
                <w:rPr>
                  <w:rFonts w:ascii="Times New Roman" w:hAnsi="Times New Roman" w:cs="Times New Roman"/>
                  <w:noProof/>
                  <w:webHidden/>
                  <w:sz w:val="24"/>
                  <w:szCs w:val="24"/>
                  <w:rPrChange w:id="779"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780" w:author="Windows User" w:date="2021-05-24T15:39:00Z">
                    <w:rPr>
                      <w:rStyle w:val="Hyperlink"/>
                      <w:noProof/>
                    </w:rPr>
                  </w:rPrChange>
                </w:rPr>
                <w:fldChar w:fldCharType="end"/>
              </w:r>
            </w:del>
          </w:ins>
        </w:p>
        <w:p w14:paraId="08D08376" w14:textId="2F3AA6D8" w:rsidR="006F25C1" w:rsidRPr="00271527" w:rsidDel="00B312A0" w:rsidRDefault="006F25C1">
          <w:pPr>
            <w:pStyle w:val="TOC2"/>
            <w:tabs>
              <w:tab w:val="left" w:pos="880"/>
              <w:tab w:val="right" w:leader="dot" w:pos="9350"/>
            </w:tabs>
            <w:rPr>
              <w:ins w:id="781" w:author="ITD-STU" w:date="2021-05-24T15:02:00Z"/>
              <w:del w:id="782" w:author="Windows User" w:date="2021-05-24T15:39:00Z"/>
              <w:rFonts w:ascii="Times New Roman" w:eastAsiaTheme="minorEastAsia" w:hAnsi="Times New Roman" w:cs="Times New Roman"/>
              <w:noProof/>
              <w:sz w:val="24"/>
              <w:szCs w:val="24"/>
              <w:rPrChange w:id="783" w:author="Windows User" w:date="2021-05-24T15:39:00Z">
                <w:rPr>
                  <w:ins w:id="784" w:author="ITD-STU" w:date="2021-05-24T15:02:00Z"/>
                  <w:del w:id="785" w:author="Windows User" w:date="2021-05-24T15:39:00Z"/>
                  <w:rFonts w:asciiTheme="minorHAnsi" w:eastAsiaTheme="minorEastAsia" w:hAnsiTheme="minorHAnsi" w:cstheme="minorBidi"/>
                  <w:noProof/>
                </w:rPr>
              </w:rPrChange>
            </w:rPr>
          </w:pPr>
          <w:ins w:id="786" w:author="ITD-STU" w:date="2021-05-24T15:02:00Z">
            <w:del w:id="787" w:author="Windows User" w:date="2021-05-24T15:39:00Z">
              <w:r w:rsidRPr="00271527" w:rsidDel="00B312A0">
                <w:rPr>
                  <w:rStyle w:val="Hyperlink"/>
                  <w:rFonts w:ascii="Times New Roman" w:hAnsi="Times New Roman" w:cs="Times New Roman"/>
                  <w:noProof/>
                  <w:sz w:val="24"/>
                  <w:szCs w:val="24"/>
                  <w:rPrChange w:id="788"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789"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790" w:author="Windows User" w:date="2021-05-24T15:39:00Z">
                    <w:rPr>
                      <w:noProof/>
                    </w:rPr>
                  </w:rPrChange>
                </w:rPr>
                <w:delInstrText>HYPERLINK \l "_Toc72760998"</w:delInstrText>
              </w:r>
              <w:r w:rsidRPr="00271527" w:rsidDel="00B312A0">
                <w:rPr>
                  <w:rStyle w:val="Hyperlink"/>
                  <w:rFonts w:ascii="Times New Roman" w:hAnsi="Times New Roman" w:cs="Times New Roman"/>
                  <w:noProof/>
                  <w:sz w:val="24"/>
                  <w:szCs w:val="24"/>
                  <w:rPrChange w:id="791"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792" w:author="Windows User" w:date="2021-05-24T15:39:00Z">
                    <w:rPr>
                      <w:rStyle w:val="Hyperlink"/>
                      <w:noProof/>
                    </w:rPr>
                  </w:rPrChange>
                </w:rPr>
                <w:fldChar w:fldCharType="separate"/>
              </w:r>
            </w:del>
          </w:ins>
          <w:ins w:id="793" w:author="Windows User" w:date="2021-05-24T15:39:00Z">
            <w:r w:rsidR="00B312A0" w:rsidRPr="00271527">
              <w:rPr>
                <w:rStyle w:val="Hyperlink"/>
                <w:rFonts w:ascii="Times New Roman" w:hAnsi="Times New Roman" w:cs="Times New Roman"/>
                <w:b/>
                <w:bCs/>
                <w:noProof/>
                <w:sz w:val="24"/>
                <w:szCs w:val="24"/>
                <w:rPrChange w:id="794" w:author="Windows User" w:date="2021-05-24T15:39:00Z">
                  <w:rPr>
                    <w:rStyle w:val="Hyperlink"/>
                    <w:rFonts w:ascii="Times New Roman" w:hAnsi="Times New Roman" w:cs="Times New Roman"/>
                    <w:b/>
                    <w:bCs/>
                    <w:noProof/>
                  </w:rPr>
                </w:rPrChange>
              </w:rPr>
              <w:t>Error! Hyperlink reference not valid.</w:t>
            </w:r>
          </w:ins>
          <w:ins w:id="795" w:author="ITD-STU" w:date="2021-05-24T15:02:00Z">
            <w:del w:id="796" w:author="Windows User" w:date="2021-05-24T15:39:00Z">
              <w:r w:rsidRPr="00271527" w:rsidDel="00B312A0">
                <w:rPr>
                  <w:rStyle w:val="Hyperlink"/>
                  <w:rFonts w:ascii="Times New Roman" w:hAnsi="Times New Roman" w:cs="Times New Roman"/>
                  <w:noProof/>
                  <w:sz w:val="24"/>
                  <w:szCs w:val="24"/>
                  <w:rPrChange w:id="797" w:author="Windows User" w:date="2021-05-24T15:39:00Z">
                    <w:rPr>
                      <w:rStyle w:val="Hyperlink"/>
                      <w:rFonts w:ascii="Times New Roman" w:hAnsi="Times New Roman" w:cs="Times New Roman"/>
                      <w:noProof/>
                    </w:rPr>
                  </w:rPrChange>
                </w:rPr>
                <w:delText>1.2</w:delText>
              </w:r>
              <w:r w:rsidRPr="00271527" w:rsidDel="00B312A0">
                <w:rPr>
                  <w:rFonts w:ascii="Times New Roman" w:eastAsiaTheme="minorEastAsia" w:hAnsi="Times New Roman" w:cs="Times New Roman"/>
                  <w:noProof/>
                  <w:sz w:val="24"/>
                  <w:szCs w:val="24"/>
                  <w:rPrChange w:id="798"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799" w:author="Windows User" w:date="2021-05-24T15:39:00Z">
                    <w:rPr>
                      <w:rStyle w:val="Hyperlink"/>
                      <w:rFonts w:ascii="Times New Roman" w:hAnsi="Times New Roman" w:cs="Times New Roman"/>
                      <w:noProof/>
                    </w:rPr>
                  </w:rPrChange>
                </w:rPr>
                <w:delText>Tujuan</w:delText>
              </w:r>
              <w:r w:rsidRPr="00271527" w:rsidDel="00B312A0">
                <w:rPr>
                  <w:rFonts w:ascii="Times New Roman" w:hAnsi="Times New Roman" w:cs="Times New Roman"/>
                  <w:noProof/>
                  <w:webHidden/>
                  <w:sz w:val="24"/>
                  <w:szCs w:val="24"/>
                  <w:rPrChange w:id="800" w:author="Windows User" w:date="2021-05-24T15:39:00Z">
                    <w:rPr>
                      <w:noProof/>
                      <w:webHidden/>
                    </w:rPr>
                  </w:rPrChange>
                </w:rPr>
                <w:tab/>
              </w:r>
              <w:r w:rsidRPr="00271527" w:rsidDel="00B312A0">
                <w:rPr>
                  <w:rFonts w:ascii="Times New Roman" w:hAnsi="Times New Roman" w:cs="Times New Roman"/>
                  <w:noProof/>
                  <w:webHidden/>
                  <w:sz w:val="24"/>
                  <w:szCs w:val="24"/>
                  <w:rPrChange w:id="801"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802" w:author="Windows User" w:date="2021-05-24T15:39:00Z">
                    <w:rPr>
                      <w:noProof/>
                      <w:webHidden/>
                    </w:rPr>
                  </w:rPrChange>
                </w:rPr>
                <w:delInstrText xml:space="preserve"> PAGEREF _Toc72760998 \h </w:delInstrText>
              </w:r>
            </w:del>
          </w:ins>
          <w:del w:id="803" w:author="Windows User" w:date="2021-05-24T15:39:00Z">
            <w:r w:rsidRPr="00271527" w:rsidDel="00B312A0">
              <w:rPr>
                <w:rFonts w:ascii="Times New Roman" w:hAnsi="Times New Roman" w:cs="Times New Roman"/>
                <w:noProof/>
                <w:webHidden/>
                <w:sz w:val="24"/>
                <w:szCs w:val="24"/>
                <w:rPrChange w:id="804"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805" w:author="Windows User" w:date="2021-05-24T15:39:00Z">
                  <w:rPr>
                    <w:noProof/>
                    <w:webHidden/>
                  </w:rPr>
                </w:rPrChange>
              </w:rPr>
              <w:fldChar w:fldCharType="separate"/>
            </w:r>
          </w:del>
          <w:ins w:id="806" w:author="ITD-STU" w:date="2021-05-24T15:02:00Z">
            <w:del w:id="807" w:author="Windows User" w:date="2021-05-24T15:28:00Z">
              <w:r w:rsidRPr="00271527" w:rsidDel="00181C8F">
                <w:rPr>
                  <w:rFonts w:ascii="Times New Roman" w:hAnsi="Times New Roman" w:cs="Times New Roman"/>
                  <w:noProof/>
                  <w:webHidden/>
                  <w:sz w:val="24"/>
                  <w:szCs w:val="24"/>
                  <w:rPrChange w:id="808" w:author="Windows User" w:date="2021-05-24T15:39:00Z">
                    <w:rPr>
                      <w:noProof/>
                      <w:webHidden/>
                    </w:rPr>
                  </w:rPrChange>
                </w:rPr>
                <w:delText>2</w:delText>
              </w:r>
            </w:del>
            <w:del w:id="809" w:author="Windows User" w:date="2021-05-24T15:39:00Z">
              <w:r w:rsidRPr="00271527" w:rsidDel="00B312A0">
                <w:rPr>
                  <w:rFonts w:ascii="Times New Roman" w:hAnsi="Times New Roman" w:cs="Times New Roman"/>
                  <w:noProof/>
                  <w:webHidden/>
                  <w:sz w:val="24"/>
                  <w:szCs w:val="24"/>
                  <w:rPrChange w:id="810"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811" w:author="Windows User" w:date="2021-05-24T15:39:00Z">
                    <w:rPr>
                      <w:rStyle w:val="Hyperlink"/>
                      <w:noProof/>
                    </w:rPr>
                  </w:rPrChange>
                </w:rPr>
                <w:fldChar w:fldCharType="end"/>
              </w:r>
            </w:del>
          </w:ins>
        </w:p>
        <w:p w14:paraId="425003C2" w14:textId="67FB29B6" w:rsidR="006F25C1" w:rsidRPr="00271527" w:rsidDel="00B312A0" w:rsidRDefault="006F25C1">
          <w:pPr>
            <w:pStyle w:val="TOC2"/>
            <w:tabs>
              <w:tab w:val="left" w:pos="880"/>
              <w:tab w:val="right" w:leader="dot" w:pos="9350"/>
            </w:tabs>
            <w:rPr>
              <w:ins w:id="812" w:author="ITD-STU" w:date="2021-05-24T15:02:00Z"/>
              <w:del w:id="813" w:author="Windows User" w:date="2021-05-24T15:39:00Z"/>
              <w:rFonts w:ascii="Times New Roman" w:eastAsiaTheme="minorEastAsia" w:hAnsi="Times New Roman" w:cs="Times New Roman"/>
              <w:noProof/>
              <w:sz w:val="24"/>
              <w:szCs w:val="24"/>
              <w:rPrChange w:id="814" w:author="Windows User" w:date="2021-05-24T15:39:00Z">
                <w:rPr>
                  <w:ins w:id="815" w:author="ITD-STU" w:date="2021-05-24T15:02:00Z"/>
                  <w:del w:id="816" w:author="Windows User" w:date="2021-05-24T15:39:00Z"/>
                  <w:rFonts w:asciiTheme="minorHAnsi" w:eastAsiaTheme="minorEastAsia" w:hAnsiTheme="minorHAnsi" w:cstheme="minorBidi"/>
                  <w:noProof/>
                </w:rPr>
              </w:rPrChange>
            </w:rPr>
          </w:pPr>
          <w:ins w:id="817" w:author="ITD-STU" w:date="2021-05-24T15:02:00Z">
            <w:del w:id="818" w:author="Windows User" w:date="2021-05-24T15:39:00Z">
              <w:r w:rsidRPr="00271527" w:rsidDel="00B312A0">
                <w:rPr>
                  <w:rStyle w:val="Hyperlink"/>
                  <w:rFonts w:ascii="Times New Roman" w:hAnsi="Times New Roman" w:cs="Times New Roman"/>
                  <w:noProof/>
                  <w:sz w:val="24"/>
                  <w:szCs w:val="24"/>
                  <w:rPrChange w:id="819"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820"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821" w:author="Windows User" w:date="2021-05-24T15:39:00Z">
                    <w:rPr>
                      <w:noProof/>
                    </w:rPr>
                  </w:rPrChange>
                </w:rPr>
                <w:delInstrText>HYPERLINK \l "_Toc72760999"</w:delInstrText>
              </w:r>
              <w:r w:rsidRPr="00271527" w:rsidDel="00B312A0">
                <w:rPr>
                  <w:rStyle w:val="Hyperlink"/>
                  <w:rFonts w:ascii="Times New Roman" w:hAnsi="Times New Roman" w:cs="Times New Roman"/>
                  <w:noProof/>
                  <w:sz w:val="24"/>
                  <w:szCs w:val="24"/>
                  <w:rPrChange w:id="822"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823" w:author="Windows User" w:date="2021-05-24T15:39:00Z">
                    <w:rPr>
                      <w:rStyle w:val="Hyperlink"/>
                      <w:noProof/>
                    </w:rPr>
                  </w:rPrChange>
                </w:rPr>
                <w:fldChar w:fldCharType="separate"/>
              </w:r>
            </w:del>
          </w:ins>
          <w:ins w:id="824" w:author="Windows User" w:date="2021-05-24T15:39:00Z">
            <w:r w:rsidR="00B312A0" w:rsidRPr="00271527">
              <w:rPr>
                <w:rStyle w:val="Hyperlink"/>
                <w:rFonts w:ascii="Times New Roman" w:hAnsi="Times New Roman" w:cs="Times New Roman"/>
                <w:b/>
                <w:bCs/>
                <w:noProof/>
                <w:sz w:val="24"/>
                <w:szCs w:val="24"/>
                <w:rPrChange w:id="825" w:author="Windows User" w:date="2021-05-24T15:39:00Z">
                  <w:rPr>
                    <w:rStyle w:val="Hyperlink"/>
                    <w:rFonts w:ascii="Times New Roman" w:hAnsi="Times New Roman" w:cs="Times New Roman"/>
                    <w:b/>
                    <w:bCs/>
                    <w:noProof/>
                  </w:rPr>
                </w:rPrChange>
              </w:rPr>
              <w:t>Error! Hyperlink reference not valid.</w:t>
            </w:r>
          </w:ins>
          <w:ins w:id="826" w:author="ITD-STU" w:date="2021-05-24T15:02:00Z">
            <w:del w:id="827" w:author="Windows User" w:date="2021-05-24T15:39:00Z">
              <w:r w:rsidRPr="00271527" w:rsidDel="00B312A0">
                <w:rPr>
                  <w:rStyle w:val="Hyperlink"/>
                  <w:rFonts w:ascii="Times New Roman" w:hAnsi="Times New Roman" w:cs="Times New Roman"/>
                  <w:noProof/>
                  <w:sz w:val="24"/>
                  <w:szCs w:val="24"/>
                  <w:rPrChange w:id="828" w:author="Windows User" w:date="2021-05-24T15:39:00Z">
                    <w:rPr>
                      <w:rStyle w:val="Hyperlink"/>
                      <w:rFonts w:ascii="Times New Roman" w:hAnsi="Times New Roman" w:cs="Times New Roman"/>
                      <w:noProof/>
                    </w:rPr>
                  </w:rPrChange>
                </w:rPr>
                <w:delText>1.3</w:delText>
              </w:r>
              <w:r w:rsidRPr="00271527" w:rsidDel="00B312A0">
                <w:rPr>
                  <w:rFonts w:ascii="Times New Roman" w:eastAsiaTheme="minorEastAsia" w:hAnsi="Times New Roman" w:cs="Times New Roman"/>
                  <w:noProof/>
                  <w:sz w:val="24"/>
                  <w:szCs w:val="24"/>
                  <w:rPrChange w:id="829"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830" w:author="Windows User" w:date="2021-05-24T15:39:00Z">
                    <w:rPr>
                      <w:rStyle w:val="Hyperlink"/>
                      <w:rFonts w:ascii="Times New Roman" w:hAnsi="Times New Roman" w:cs="Times New Roman"/>
                      <w:noProof/>
                    </w:rPr>
                  </w:rPrChange>
                </w:rPr>
                <w:delText>Scope</w:delText>
              </w:r>
              <w:r w:rsidRPr="00271527" w:rsidDel="00B312A0">
                <w:rPr>
                  <w:rFonts w:ascii="Times New Roman" w:hAnsi="Times New Roman" w:cs="Times New Roman"/>
                  <w:noProof/>
                  <w:webHidden/>
                  <w:sz w:val="24"/>
                  <w:szCs w:val="24"/>
                  <w:rPrChange w:id="831" w:author="Windows User" w:date="2021-05-24T15:39:00Z">
                    <w:rPr>
                      <w:noProof/>
                      <w:webHidden/>
                    </w:rPr>
                  </w:rPrChange>
                </w:rPr>
                <w:tab/>
              </w:r>
              <w:r w:rsidRPr="00271527" w:rsidDel="00B312A0">
                <w:rPr>
                  <w:rFonts w:ascii="Times New Roman" w:hAnsi="Times New Roman" w:cs="Times New Roman"/>
                  <w:noProof/>
                  <w:webHidden/>
                  <w:sz w:val="24"/>
                  <w:szCs w:val="24"/>
                  <w:rPrChange w:id="832"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833" w:author="Windows User" w:date="2021-05-24T15:39:00Z">
                    <w:rPr>
                      <w:noProof/>
                      <w:webHidden/>
                    </w:rPr>
                  </w:rPrChange>
                </w:rPr>
                <w:delInstrText xml:space="preserve"> PAGEREF _Toc72760999 \h </w:delInstrText>
              </w:r>
            </w:del>
          </w:ins>
          <w:del w:id="834" w:author="Windows User" w:date="2021-05-24T15:39:00Z">
            <w:r w:rsidRPr="00271527" w:rsidDel="00B312A0">
              <w:rPr>
                <w:rFonts w:ascii="Times New Roman" w:hAnsi="Times New Roman" w:cs="Times New Roman"/>
                <w:noProof/>
                <w:webHidden/>
                <w:sz w:val="24"/>
                <w:szCs w:val="24"/>
                <w:rPrChange w:id="835"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836" w:author="Windows User" w:date="2021-05-24T15:39:00Z">
                  <w:rPr>
                    <w:noProof/>
                    <w:webHidden/>
                  </w:rPr>
                </w:rPrChange>
              </w:rPr>
              <w:fldChar w:fldCharType="separate"/>
            </w:r>
          </w:del>
          <w:ins w:id="837" w:author="ITD-STU" w:date="2021-05-24T15:02:00Z">
            <w:del w:id="838" w:author="Windows User" w:date="2021-05-24T15:28:00Z">
              <w:r w:rsidRPr="00271527" w:rsidDel="00181C8F">
                <w:rPr>
                  <w:rFonts w:ascii="Times New Roman" w:hAnsi="Times New Roman" w:cs="Times New Roman"/>
                  <w:noProof/>
                  <w:webHidden/>
                  <w:sz w:val="24"/>
                  <w:szCs w:val="24"/>
                  <w:rPrChange w:id="839" w:author="Windows User" w:date="2021-05-24T15:39:00Z">
                    <w:rPr>
                      <w:noProof/>
                      <w:webHidden/>
                    </w:rPr>
                  </w:rPrChange>
                </w:rPr>
                <w:delText>2</w:delText>
              </w:r>
            </w:del>
            <w:del w:id="840" w:author="Windows User" w:date="2021-05-24T15:39:00Z">
              <w:r w:rsidRPr="00271527" w:rsidDel="00B312A0">
                <w:rPr>
                  <w:rFonts w:ascii="Times New Roman" w:hAnsi="Times New Roman" w:cs="Times New Roman"/>
                  <w:noProof/>
                  <w:webHidden/>
                  <w:sz w:val="24"/>
                  <w:szCs w:val="24"/>
                  <w:rPrChange w:id="841"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842" w:author="Windows User" w:date="2021-05-24T15:39:00Z">
                    <w:rPr>
                      <w:rStyle w:val="Hyperlink"/>
                      <w:noProof/>
                    </w:rPr>
                  </w:rPrChange>
                </w:rPr>
                <w:fldChar w:fldCharType="end"/>
              </w:r>
            </w:del>
          </w:ins>
        </w:p>
        <w:p w14:paraId="12AD04AB" w14:textId="19801285" w:rsidR="006F25C1" w:rsidRPr="00271527" w:rsidDel="00B312A0" w:rsidRDefault="006F25C1">
          <w:pPr>
            <w:pStyle w:val="TOC1"/>
            <w:tabs>
              <w:tab w:val="left" w:pos="660"/>
              <w:tab w:val="right" w:leader="dot" w:pos="9350"/>
            </w:tabs>
            <w:rPr>
              <w:ins w:id="843" w:author="ITD-STU" w:date="2021-05-24T15:02:00Z"/>
              <w:del w:id="844" w:author="Windows User" w:date="2021-05-24T15:39:00Z"/>
              <w:rFonts w:ascii="Times New Roman" w:eastAsiaTheme="minorEastAsia" w:hAnsi="Times New Roman" w:cs="Times New Roman"/>
              <w:noProof/>
              <w:sz w:val="24"/>
              <w:szCs w:val="24"/>
              <w:rPrChange w:id="845" w:author="Windows User" w:date="2021-05-24T15:39:00Z">
                <w:rPr>
                  <w:ins w:id="846" w:author="ITD-STU" w:date="2021-05-24T15:02:00Z"/>
                  <w:del w:id="847" w:author="Windows User" w:date="2021-05-24T15:39:00Z"/>
                  <w:rFonts w:asciiTheme="minorHAnsi" w:eastAsiaTheme="minorEastAsia" w:hAnsiTheme="minorHAnsi" w:cstheme="minorBidi"/>
                  <w:noProof/>
                </w:rPr>
              </w:rPrChange>
            </w:rPr>
          </w:pPr>
          <w:ins w:id="848" w:author="ITD-STU" w:date="2021-05-24T15:02:00Z">
            <w:del w:id="849" w:author="Windows User" w:date="2021-05-24T15:39:00Z">
              <w:r w:rsidRPr="00271527" w:rsidDel="00B312A0">
                <w:rPr>
                  <w:rStyle w:val="Hyperlink"/>
                  <w:rFonts w:ascii="Times New Roman" w:hAnsi="Times New Roman" w:cs="Times New Roman"/>
                  <w:noProof/>
                  <w:sz w:val="24"/>
                  <w:szCs w:val="24"/>
                  <w:rPrChange w:id="850"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851"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852" w:author="Windows User" w:date="2021-05-24T15:39:00Z">
                    <w:rPr>
                      <w:noProof/>
                    </w:rPr>
                  </w:rPrChange>
                </w:rPr>
                <w:delInstrText>HYPERLINK \l "_Toc72761000"</w:delInstrText>
              </w:r>
              <w:r w:rsidRPr="00271527" w:rsidDel="00B312A0">
                <w:rPr>
                  <w:rStyle w:val="Hyperlink"/>
                  <w:rFonts w:ascii="Times New Roman" w:hAnsi="Times New Roman" w:cs="Times New Roman"/>
                  <w:noProof/>
                  <w:sz w:val="24"/>
                  <w:szCs w:val="24"/>
                  <w:rPrChange w:id="853"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854" w:author="Windows User" w:date="2021-05-24T15:39:00Z">
                    <w:rPr>
                      <w:rStyle w:val="Hyperlink"/>
                      <w:noProof/>
                    </w:rPr>
                  </w:rPrChange>
                </w:rPr>
                <w:fldChar w:fldCharType="separate"/>
              </w:r>
            </w:del>
          </w:ins>
          <w:ins w:id="855" w:author="Windows User" w:date="2021-05-24T15:39:00Z">
            <w:r w:rsidR="00B312A0" w:rsidRPr="00271527">
              <w:rPr>
                <w:rStyle w:val="Hyperlink"/>
                <w:rFonts w:ascii="Times New Roman" w:hAnsi="Times New Roman" w:cs="Times New Roman"/>
                <w:b/>
                <w:bCs/>
                <w:noProof/>
                <w:sz w:val="24"/>
                <w:szCs w:val="24"/>
                <w:rPrChange w:id="856" w:author="Windows User" w:date="2021-05-24T15:39:00Z">
                  <w:rPr>
                    <w:rStyle w:val="Hyperlink"/>
                    <w:rFonts w:ascii="Times New Roman" w:hAnsi="Times New Roman" w:cs="Times New Roman"/>
                    <w:b/>
                    <w:bCs/>
                    <w:noProof/>
                  </w:rPr>
                </w:rPrChange>
              </w:rPr>
              <w:t>Error! Hyperlink reference not valid.</w:t>
            </w:r>
          </w:ins>
          <w:ins w:id="857" w:author="ITD-STU" w:date="2021-05-24T15:02:00Z">
            <w:del w:id="858" w:author="Windows User" w:date="2021-05-24T15:39:00Z">
              <w:r w:rsidRPr="00271527" w:rsidDel="00B312A0">
                <w:rPr>
                  <w:rStyle w:val="Hyperlink"/>
                  <w:rFonts w:ascii="Times New Roman" w:hAnsi="Times New Roman" w:cs="Times New Roman"/>
                  <w:b/>
                  <w:noProof/>
                  <w:sz w:val="24"/>
                  <w:szCs w:val="24"/>
                  <w:rPrChange w:id="859" w:author="Windows User" w:date="2021-05-24T15:39:00Z">
                    <w:rPr>
                      <w:rStyle w:val="Hyperlink"/>
                      <w:rFonts w:ascii="Times New Roman" w:hAnsi="Times New Roman" w:cs="Times New Roman"/>
                      <w:b/>
                      <w:noProof/>
                    </w:rPr>
                  </w:rPrChange>
                </w:rPr>
                <w:delText>II.</w:delText>
              </w:r>
              <w:r w:rsidRPr="00271527" w:rsidDel="00B312A0">
                <w:rPr>
                  <w:rFonts w:ascii="Times New Roman" w:eastAsiaTheme="minorEastAsia" w:hAnsi="Times New Roman" w:cs="Times New Roman"/>
                  <w:noProof/>
                  <w:sz w:val="24"/>
                  <w:szCs w:val="24"/>
                  <w:rPrChange w:id="860"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861" w:author="Windows User" w:date="2021-05-24T15:39:00Z">
                    <w:rPr>
                      <w:rStyle w:val="Hyperlink"/>
                      <w:rFonts w:ascii="Times New Roman" w:hAnsi="Times New Roman" w:cs="Times New Roman"/>
                      <w:b/>
                      <w:noProof/>
                    </w:rPr>
                  </w:rPrChange>
                </w:rPr>
                <w:delText>PERMASALAHAN</w:delText>
              </w:r>
              <w:r w:rsidRPr="00271527" w:rsidDel="00B312A0">
                <w:rPr>
                  <w:rFonts w:ascii="Times New Roman" w:hAnsi="Times New Roman" w:cs="Times New Roman"/>
                  <w:noProof/>
                  <w:webHidden/>
                  <w:sz w:val="24"/>
                  <w:szCs w:val="24"/>
                  <w:rPrChange w:id="862" w:author="Windows User" w:date="2021-05-24T15:39:00Z">
                    <w:rPr>
                      <w:noProof/>
                      <w:webHidden/>
                    </w:rPr>
                  </w:rPrChange>
                </w:rPr>
                <w:tab/>
              </w:r>
              <w:r w:rsidRPr="00271527" w:rsidDel="00B312A0">
                <w:rPr>
                  <w:rFonts w:ascii="Times New Roman" w:hAnsi="Times New Roman" w:cs="Times New Roman"/>
                  <w:noProof/>
                  <w:webHidden/>
                  <w:sz w:val="24"/>
                  <w:szCs w:val="24"/>
                  <w:rPrChange w:id="863"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864" w:author="Windows User" w:date="2021-05-24T15:39:00Z">
                    <w:rPr>
                      <w:noProof/>
                      <w:webHidden/>
                    </w:rPr>
                  </w:rPrChange>
                </w:rPr>
                <w:delInstrText xml:space="preserve"> PAGEREF _Toc72761000 \h </w:delInstrText>
              </w:r>
            </w:del>
          </w:ins>
          <w:del w:id="865" w:author="Windows User" w:date="2021-05-24T15:39:00Z">
            <w:r w:rsidRPr="00271527" w:rsidDel="00B312A0">
              <w:rPr>
                <w:rFonts w:ascii="Times New Roman" w:hAnsi="Times New Roman" w:cs="Times New Roman"/>
                <w:noProof/>
                <w:webHidden/>
                <w:sz w:val="24"/>
                <w:szCs w:val="24"/>
                <w:rPrChange w:id="866"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867" w:author="Windows User" w:date="2021-05-24T15:39:00Z">
                  <w:rPr>
                    <w:noProof/>
                    <w:webHidden/>
                  </w:rPr>
                </w:rPrChange>
              </w:rPr>
              <w:fldChar w:fldCharType="separate"/>
            </w:r>
          </w:del>
          <w:ins w:id="868" w:author="ITD-STU" w:date="2021-05-24T15:02:00Z">
            <w:del w:id="869" w:author="Windows User" w:date="2021-05-24T15:28:00Z">
              <w:r w:rsidRPr="00271527" w:rsidDel="00181C8F">
                <w:rPr>
                  <w:rFonts w:ascii="Times New Roman" w:hAnsi="Times New Roman" w:cs="Times New Roman"/>
                  <w:noProof/>
                  <w:webHidden/>
                  <w:sz w:val="24"/>
                  <w:szCs w:val="24"/>
                  <w:rPrChange w:id="870" w:author="Windows User" w:date="2021-05-24T15:39:00Z">
                    <w:rPr>
                      <w:noProof/>
                      <w:webHidden/>
                    </w:rPr>
                  </w:rPrChange>
                </w:rPr>
                <w:delText>3</w:delText>
              </w:r>
            </w:del>
            <w:del w:id="871" w:author="Windows User" w:date="2021-05-24T15:39:00Z">
              <w:r w:rsidRPr="00271527" w:rsidDel="00B312A0">
                <w:rPr>
                  <w:rFonts w:ascii="Times New Roman" w:hAnsi="Times New Roman" w:cs="Times New Roman"/>
                  <w:noProof/>
                  <w:webHidden/>
                  <w:sz w:val="24"/>
                  <w:szCs w:val="24"/>
                  <w:rPrChange w:id="872"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873" w:author="Windows User" w:date="2021-05-24T15:39:00Z">
                    <w:rPr>
                      <w:rStyle w:val="Hyperlink"/>
                      <w:noProof/>
                    </w:rPr>
                  </w:rPrChange>
                </w:rPr>
                <w:fldChar w:fldCharType="end"/>
              </w:r>
            </w:del>
          </w:ins>
        </w:p>
        <w:p w14:paraId="1298C9C6" w14:textId="4E95DE7D" w:rsidR="006F25C1" w:rsidRPr="00271527" w:rsidDel="00B312A0" w:rsidRDefault="006F25C1">
          <w:pPr>
            <w:pStyle w:val="TOC1"/>
            <w:tabs>
              <w:tab w:val="left" w:pos="660"/>
              <w:tab w:val="right" w:leader="dot" w:pos="9350"/>
            </w:tabs>
            <w:rPr>
              <w:ins w:id="874" w:author="ITD-STU" w:date="2021-05-24T15:02:00Z"/>
              <w:del w:id="875" w:author="Windows User" w:date="2021-05-24T15:39:00Z"/>
              <w:rFonts w:ascii="Times New Roman" w:eastAsiaTheme="minorEastAsia" w:hAnsi="Times New Roman" w:cs="Times New Roman"/>
              <w:noProof/>
              <w:sz w:val="24"/>
              <w:szCs w:val="24"/>
              <w:rPrChange w:id="876" w:author="Windows User" w:date="2021-05-24T15:39:00Z">
                <w:rPr>
                  <w:ins w:id="877" w:author="ITD-STU" w:date="2021-05-24T15:02:00Z"/>
                  <w:del w:id="878" w:author="Windows User" w:date="2021-05-24T15:39:00Z"/>
                  <w:rFonts w:asciiTheme="minorHAnsi" w:eastAsiaTheme="minorEastAsia" w:hAnsiTheme="minorHAnsi" w:cstheme="minorBidi"/>
                  <w:noProof/>
                </w:rPr>
              </w:rPrChange>
            </w:rPr>
          </w:pPr>
          <w:ins w:id="879" w:author="ITD-STU" w:date="2021-05-24T15:02:00Z">
            <w:del w:id="880" w:author="Windows User" w:date="2021-05-24T15:39:00Z">
              <w:r w:rsidRPr="00271527" w:rsidDel="00B312A0">
                <w:rPr>
                  <w:rStyle w:val="Hyperlink"/>
                  <w:rFonts w:ascii="Times New Roman" w:hAnsi="Times New Roman" w:cs="Times New Roman"/>
                  <w:noProof/>
                  <w:sz w:val="24"/>
                  <w:szCs w:val="24"/>
                  <w:rPrChange w:id="881"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882"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883" w:author="Windows User" w:date="2021-05-24T15:39:00Z">
                    <w:rPr>
                      <w:noProof/>
                    </w:rPr>
                  </w:rPrChange>
                </w:rPr>
                <w:delInstrText>HYPERLINK \l "_Toc72761001"</w:delInstrText>
              </w:r>
              <w:r w:rsidRPr="00271527" w:rsidDel="00B312A0">
                <w:rPr>
                  <w:rStyle w:val="Hyperlink"/>
                  <w:rFonts w:ascii="Times New Roman" w:hAnsi="Times New Roman" w:cs="Times New Roman"/>
                  <w:noProof/>
                  <w:sz w:val="24"/>
                  <w:szCs w:val="24"/>
                  <w:rPrChange w:id="884"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885" w:author="Windows User" w:date="2021-05-24T15:39:00Z">
                    <w:rPr>
                      <w:rStyle w:val="Hyperlink"/>
                      <w:noProof/>
                    </w:rPr>
                  </w:rPrChange>
                </w:rPr>
                <w:fldChar w:fldCharType="separate"/>
              </w:r>
            </w:del>
          </w:ins>
          <w:ins w:id="886" w:author="Windows User" w:date="2021-05-24T15:39:00Z">
            <w:r w:rsidR="00B312A0" w:rsidRPr="00271527">
              <w:rPr>
                <w:rStyle w:val="Hyperlink"/>
                <w:rFonts w:ascii="Times New Roman" w:hAnsi="Times New Roman" w:cs="Times New Roman"/>
                <w:b/>
                <w:bCs/>
                <w:noProof/>
                <w:sz w:val="24"/>
                <w:szCs w:val="24"/>
                <w:rPrChange w:id="887" w:author="Windows User" w:date="2021-05-24T15:39:00Z">
                  <w:rPr>
                    <w:rStyle w:val="Hyperlink"/>
                    <w:rFonts w:ascii="Times New Roman" w:hAnsi="Times New Roman" w:cs="Times New Roman"/>
                    <w:b/>
                    <w:bCs/>
                    <w:noProof/>
                  </w:rPr>
                </w:rPrChange>
              </w:rPr>
              <w:t>Error! Hyperlink reference not valid.</w:t>
            </w:r>
          </w:ins>
          <w:ins w:id="888" w:author="ITD-STU" w:date="2021-05-24T15:02:00Z">
            <w:del w:id="889" w:author="Windows User" w:date="2021-05-24T15:39:00Z">
              <w:r w:rsidRPr="00271527" w:rsidDel="00B312A0">
                <w:rPr>
                  <w:rStyle w:val="Hyperlink"/>
                  <w:rFonts w:ascii="Times New Roman" w:hAnsi="Times New Roman" w:cs="Times New Roman"/>
                  <w:b/>
                  <w:noProof/>
                  <w:sz w:val="24"/>
                  <w:szCs w:val="24"/>
                  <w:rPrChange w:id="890" w:author="Windows User" w:date="2021-05-24T15:39:00Z">
                    <w:rPr>
                      <w:rStyle w:val="Hyperlink"/>
                      <w:rFonts w:ascii="Times New Roman" w:hAnsi="Times New Roman" w:cs="Times New Roman"/>
                      <w:b/>
                      <w:noProof/>
                    </w:rPr>
                  </w:rPrChange>
                </w:rPr>
                <w:delText>III.</w:delText>
              </w:r>
              <w:r w:rsidRPr="00271527" w:rsidDel="00B312A0">
                <w:rPr>
                  <w:rFonts w:ascii="Times New Roman" w:eastAsiaTheme="minorEastAsia" w:hAnsi="Times New Roman" w:cs="Times New Roman"/>
                  <w:noProof/>
                  <w:sz w:val="24"/>
                  <w:szCs w:val="24"/>
                  <w:rPrChange w:id="891"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892" w:author="Windows User" w:date="2021-05-24T15:39:00Z">
                    <w:rPr>
                      <w:rStyle w:val="Hyperlink"/>
                      <w:rFonts w:ascii="Times New Roman" w:hAnsi="Times New Roman" w:cs="Times New Roman"/>
                      <w:b/>
                      <w:noProof/>
                    </w:rPr>
                  </w:rPrChange>
                </w:rPr>
                <w:delText>SOLUSI</w:delText>
              </w:r>
              <w:r w:rsidRPr="00271527" w:rsidDel="00B312A0">
                <w:rPr>
                  <w:rFonts w:ascii="Times New Roman" w:hAnsi="Times New Roman" w:cs="Times New Roman"/>
                  <w:noProof/>
                  <w:webHidden/>
                  <w:sz w:val="24"/>
                  <w:szCs w:val="24"/>
                  <w:rPrChange w:id="893" w:author="Windows User" w:date="2021-05-24T15:39:00Z">
                    <w:rPr>
                      <w:noProof/>
                      <w:webHidden/>
                    </w:rPr>
                  </w:rPrChange>
                </w:rPr>
                <w:tab/>
              </w:r>
              <w:r w:rsidRPr="00271527" w:rsidDel="00B312A0">
                <w:rPr>
                  <w:rFonts w:ascii="Times New Roman" w:hAnsi="Times New Roman" w:cs="Times New Roman"/>
                  <w:noProof/>
                  <w:webHidden/>
                  <w:sz w:val="24"/>
                  <w:szCs w:val="24"/>
                  <w:rPrChange w:id="894"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895" w:author="Windows User" w:date="2021-05-24T15:39:00Z">
                    <w:rPr>
                      <w:noProof/>
                      <w:webHidden/>
                    </w:rPr>
                  </w:rPrChange>
                </w:rPr>
                <w:delInstrText xml:space="preserve"> PAGEREF _Toc72761001 \h </w:delInstrText>
              </w:r>
            </w:del>
          </w:ins>
          <w:del w:id="896" w:author="Windows User" w:date="2021-05-24T15:39:00Z">
            <w:r w:rsidRPr="00271527" w:rsidDel="00B312A0">
              <w:rPr>
                <w:rFonts w:ascii="Times New Roman" w:hAnsi="Times New Roman" w:cs="Times New Roman"/>
                <w:noProof/>
                <w:webHidden/>
                <w:sz w:val="24"/>
                <w:szCs w:val="24"/>
                <w:rPrChange w:id="897"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898" w:author="Windows User" w:date="2021-05-24T15:39:00Z">
                  <w:rPr>
                    <w:noProof/>
                    <w:webHidden/>
                  </w:rPr>
                </w:rPrChange>
              </w:rPr>
              <w:fldChar w:fldCharType="separate"/>
            </w:r>
          </w:del>
          <w:ins w:id="899" w:author="ITD-STU" w:date="2021-05-24T15:02:00Z">
            <w:del w:id="900" w:author="Windows User" w:date="2021-05-24T15:28:00Z">
              <w:r w:rsidRPr="00271527" w:rsidDel="00181C8F">
                <w:rPr>
                  <w:rFonts w:ascii="Times New Roman" w:hAnsi="Times New Roman" w:cs="Times New Roman"/>
                  <w:noProof/>
                  <w:webHidden/>
                  <w:sz w:val="24"/>
                  <w:szCs w:val="24"/>
                  <w:rPrChange w:id="901" w:author="Windows User" w:date="2021-05-24T15:39:00Z">
                    <w:rPr>
                      <w:noProof/>
                      <w:webHidden/>
                    </w:rPr>
                  </w:rPrChange>
                </w:rPr>
                <w:delText>4</w:delText>
              </w:r>
            </w:del>
            <w:del w:id="902" w:author="Windows User" w:date="2021-05-24T15:39:00Z">
              <w:r w:rsidRPr="00271527" w:rsidDel="00B312A0">
                <w:rPr>
                  <w:rFonts w:ascii="Times New Roman" w:hAnsi="Times New Roman" w:cs="Times New Roman"/>
                  <w:noProof/>
                  <w:webHidden/>
                  <w:sz w:val="24"/>
                  <w:szCs w:val="24"/>
                  <w:rPrChange w:id="903"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904" w:author="Windows User" w:date="2021-05-24T15:39:00Z">
                    <w:rPr>
                      <w:rStyle w:val="Hyperlink"/>
                      <w:noProof/>
                    </w:rPr>
                  </w:rPrChange>
                </w:rPr>
                <w:fldChar w:fldCharType="end"/>
              </w:r>
            </w:del>
          </w:ins>
        </w:p>
        <w:p w14:paraId="0A816682" w14:textId="1E8FAB53" w:rsidR="006F25C1" w:rsidRPr="00271527" w:rsidDel="00B312A0" w:rsidRDefault="006F25C1">
          <w:pPr>
            <w:pStyle w:val="TOC1"/>
            <w:tabs>
              <w:tab w:val="left" w:pos="660"/>
              <w:tab w:val="right" w:leader="dot" w:pos="9350"/>
            </w:tabs>
            <w:rPr>
              <w:ins w:id="905" w:author="ITD-STU" w:date="2021-05-24T15:02:00Z"/>
              <w:del w:id="906" w:author="Windows User" w:date="2021-05-24T15:39:00Z"/>
              <w:rFonts w:ascii="Times New Roman" w:eastAsiaTheme="minorEastAsia" w:hAnsi="Times New Roman" w:cs="Times New Roman"/>
              <w:noProof/>
              <w:sz w:val="24"/>
              <w:szCs w:val="24"/>
              <w:rPrChange w:id="907" w:author="Windows User" w:date="2021-05-24T15:39:00Z">
                <w:rPr>
                  <w:ins w:id="908" w:author="ITD-STU" w:date="2021-05-24T15:02:00Z"/>
                  <w:del w:id="909" w:author="Windows User" w:date="2021-05-24T15:39:00Z"/>
                  <w:rFonts w:asciiTheme="minorHAnsi" w:eastAsiaTheme="minorEastAsia" w:hAnsiTheme="minorHAnsi" w:cstheme="minorBidi"/>
                  <w:noProof/>
                </w:rPr>
              </w:rPrChange>
            </w:rPr>
          </w:pPr>
          <w:ins w:id="910" w:author="ITD-STU" w:date="2021-05-24T15:02:00Z">
            <w:del w:id="911" w:author="Windows User" w:date="2021-05-24T15:39:00Z">
              <w:r w:rsidRPr="00271527" w:rsidDel="00B312A0">
                <w:rPr>
                  <w:rStyle w:val="Hyperlink"/>
                  <w:rFonts w:ascii="Times New Roman" w:hAnsi="Times New Roman" w:cs="Times New Roman"/>
                  <w:noProof/>
                  <w:sz w:val="24"/>
                  <w:szCs w:val="24"/>
                  <w:rPrChange w:id="912"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913"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914" w:author="Windows User" w:date="2021-05-24T15:39:00Z">
                    <w:rPr>
                      <w:noProof/>
                    </w:rPr>
                  </w:rPrChange>
                </w:rPr>
                <w:delInstrText>HYPERLINK \l "_Toc72761002"</w:delInstrText>
              </w:r>
              <w:r w:rsidRPr="00271527" w:rsidDel="00B312A0">
                <w:rPr>
                  <w:rStyle w:val="Hyperlink"/>
                  <w:rFonts w:ascii="Times New Roman" w:hAnsi="Times New Roman" w:cs="Times New Roman"/>
                  <w:noProof/>
                  <w:sz w:val="24"/>
                  <w:szCs w:val="24"/>
                  <w:rPrChange w:id="915"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916" w:author="Windows User" w:date="2021-05-24T15:39:00Z">
                    <w:rPr>
                      <w:rStyle w:val="Hyperlink"/>
                      <w:noProof/>
                    </w:rPr>
                  </w:rPrChange>
                </w:rPr>
                <w:fldChar w:fldCharType="separate"/>
              </w:r>
            </w:del>
          </w:ins>
          <w:ins w:id="917" w:author="Windows User" w:date="2021-05-24T15:39:00Z">
            <w:r w:rsidR="00B312A0" w:rsidRPr="00271527">
              <w:rPr>
                <w:rStyle w:val="Hyperlink"/>
                <w:rFonts w:ascii="Times New Roman" w:hAnsi="Times New Roman" w:cs="Times New Roman"/>
                <w:b/>
                <w:bCs/>
                <w:noProof/>
                <w:sz w:val="24"/>
                <w:szCs w:val="24"/>
                <w:rPrChange w:id="918" w:author="Windows User" w:date="2021-05-24T15:39:00Z">
                  <w:rPr>
                    <w:rStyle w:val="Hyperlink"/>
                    <w:rFonts w:ascii="Times New Roman" w:hAnsi="Times New Roman" w:cs="Times New Roman"/>
                    <w:b/>
                    <w:bCs/>
                    <w:noProof/>
                  </w:rPr>
                </w:rPrChange>
              </w:rPr>
              <w:t>Error! Hyperlink reference not valid.</w:t>
            </w:r>
          </w:ins>
          <w:ins w:id="919" w:author="ITD-STU" w:date="2021-05-24T15:02:00Z">
            <w:del w:id="920" w:author="Windows User" w:date="2021-05-24T15:39:00Z">
              <w:r w:rsidRPr="00271527" w:rsidDel="00B312A0">
                <w:rPr>
                  <w:rStyle w:val="Hyperlink"/>
                  <w:rFonts w:ascii="Times New Roman" w:hAnsi="Times New Roman" w:cs="Times New Roman"/>
                  <w:b/>
                  <w:noProof/>
                  <w:sz w:val="24"/>
                  <w:szCs w:val="24"/>
                  <w:rPrChange w:id="921" w:author="Windows User" w:date="2021-05-24T15:39:00Z">
                    <w:rPr>
                      <w:rStyle w:val="Hyperlink"/>
                      <w:rFonts w:ascii="Times New Roman" w:hAnsi="Times New Roman" w:cs="Times New Roman"/>
                      <w:b/>
                      <w:noProof/>
                    </w:rPr>
                  </w:rPrChange>
                </w:rPr>
                <w:delText>IV.</w:delText>
              </w:r>
              <w:r w:rsidRPr="00271527" w:rsidDel="00B312A0">
                <w:rPr>
                  <w:rFonts w:ascii="Times New Roman" w:eastAsiaTheme="minorEastAsia" w:hAnsi="Times New Roman" w:cs="Times New Roman"/>
                  <w:noProof/>
                  <w:sz w:val="24"/>
                  <w:szCs w:val="24"/>
                  <w:rPrChange w:id="922"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923" w:author="Windows User" w:date="2021-05-24T15:39:00Z">
                    <w:rPr>
                      <w:rStyle w:val="Hyperlink"/>
                      <w:rFonts w:ascii="Times New Roman" w:hAnsi="Times New Roman" w:cs="Times New Roman"/>
                      <w:b/>
                      <w:noProof/>
                    </w:rPr>
                  </w:rPrChange>
                </w:rPr>
                <w:delText>MACHINE LEARNING PIPELINE</w:delText>
              </w:r>
              <w:r w:rsidRPr="00271527" w:rsidDel="00B312A0">
                <w:rPr>
                  <w:rFonts w:ascii="Times New Roman" w:hAnsi="Times New Roman" w:cs="Times New Roman"/>
                  <w:noProof/>
                  <w:webHidden/>
                  <w:sz w:val="24"/>
                  <w:szCs w:val="24"/>
                  <w:rPrChange w:id="924" w:author="Windows User" w:date="2021-05-24T15:39:00Z">
                    <w:rPr>
                      <w:noProof/>
                      <w:webHidden/>
                    </w:rPr>
                  </w:rPrChange>
                </w:rPr>
                <w:tab/>
              </w:r>
              <w:r w:rsidRPr="00271527" w:rsidDel="00B312A0">
                <w:rPr>
                  <w:rFonts w:ascii="Times New Roman" w:hAnsi="Times New Roman" w:cs="Times New Roman"/>
                  <w:noProof/>
                  <w:webHidden/>
                  <w:sz w:val="24"/>
                  <w:szCs w:val="24"/>
                  <w:rPrChange w:id="925"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926" w:author="Windows User" w:date="2021-05-24T15:39:00Z">
                    <w:rPr>
                      <w:noProof/>
                      <w:webHidden/>
                    </w:rPr>
                  </w:rPrChange>
                </w:rPr>
                <w:delInstrText xml:space="preserve"> PAGEREF _Toc72761002 \h </w:delInstrText>
              </w:r>
            </w:del>
          </w:ins>
          <w:del w:id="927" w:author="Windows User" w:date="2021-05-24T15:39:00Z">
            <w:r w:rsidRPr="00271527" w:rsidDel="00B312A0">
              <w:rPr>
                <w:rFonts w:ascii="Times New Roman" w:hAnsi="Times New Roman" w:cs="Times New Roman"/>
                <w:noProof/>
                <w:webHidden/>
                <w:sz w:val="24"/>
                <w:szCs w:val="24"/>
                <w:rPrChange w:id="928"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929" w:author="Windows User" w:date="2021-05-24T15:39:00Z">
                  <w:rPr>
                    <w:noProof/>
                    <w:webHidden/>
                  </w:rPr>
                </w:rPrChange>
              </w:rPr>
              <w:fldChar w:fldCharType="separate"/>
            </w:r>
          </w:del>
          <w:ins w:id="930" w:author="ITD-STU" w:date="2021-05-24T15:02:00Z">
            <w:del w:id="931" w:author="Windows User" w:date="2021-05-24T15:28:00Z">
              <w:r w:rsidRPr="00271527" w:rsidDel="00181C8F">
                <w:rPr>
                  <w:rFonts w:ascii="Times New Roman" w:hAnsi="Times New Roman" w:cs="Times New Roman"/>
                  <w:noProof/>
                  <w:webHidden/>
                  <w:sz w:val="24"/>
                  <w:szCs w:val="24"/>
                  <w:rPrChange w:id="932" w:author="Windows User" w:date="2021-05-24T15:39:00Z">
                    <w:rPr>
                      <w:noProof/>
                      <w:webHidden/>
                    </w:rPr>
                  </w:rPrChange>
                </w:rPr>
                <w:delText>6</w:delText>
              </w:r>
            </w:del>
            <w:del w:id="933" w:author="Windows User" w:date="2021-05-24T15:39:00Z">
              <w:r w:rsidRPr="00271527" w:rsidDel="00B312A0">
                <w:rPr>
                  <w:rFonts w:ascii="Times New Roman" w:hAnsi="Times New Roman" w:cs="Times New Roman"/>
                  <w:noProof/>
                  <w:webHidden/>
                  <w:sz w:val="24"/>
                  <w:szCs w:val="24"/>
                  <w:rPrChange w:id="934"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935" w:author="Windows User" w:date="2021-05-24T15:39:00Z">
                    <w:rPr>
                      <w:rStyle w:val="Hyperlink"/>
                      <w:noProof/>
                    </w:rPr>
                  </w:rPrChange>
                </w:rPr>
                <w:fldChar w:fldCharType="end"/>
              </w:r>
            </w:del>
          </w:ins>
        </w:p>
        <w:p w14:paraId="214637D6" w14:textId="541A656F" w:rsidR="006F25C1" w:rsidRPr="00271527" w:rsidDel="00B312A0" w:rsidRDefault="006F25C1">
          <w:pPr>
            <w:pStyle w:val="TOC1"/>
            <w:tabs>
              <w:tab w:val="left" w:pos="440"/>
              <w:tab w:val="right" w:leader="dot" w:pos="9350"/>
            </w:tabs>
            <w:rPr>
              <w:ins w:id="936" w:author="ITD-STU" w:date="2021-05-24T15:02:00Z"/>
              <w:del w:id="937" w:author="Windows User" w:date="2021-05-24T15:39:00Z"/>
              <w:rFonts w:ascii="Times New Roman" w:eastAsiaTheme="minorEastAsia" w:hAnsi="Times New Roman" w:cs="Times New Roman"/>
              <w:noProof/>
              <w:sz w:val="24"/>
              <w:szCs w:val="24"/>
              <w:rPrChange w:id="938" w:author="Windows User" w:date="2021-05-24T15:39:00Z">
                <w:rPr>
                  <w:ins w:id="939" w:author="ITD-STU" w:date="2021-05-24T15:02:00Z"/>
                  <w:del w:id="940" w:author="Windows User" w:date="2021-05-24T15:39:00Z"/>
                  <w:rFonts w:asciiTheme="minorHAnsi" w:eastAsiaTheme="minorEastAsia" w:hAnsiTheme="minorHAnsi" w:cstheme="minorBidi"/>
                  <w:noProof/>
                </w:rPr>
              </w:rPrChange>
            </w:rPr>
          </w:pPr>
          <w:ins w:id="941" w:author="ITD-STU" w:date="2021-05-24T15:02:00Z">
            <w:del w:id="942" w:author="Windows User" w:date="2021-05-24T15:39:00Z">
              <w:r w:rsidRPr="00271527" w:rsidDel="00B312A0">
                <w:rPr>
                  <w:rStyle w:val="Hyperlink"/>
                  <w:rFonts w:ascii="Times New Roman" w:hAnsi="Times New Roman" w:cs="Times New Roman"/>
                  <w:noProof/>
                  <w:sz w:val="24"/>
                  <w:szCs w:val="24"/>
                  <w:rPrChange w:id="943"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944"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945" w:author="Windows User" w:date="2021-05-24T15:39:00Z">
                    <w:rPr>
                      <w:noProof/>
                    </w:rPr>
                  </w:rPrChange>
                </w:rPr>
                <w:delInstrText>HYPERLINK \l "_Toc72761003"</w:delInstrText>
              </w:r>
              <w:r w:rsidRPr="00271527" w:rsidDel="00B312A0">
                <w:rPr>
                  <w:rStyle w:val="Hyperlink"/>
                  <w:rFonts w:ascii="Times New Roman" w:hAnsi="Times New Roman" w:cs="Times New Roman"/>
                  <w:noProof/>
                  <w:sz w:val="24"/>
                  <w:szCs w:val="24"/>
                  <w:rPrChange w:id="946"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947" w:author="Windows User" w:date="2021-05-24T15:39:00Z">
                    <w:rPr>
                      <w:rStyle w:val="Hyperlink"/>
                      <w:noProof/>
                    </w:rPr>
                  </w:rPrChange>
                </w:rPr>
                <w:fldChar w:fldCharType="separate"/>
              </w:r>
            </w:del>
          </w:ins>
          <w:ins w:id="948" w:author="Windows User" w:date="2021-05-24T15:39:00Z">
            <w:r w:rsidR="00B312A0" w:rsidRPr="00271527">
              <w:rPr>
                <w:rStyle w:val="Hyperlink"/>
                <w:rFonts w:ascii="Times New Roman" w:hAnsi="Times New Roman" w:cs="Times New Roman"/>
                <w:b/>
                <w:bCs/>
                <w:noProof/>
                <w:sz w:val="24"/>
                <w:szCs w:val="24"/>
                <w:rPrChange w:id="949" w:author="Windows User" w:date="2021-05-24T15:39:00Z">
                  <w:rPr>
                    <w:rStyle w:val="Hyperlink"/>
                    <w:rFonts w:ascii="Times New Roman" w:hAnsi="Times New Roman" w:cs="Times New Roman"/>
                    <w:b/>
                    <w:bCs/>
                    <w:noProof/>
                  </w:rPr>
                </w:rPrChange>
              </w:rPr>
              <w:t>Error! Hyperlink reference not valid.</w:t>
            </w:r>
          </w:ins>
          <w:ins w:id="950" w:author="ITD-STU" w:date="2021-05-24T15:02:00Z">
            <w:del w:id="951" w:author="Windows User" w:date="2021-05-24T15:39:00Z">
              <w:r w:rsidRPr="00271527" w:rsidDel="00B312A0">
                <w:rPr>
                  <w:rStyle w:val="Hyperlink"/>
                  <w:rFonts w:ascii="Times New Roman" w:hAnsi="Times New Roman" w:cs="Times New Roman"/>
                  <w:b/>
                  <w:noProof/>
                  <w:sz w:val="24"/>
                  <w:szCs w:val="24"/>
                  <w:rPrChange w:id="952" w:author="Windows User" w:date="2021-05-24T15:39:00Z">
                    <w:rPr>
                      <w:rStyle w:val="Hyperlink"/>
                      <w:rFonts w:ascii="Times New Roman" w:hAnsi="Times New Roman" w:cs="Times New Roman"/>
                      <w:b/>
                      <w:noProof/>
                    </w:rPr>
                  </w:rPrChange>
                </w:rPr>
                <w:delText>V.</w:delText>
              </w:r>
              <w:r w:rsidRPr="00271527" w:rsidDel="00B312A0">
                <w:rPr>
                  <w:rFonts w:ascii="Times New Roman" w:eastAsiaTheme="minorEastAsia" w:hAnsi="Times New Roman" w:cs="Times New Roman"/>
                  <w:noProof/>
                  <w:sz w:val="24"/>
                  <w:szCs w:val="24"/>
                  <w:rPrChange w:id="953"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954" w:author="Windows User" w:date="2021-05-24T15:39:00Z">
                    <w:rPr>
                      <w:rStyle w:val="Hyperlink"/>
                      <w:rFonts w:ascii="Times New Roman" w:hAnsi="Times New Roman" w:cs="Times New Roman"/>
                      <w:b/>
                      <w:noProof/>
                    </w:rPr>
                  </w:rPrChange>
                </w:rPr>
                <w:delText>IMPLEMENTASI</w:delText>
              </w:r>
              <w:r w:rsidRPr="00271527" w:rsidDel="00B312A0">
                <w:rPr>
                  <w:rFonts w:ascii="Times New Roman" w:hAnsi="Times New Roman" w:cs="Times New Roman"/>
                  <w:noProof/>
                  <w:webHidden/>
                  <w:sz w:val="24"/>
                  <w:szCs w:val="24"/>
                  <w:rPrChange w:id="955" w:author="Windows User" w:date="2021-05-24T15:39:00Z">
                    <w:rPr>
                      <w:noProof/>
                      <w:webHidden/>
                    </w:rPr>
                  </w:rPrChange>
                </w:rPr>
                <w:tab/>
              </w:r>
              <w:r w:rsidRPr="00271527" w:rsidDel="00B312A0">
                <w:rPr>
                  <w:rFonts w:ascii="Times New Roman" w:hAnsi="Times New Roman" w:cs="Times New Roman"/>
                  <w:noProof/>
                  <w:webHidden/>
                  <w:sz w:val="24"/>
                  <w:szCs w:val="24"/>
                  <w:rPrChange w:id="956"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957" w:author="Windows User" w:date="2021-05-24T15:39:00Z">
                    <w:rPr>
                      <w:noProof/>
                      <w:webHidden/>
                    </w:rPr>
                  </w:rPrChange>
                </w:rPr>
                <w:delInstrText xml:space="preserve"> PAGEREF _Toc72761003 \h </w:delInstrText>
              </w:r>
            </w:del>
          </w:ins>
          <w:del w:id="958" w:author="Windows User" w:date="2021-05-24T15:39:00Z">
            <w:r w:rsidRPr="00271527" w:rsidDel="00B312A0">
              <w:rPr>
                <w:rFonts w:ascii="Times New Roman" w:hAnsi="Times New Roman" w:cs="Times New Roman"/>
                <w:noProof/>
                <w:webHidden/>
                <w:sz w:val="24"/>
                <w:szCs w:val="24"/>
                <w:rPrChange w:id="959"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960" w:author="Windows User" w:date="2021-05-24T15:39:00Z">
                  <w:rPr>
                    <w:noProof/>
                    <w:webHidden/>
                  </w:rPr>
                </w:rPrChange>
              </w:rPr>
              <w:fldChar w:fldCharType="separate"/>
            </w:r>
          </w:del>
          <w:ins w:id="961" w:author="ITD-STU" w:date="2021-05-24T15:02:00Z">
            <w:del w:id="962" w:author="Windows User" w:date="2021-05-24T15:28:00Z">
              <w:r w:rsidRPr="00271527" w:rsidDel="00181C8F">
                <w:rPr>
                  <w:rFonts w:ascii="Times New Roman" w:hAnsi="Times New Roman" w:cs="Times New Roman"/>
                  <w:noProof/>
                  <w:webHidden/>
                  <w:sz w:val="24"/>
                  <w:szCs w:val="24"/>
                  <w:rPrChange w:id="963" w:author="Windows User" w:date="2021-05-24T15:39:00Z">
                    <w:rPr>
                      <w:noProof/>
                      <w:webHidden/>
                    </w:rPr>
                  </w:rPrChange>
                </w:rPr>
                <w:delText>8</w:delText>
              </w:r>
            </w:del>
            <w:del w:id="964" w:author="Windows User" w:date="2021-05-24T15:39:00Z">
              <w:r w:rsidRPr="00271527" w:rsidDel="00B312A0">
                <w:rPr>
                  <w:rFonts w:ascii="Times New Roman" w:hAnsi="Times New Roman" w:cs="Times New Roman"/>
                  <w:noProof/>
                  <w:webHidden/>
                  <w:sz w:val="24"/>
                  <w:szCs w:val="24"/>
                  <w:rPrChange w:id="965"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966" w:author="Windows User" w:date="2021-05-24T15:39:00Z">
                    <w:rPr>
                      <w:rStyle w:val="Hyperlink"/>
                      <w:noProof/>
                    </w:rPr>
                  </w:rPrChange>
                </w:rPr>
                <w:fldChar w:fldCharType="end"/>
              </w:r>
            </w:del>
          </w:ins>
        </w:p>
        <w:p w14:paraId="1DD8BF79" w14:textId="37CB9B4A" w:rsidR="006F25C1" w:rsidRPr="00271527" w:rsidDel="00B312A0" w:rsidRDefault="006F25C1">
          <w:pPr>
            <w:pStyle w:val="TOC2"/>
            <w:tabs>
              <w:tab w:val="left" w:pos="880"/>
              <w:tab w:val="right" w:leader="dot" w:pos="9350"/>
            </w:tabs>
            <w:rPr>
              <w:ins w:id="967" w:author="ITD-STU" w:date="2021-05-24T15:02:00Z"/>
              <w:del w:id="968" w:author="Windows User" w:date="2021-05-24T15:39:00Z"/>
              <w:rFonts w:ascii="Times New Roman" w:eastAsiaTheme="minorEastAsia" w:hAnsi="Times New Roman" w:cs="Times New Roman"/>
              <w:noProof/>
              <w:sz w:val="24"/>
              <w:szCs w:val="24"/>
              <w:rPrChange w:id="969" w:author="Windows User" w:date="2021-05-24T15:39:00Z">
                <w:rPr>
                  <w:ins w:id="970" w:author="ITD-STU" w:date="2021-05-24T15:02:00Z"/>
                  <w:del w:id="971" w:author="Windows User" w:date="2021-05-24T15:39:00Z"/>
                  <w:rFonts w:asciiTheme="minorHAnsi" w:eastAsiaTheme="minorEastAsia" w:hAnsiTheme="minorHAnsi" w:cstheme="minorBidi"/>
                  <w:noProof/>
                </w:rPr>
              </w:rPrChange>
            </w:rPr>
          </w:pPr>
          <w:ins w:id="972" w:author="ITD-STU" w:date="2021-05-24T15:02:00Z">
            <w:del w:id="973" w:author="Windows User" w:date="2021-05-24T15:39:00Z">
              <w:r w:rsidRPr="00271527" w:rsidDel="00B312A0">
                <w:rPr>
                  <w:rStyle w:val="Hyperlink"/>
                  <w:rFonts w:ascii="Times New Roman" w:hAnsi="Times New Roman" w:cs="Times New Roman"/>
                  <w:noProof/>
                  <w:sz w:val="24"/>
                  <w:szCs w:val="24"/>
                  <w:rPrChange w:id="974"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975"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976" w:author="Windows User" w:date="2021-05-24T15:39:00Z">
                    <w:rPr>
                      <w:noProof/>
                    </w:rPr>
                  </w:rPrChange>
                </w:rPr>
                <w:delInstrText>HYPERLINK \l "_Toc72761004"</w:delInstrText>
              </w:r>
              <w:r w:rsidRPr="00271527" w:rsidDel="00B312A0">
                <w:rPr>
                  <w:rStyle w:val="Hyperlink"/>
                  <w:rFonts w:ascii="Times New Roman" w:hAnsi="Times New Roman" w:cs="Times New Roman"/>
                  <w:noProof/>
                  <w:sz w:val="24"/>
                  <w:szCs w:val="24"/>
                  <w:rPrChange w:id="977"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978" w:author="Windows User" w:date="2021-05-24T15:39:00Z">
                    <w:rPr>
                      <w:rStyle w:val="Hyperlink"/>
                      <w:noProof/>
                    </w:rPr>
                  </w:rPrChange>
                </w:rPr>
                <w:fldChar w:fldCharType="separate"/>
              </w:r>
            </w:del>
          </w:ins>
          <w:ins w:id="979" w:author="Windows User" w:date="2021-05-24T15:39:00Z">
            <w:r w:rsidR="00B312A0" w:rsidRPr="00271527">
              <w:rPr>
                <w:rStyle w:val="Hyperlink"/>
                <w:rFonts w:ascii="Times New Roman" w:hAnsi="Times New Roman" w:cs="Times New Roman"/>
                <w:b/>
                <w:bCs/>
                <w:noProof/>
                <w:sz w:val="24"/>
                <w:szCs w:val="24"/>
                <w:rPrChange w:id="980" w:author="Windows User" w:date="2021-05-24T15:39:00Z">
                  <w:rPr>
                    <w:rStyle w:val="Hyperlink"/>
                    <w:rFonts w:ascii="Times New Roman" w:hAnsi="Times New Roman" w:cs="Times New Roman"/>
                    <w:b/>
                    <w:bCs/>
                    <w:noProof/>
                  </w:rPr>
                </w:rPrChange>
              </w:rPr>
              <w:t>Error! Hyperlink reference not valid.</w:t>
            </w:r>
          </w:ins>
          <w:ins w:id="981" w:author="ITD-STU" w:date="2021-05-24T15:02:00Z">
            <w:del w:id="982" w:author="Windows User" w:date="2021-05-24T15:39:00Z">
              <w:r w:rsidRPr="00271527" w:rsidDel="00B312A0">
                <w:rPr>
                  <w:rStyle w:val="Hyperlink"/>
                  <w:rFonts w:ascii="Times New Roman" w:hAnsi="Times New Roman" w:cs="Times New Roman"/>
                  <w:noProof/>
                  <w:sz w:val="24"/>
                  <w:szCs w:val="24"/>
                  <w:rPrChange w:id="983" w:author="Windows User" w:date="2021-05-24T15:39:00Z">
                    <w:rPr>
                      <w:rStyle w:val="Hyperlink"/>
                      <w:rFonts w:ascii="Times New Roman" w:hAnsi="Times New Roman" w:cs="Times New Roman"/>
                      <w:noProof/>
                    </w:rPr>
                  </w:rPrChange>
                </w:rPr>
                <w:delText>5.1</w:delText>
              </w:r>
              <w:r w:rsidRPr="00271527" w:rsidDel="00B312A0">
                <w:rPr>
                  <w:rFonts w:ascii="Times New Roman" w:eastAsiaTheme="minorEastAsia" w:hAnsi="Times New Roman" w:cs="Times New Roman"/>
                  <w:noProof/>
                  <w:sz w:val="24"/>
                  <w:szCs w:val="24"/>
                  <w:rPrChange w:id="984"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985" w:author="Windows User" w:date="2021-05-24T15:39:00Z">
                    <w:rPr>
                      <w:rStyle w:val="Hyperlink"/>
                      <w:rFonts w:ascii="Times New Roman" w:hAnsi="Times New Roman" w:cs="Times New Roman"/>
                      <w:noProof/>
                    </w:rPr>
                  </w:rPrChange>
                </w:rPr>
                <w:delText xml:space="preserve">Implementasi </w:delText>
              </w:r>
              <w:r w:rsidRPr="00271527" w:rsidDel="00B312A0">
                <w:rPr>
                  <w:rStyle w:val="Hyperlink"/>
                  <w:rFonts w:ascii="Times New Roman" w:hAnsi="Times New Roman" w:cs="Times New Roman"/>
                  <w:i/>
                  <w:noProof/>
                  <w:sz w:val="24"/>
                  <w:szCs w:val="24"/>
                  <w:rPrChange w:id="986" w:author="Windows User" w:date="2021-05-24T15:39:00Z">
                    <w:rPr>
                      <w:rStyle w:val="Hyperlink"/>
                      <w:rFonts w:ascii="Times New Roman" w:hAnsi="Times New Roman" w:cs="Times New Roman"/>
                      <w:i/>
                      <w:noProof/>
                    </w:rPr>
                  </w:rPrChange>
                </w:rPr>
                <w:delText>Start</w:delText>
              </w:r>
              <w:r w:rsidRPr="00271527" w:rsidDel="00B312A0">
                <w:rPr>
                  <w:rStyle w:val="Hyperlink"/>
                  <w:rFonts w:ascii="Times New Roman" w:hAnsi="Times New Roman" w:cs="Times New Roman"/>
                  <w:noProof/>
                  <w:sz w:val="24"/>
                  <w:szCs w:val="24"/>
                  <w:rPrChange w:id="987" w:author="Windows User" w:date="2021-05-24T15:39:00Z">
                    <w:rPr>
                      <w:rStyle w:val="Hyperlink"/>
                      <w:rFonts w:ascii="Times New Roman" w:hAnsi="Times New Roman" w:cs="Times New Roman"/>
                      <w:noProof/>
                    </w:rPr>
                  </w:rPrChange>
                </w:rPr>
                <w:delText xml:space="preserve"> </w:delText>
              </w:r>
              <w:r w:rsidRPr="00271527" w:rsidDel="00B312A0">
                <w:rPr>
                  <w:rStyle w:val="Hyperlink"/>
                  <w:rFonts w:ascii="Times New Roman" w:hAnsi="Times New Roman" w:cs="Times New Roman"/>
                  <w:i/>
                  <w:noProof/>
                  <w:sz w:val="24"/>
                  <w:szCs w:val="24"/>
                  <w:rPrChange w:id="988" w:author="Windows User" w:date="2021-05-24T15:39:00Z">
                    <w:rPr>
                      <w:rStyle w:val="Hyperlink"/>
                      <w:rFonts w:ascii="Times New Roman" w:hAnsi="Times New Roman" w:cs="Times New Roman"/>
                      <w:i/>
                      <w:noProof/>
                    </w:rPr>
                  </w:rPrChange>
                </w:rPr>
                <w:delText>Spark Session</w:delText>
              </w:r>
              <w:r w:rsidRPr="00271527" w:rsidDel="00B312A0">
                <w:rPr>
                  <w:rFonts w:ascii="Times New Roman" w:hAnsi="Times New Roman" w:cs="Times New Roman"/>
                  <w:noProof/>
                  <w:webHidden/>
                  <w:sz w:val="24"/>
                  <w:szCs w:val="24"/>
                  <w:rPrChange w:id="989" w:author="Windows User" w:date="2021-05-24T15:39:00Z">
                    <w:rPr>
                      <w:noProof/>
                      <w:webHidden/>
                    </w:rPr>
                  </w:rPrChange>
                </w:rPr>
                <w:tab/>
              </w:r>
              <w:r w:rsidRPr="00271527" w:rsidDel="00B312A0">
                <w:rPr>
                  <w:rFonts w:ascii="Times New Roman" w:hAnsi="Times New Roman" w:cs="Times New Roman"/>
                  <w:noProof/>
                  <w:webHidden/>
                  <w:sz w:val="24"/>
                  <w:szCs w:val="24"/>
                  <w:rPrChange w:id="990"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991" w:author="Windows User" w:date="2021-05-24T15:39:00Z">
                    <w:rPr>
                      <w:noProof/>
                      <w:webHidden/>
                    </w:rPr>
                  </w:rPrChange>
                </w:rPr>
                <w:delInstrText xml:space="preserve"> PAGEREF _Toc72761004 \h </w:delInstrText>
              </w:r>
            </w:del>
          </w:ins>
          <w:del w:id="992" w:author="Windows User" w:date="2021-05-24T15:39:00Z">
            <w:r w:rsidRPr="00271527" w:rsidDel="00B312A0">
              <w:rPr>
                <w:rFonts w:ascii="Times New Roman" w:hAnsi="Times New Roman" w:cs="Times New Roman"/>
                <w:noProof/>
                <w:webHidden/>
                <w:sz w:val="24"/>
                <w:szCs w:val="24"/>
                <w:rPrChange w:id="993"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994" w:author="Windows User" w:date="2021-05-24T15:39:00Z">
                  <w:rPr>
                    <w:noProof/>
                    <w:webHidden/>
                  </w:rPr>
                </w:rPrChange>
              </w:rPr>
              <w:fldChar w:fldCharType="separate"/>
            </w:r>
          </w:del>
          <w:ins w:id="995" w:author="ITD-STU" w:date="2021-05-24T15:02:00Z">
            <w:del w:id="996" w:author="Windows User" w:date="2021-05-24T15:28:00Z">
              <w:r w:rsidRPr="00271527" w:rsidDel="00181C8F">
                <w:rPr>
                  <w:rFonts w:ascii="Times New Roman" w:hAnsi="Times New Roman" w:cs="Times New Roman"/>
                  <w:noProof/>
                  <w:webHidden/>
                  <w:sz w:val="24"/>
                  <w:szCs w:val="24"/>
                  <w:rPrChange w:id="997" w:author="Windows User" w:date="2021-05-24T15:39:00Z">
                    <w:rPr>
                      <w:noProof/>
                      <w:webHidden/>
                    </w:rPr>
                  </w:rPrChange>
                </w:rPr>
                <w:delText>8</w:delText>
              </w:r>
            </w:del>
            <w:del w:id="998" w:author="Windows User" w:date="2021-05-24T15:39:00Z">
              <w:r w:rsidRPr="00271527" w:rsidDel="00B312A0">
                <w:rPr>
                  <w:rFonts w:ascii="Times New Roman" w:hAnsi="Times New Roman" w:cs="Times New Roman"/>
                  <w:noProof/>
                  <w:webHidden/>
                  <w:sz w:val="24"/>
                  <w:szCs w:val="24"/>
                  <w:rPrChange w:id="999"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000" w:author="Windows User" w:date="2021-05-24T15:39:00Z">
                    <w:rPr>
                      <w:rStyle w:val="Hyperlink"/>
                      <w:noProof/>
                    </w:rPr>
                  </w:rPrChange>
                </w:rPr>
                <w:fldChar w:fldCharType="end"/>
              </w:r>
            </w:del>
          </w:ins>
        </w:p>
        <w:p w14:paraId="1F363750" w14:textId="44F77731" w:rsidR="006F25C1" w:rsidRPr="00271527" w:rsidDel="00B312A0" w:rsidRDefault="006F25C1">
          <w:pPr>
            <w:pStyle w:val="TOC2"/>
            <w:tabs>
              <w:tab w:val="left" w:pos="880"/>
              <w:tab w:val="right" w:leader="dot" w:pos="9350"/>
            </w:tabs>
            <w:rPr>
              <w:ins w:id="1001" w:author="ITD-STU" w:date="2021-05-24T15:02:00Z"/>
              <w:del w:id="1002" w:author="Windows User" w:date="2021-05-24T15:39:00Z"/>
              <w:rFonts w:ascii="Times New Roman" w:eastAsiaTheme="minorEastAsia" w:hAnsi="Times New Roman" w:cs="Times New Roman"/>
              <w:noProof/>
              <w:sz w:val="24"/>
              <w:szCs w:val="24"/>
              <w:rPrChange w:id="1003" w:author="Windows User" w:date="2021-05-24T15:39:00Z">
                <w:rPr>
                  <w:ins w:id="1004" w:author="ITD-STU" w:date="2021-05-24T15:02:00Z"/>
                  <w:del w:id="1005" w:author="Windows User" w:date="2021-05-24T15:39:00Z"/>
                  <w:rFonts w:asciiTheme="minorHAnsi" w:eastAsiaTheme="minorEastAsia" w:hAnsiTheme="minorHAnsi" w:cstheme="minorBidi"/>
                  <w:noProof/>
                </w:rPr>
              </w:rPrChange>
            </w:rPr>
          </w:pPr>
          <w:ins w:id="1006" w:author="ITD-STU" w:date="2021-05-24T15:02:00Z">
            <w:del w:id="1007" w:author="Windows User" w:date="2021-05-24T15:39:00Z">
              <w:r w:rsidRPr="00271527" w:rsidDel="00B312A0">
                <w:rPr>
                  <w:rStyle w:val="Hyperlink"/>
                  <w:rFonts w:ascii="Times New Roman" w:hAnsi="Times New Roman" w:cs="Times New Roman"/>
                  <w:noProof/>
                  <w:sz w:val="24"/>
                  <w:szCs w:val="24"/>
                  <w:rPrChange w:id="1008"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009"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010" w:author="Windows User" w:date="2021-05-24T15:39:00Z">
                    <w:rPr>
                      <w:noProof/>
                    </w:rPr>
                  </w:rPrChange>
                </w:rPr>
                <w:delInstrText>HYPERLINK \l "_Toc72761005"</w:delInstrText>
              </w:r>
              <w:r w:rsidRPr="00271527" w:rsidDel="00B312A0">
                <w:rPr>
                  <w:rStyle w:val="Hyperlink"/>
                  <w:rFonts w:ascii="Times New Roman" w:hAnsi="Times New Roman" w:cs="Times New Roman"/>
                  <w:noProof/>
                  <w:sz w:val="24"/>
                  <w:szCs w:val="24"/>
                  <w:rPrChange w:id="1011"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012" w:author="Windows User" w:date="2021-05-24T15:39:00Z">
                    <w:rPr>
                      <w:rStyle w:val="Hyperlink"/>
                      <w:noProof/>
                    </w:rPr>
                  </w:rPrChange>
                </w:rPr>
                <w:fldChar w:fldCharType="separate"/>
              </w:r>
            </w:del>
          </w:ins>
          <w:ins w:id="1013" w:author="Windows User" w:date="2021-05-24T15:39:00Z">
            <w:r w:rsidR="00B312A0" w:rsidRPr="00271527">
              <w:rPr>
                <w:rStyle w:val="Hyperlink"/>
                <w:rFonts w:ascii="Times New Roman" w:hAnsi="Times New Roman" w:cs="Times New Roman"/>
                <w:b/>
                <w:bCs/>
                <w:noProof/>
                <w:sz w:val="24"/>
                <w:szCs w:val="24"/>
                <w:rPrChange w:id="1014" w:author="Windows User" w:date="2021-05-24T15:39:00Z">
                  <w:rPr>
                    <w:rStyle w:val="Hyperlink"/>
                    <w:rFonts w:ascii="Times New Roman" w:hAnsi="Times New Roman" w:cs="Times New Roman"/>
                    <w:b/>
                    <w:bCs/>
                    <w:noProof/>
                  </w:rPr>
                </w:rPrChange>
              </w:rPr>
              <w:t>Error! Hyperlink reference not valid.</w:t>
            </w:r>
          </w:ins>
          <w:ins w:id="1015" w:author="ITD-STU" w:date="2021-05-24T15:02:00Z">
            <w:del w:id="1016" w:author="Windows User" w:date="2021-05-24T15:39:00Z">
              <w:r w:rsidRPr="00271527" w:rsidDel="00B312A0">
                <w:rPr>
                  <w:rStyle w:val="Hyperlink"/>
                  <w:rFonts w:ascii="Times New Roman" w:eastAsia="Times New Roman" w:hAnsi="Times New Roman" w:cs="Times New Roman"/>
                  <w:noProof/>
                  <w:sz w:val="24"/>
                  <w:szCs w:val="24"/>
                  <w:rPrChange w:id="1017" w:author="Windows User" w:date="2021-05-24T15:39:00Z">
                    <w:rPr>
                      <w:rStyle w:val="Hyperlink"/>
                      <w:rFonts w:ascii="Times New Roman" w:eastAsia="Times New Roman" w:hAnsi="Times New Roman" w:cs="Times New Roman"/>
                      <w:noProof/>
                    </w:rPr>
                  </w:rPrChange>
                </w:rPr>
                <w:delText>5.2</w:delText>
              </w:r>
              <w:r w:rsidRPr="00271527" w:rsidDel="00B312A0">
                <w:rPr>
                  <w:rFonts w:ascii="Times New Roman" w:eastAsiaTheme="minorEastAsia" w:hAnsi="Times New Roman" w:cs="Times New Roman"/>
                  <w:noProof/>
                  <w:sz w:val="24"/>
                  <w:szCs w:val="24"/>
                  <w:rPrChange w:id="1018"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019" w:author="Windows User" w:date="2021-05-24T15:39:00Z">
                    <w:rPr>
                      <w:rStyle w:val="Hyperlink"/>
                      <w:rFonts w:ascii="Times New Roman" w:hAnsi="Times New Roman" w:cs="Times New Roman"/>
                      <w:noProof/>
                    </w:rPr>
                  </w:rPrChange>
                </w:rPr>
                <w:delText xml:space="preserve">Implementasi </w:delText>
              </w:r>
              <w:r w:rsidRPr="00271527" w:rsidDel="00B312A0">
                <w:rPr>
                  <w:rStyle w:val="Hyperlink"/>
                  <w:rFonts w:ascii="Times New Roman" w:hAnsi="Times New Roman" w:cs="Times New Roman"/>
                  <w:i/>
                  <w:noProof/>
                  <w:sz w:val="24"/>
                  <w:szCs w:val="24"/>
                  <w:rPrChange w:id="1020" w:author="Windows User" w:date="2021-05-24T15:39:00Z">
                    <w:rPr>
                      <w:rStyle w:val="Hyperlink"/>
                      <w:rFonts w:ascii="Times New Roman" w:hAnsi="Times New Roman" w:cs="Times New Roman"/>
                      <w:i/>
                      <w:noProof/>
                    </w:rPr>
                  </w:rPrChange>
                </w:rPr>
                <w:delText>Convert</w:delText>
              </w:r>
              <w:r w:rsidRPr="00271527" w:rsidDel="00B312A0">
                <w:rPr>
                  <w:rStyle w:val="Hyperlink"/>
                  <w:rFonts w:ascii="Times New Roman" w:hAnsi="Times New Roman" w:cs="Times New Roman"/>
                  <w:noProof/>
                  <w:sz w:val="24"/>
                  <w:szCs w:val="24"/>
                  <w:rPrChange w:id="1021" w:author="Windows User" w:date="2021-05-24T15:39:00Z">
                    <w:rPr>
                      <w:rStyle w:val="Hyperlink"/>
                      <w:rFonts w:ascii="Times New Roman" w:hAnsi="Times New Roman" w:cs="Times New Roman"/>
                      <w:noProof/>
                    </w:rPr>
                  </w:rPrChange>
                </w:rPr>
                <w:delText xml:space="preserve"> dan </w:delText>
              </w:r>
              <w:r w:rsidRPr="00271527" w:rsidDel="00B312A0">
                <w:rPr>
                  <w:rStyle w:val="Hyperlink"/>
                  <w:rFonts w:ascii="Times New Roman" w:hAnsi="Times New Roman" w:cs="Times New Roman"/>
                  <w:i/>
                  <w:noProof/>
                  <w:sz w:val="24"/>
                  <w:szCs w:val="24"/>
                  <w:rPrChange w:id="1022" w:author="Windows User" w:date="2021-05-24T15:39:00Z">
                    <w:rPr>
                      <w:rStyle w:val="Hyperlink"/>
                      <w:rFonts w:ascii="Times New Roman" w:hAnsi="Times New Roman" w:cs="Times New Roman"/>
                      <w:i/>
                      <w:noProof/>
                    </w:rPr>
                  </w:rPrChange>
                </w:rPr>
                <w:delText>Load Dataset</w:delText>
              </w:r>
              <w:r w:rsidRPr="00271527" w:rsidDel="00B312A0">
                <w:rPr>
                  <w:rFonts w:ascii="Times New Roman" w:hAnsi="Times New Roman" w:cs="Times New Roman"/>
                  <w:noProof/>
                  <w:webHidden/>
                  <w:sz w:val="24"/>
                  <w:szCs w:val="24"/>
                  <w:rPrChange w:id="1023" w:author="Windows User" w:date="2021-05-24T15:39:00Z">
                    <w:rPr>
                      <w:noProof/>
                      <w:webHidden/>
                    </w:rPr>
                  </w:rPrChange>
                </w:rPr>
                <w:tab/>
              </w:r>
              <w:r w:rsidRPr="00271527" w:rsidDel="00B312A0">
                <w:rPr>
                  <w:rFonts w:ascii="Times New Roman" w:hAnsi="Times New Roman" w:cs="Times New Roman"/>
                  <w:noProof/>
                  <w:webHidden/>
                  <w:sz w:val="24"/>
                  <w:szCs w:val="24"/>
                  <w:rPrChange w:id="1024"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025" w:author="Windows User" w:date="2021-05-24T15:39:00Z">
                    <w:rPr>
                      <w:noProof/>
                      <w:webHidden/>
                    </w:rPr>
                  </w:rPrChange>
                </w:rPr>
                <w:delInstrText xml:space="preserve"> PAGEREF _Toc72761005 \h </w:delInstrText>
              </w:r>
            </w:del>
          </w:ins>
          <w:del w:id="1026" w:author="Windows User" w:date="2021-05-24T15:39:00Z">
            <w:r w:rsidRPr="00271527" w:rsidDel="00B312A0">
              <w:rPr>
                <w:rFonts w:ascii="Times New Roman" w:hAnsi="Times New Roman" w:cs="Times New Roman"/>
                <w:noProof/>
                <w:webHidden/>
                <w:sz w:val="24"/>
                <w:szCs w:val="24"/>
                <w:rPrChange w:id="1027"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028" w:author="Windows User" w:date="2021-05-24T15:39:00Z">
                  <w:rPr>
                    <w:noProof/>
                    <w:webHidden/>
                  </w:rPr>
                </w:rPrChange>
              </w:rPr>
              <w:fldChar w:fldCharType="separate"/>
            </w:r>
          </w:del>
          <w:ins w:id="1029" w:author="ITD-STU" w:date="2021-05-24T15:02:00Z">
            <w:del w:id="1030" w:author="Windows User" w:date="2021-05-24T15:28:00Z">
              <w:r w:rsidRPr="00271527" w:rsidDel="00181C8F">
                <w:rPr>
                  <w:rFonts w:ascii="Times New Roman" w:hAnsi="Times New Roman" w:cs="Times New Roman"/>
                  <w:noProof/>
                  <w:webHidden/>
                  <w:sz w:val="24"/>
                  <w:szCs w:val="24"/>
                  <w:rPrChange w:id="1031" w:author="Windows User" w:date="2021-05-24T15:39:00Z">
                    <w:rPr>
                      <w:noProof/>
                      <w:webHidden/>
                    </w:rPr>
                  </w:rPrChange>
                </w:rPr>
                <w:delText>9</w:delText>
              </w:r>
            </w:del>
            <w:del w:id="1032" w:author="Windows User" w:date="2021-05-24T15:39:00Z">
              <w:r w:rsidRPr="00271527" w:rsidDel="00B312A0">
                <w:rPr>
                  <w:rFonts w:ascii="Times New Roman" w:hAnsi="Times New Roman" w:cs="Times New Roman"/>
                  <w:noProof/>
                  <w:webHidden/>
                  <w:sz w:val="24"/>
                  <w:szCs w:val="24"/>
                  <w:rPrChange w:id="1033"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034" w:author="Windows User" w:date="2021-05-24T15:39:00Z">
                    <w:rPr>
                      <w:rStyle w:val="Hyperlink"/>
                      <w:noProof/>
                    </w:rPr>
                  </w:rPrChange>
                </w:rPr>
                <w:fldChar w:fldCharType="end"/>
              </w:r>
            </w:del>
          </w:ins>
        </w:p>
        <w:p w14:paraId="7DF4ADEF" w14:textId="1150739E" w:rsidR="006F25C1" w:rsidRPr="00271527" w:rsidDel="00B312A0" w:rsidRDefault="006F25C1">
          <w:pPr>
            <w:pStyle w:val="TOC2"/>
            <w:tabs>
              <w:tab w:val="left" w:pos="880"/>
              <w:tab w:val="right" w:leader="dot" w:pos="9350"/>
            </w:tabs>
            <w:rPr>
              <w:ins w:id="1035" w:author="ITD-STU" w:date="2021-05-24T15:02:00Z"/>
              <w:del w:id="1036" w:author="Windows User" w:date="2021-05-24T15:39:00Z"/>
              <w:rFonts w:ascii="Times New Roman" w:eastAsiaTheme="minorEastAsia" w:hAnsi="Times New Roman" w:cs="Times New Roman"/>
              <w:noProof/>
              <w:sz w:val="24"/>
              <w:szCs w:val="24"/>
              <w:rPrChange w:id="1037" w:author="Windows User" w:date="2021-05-24T15:39:00Z">
                <w:rPr>
                  <w:ins w:id="1038" w:author="ITD-STU" w:date="2021-05-24T15:02:00Z"/>
                  <w:del w:id="1039" w:author="Windows User" w:date="2021-05-24T15:39:00Z"/>
                  <w:rFonts w:asciiTheme="minorHAnsi" w:eastAsiaTheme="minorEastAsia" w:hAnsiTheme="minorHAnsi" w:cstheme="minorBidi"/>
                  <w:noProof/>
                </w:rPr>
              </w:rPrChange>
            </w:rPr>
          </w:pPr>
          <w:ins w:id="1040" w:author="ITD-STU" w:date="2021-05-24T15:02:00Z">
            <w:del w:id="1041" w:author="Windows User" w:date="2021-05-24T15:39:00Z">
              <w:r w:rsidRPr="00271527" w:rsidDel="00B312A0">
                <w:rPr>
                  <w:rStyle w:val="Hyperlink"/>
                  <w:rFonts w:ascii="Times New Roman" w:hAnsi="Times New Roman" w:cs="Times New Roman"/>
                  <w:noProof/>
                  <w:sz w:val="24"/>
                  <w:szCs w:val="24"/>
                  <w:rPrChange w:id="1042"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043"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044" w:author="Windows User" w:date="2021-05-24T15:39:00Z">
                    <w:rPr>
                      <w:noProof/>
                    </w:rPr>
                  </w:rPrChange>
                </w:rPr>
                <w:delInstrText>HYPERLINK \l "_Toc72761006"</w:delInstrText>
              </w:r>
              <w:r w:rsidRPr="00271527" w:rsidDel="00B312A0">
                <w:rPr>
                  <w:rStyle w:val="Hyperlink"/>
                  <w:rFonts w:ascii="Times New Roman" w:hAnsi="Times New Roman" w:cs="Times New Roman"/>
                  <w:noProof/>
                  <w:sz w:val="24"/>
                  <w:szCs w:val="24"/>
                  <w:rPrChange w:id="1045"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046" w:author="Windows User" w:date="2021-05-24T15:39:00Z">
                    <w:rPr>
                      <w:rStyle w:val="Hyperlink"/>
                      <w:noProof/>
                    </w:rPr>
                  </w:rPrChange>
                </w:rPr>
                <w:fldChar w:fldCharType="separate"/>
              </w:r>
            </w:del>
          </w:ins>
          <w:ins w:id="1047" w:author="Windows User" w:date="2021-05-24T15:39:00Z">
            <w:r w:rsidR="00B312A0" w:rsidRPr="00271527">
              <w:rPr>
                <w:rStyle w:val="Hyperlink"/>
                <w:rFonts w:ascii="Times New Roman" w:hAnsi="Times New Roman" w:cs="Times New Roman"/>
                <w:b/>
                <w:bCs/>
                <w:noProof/>
                <w:sz w:val="24"/>
                <w:szCs w:val="24"/>
                <w:rPrChange w:id="1048" w:author="Windows User" w:date="2021-05-24T15:39:00Z">
                  <w:rPr>
                    <w:rStyle w:val="Hyperlink"/>
                    <w:rFonts w:ascii="Times New Roman" w:hAnsi="Times New Roman" w:cs="Times New Roman"/>
                    <w:b/>
                    <w:bCs/>
                    <w:noProof/>
                  </w:rPr>
                </w:rPrChange>
              </w:rPr>
              <w:t>Error! Hyperlink reference not valid.</w:t>
            </w:r>
          </w:ins>
          <w:ins w:id="1049" w:author="ITD-STU" w:date="2021-05-24T15:02:00Z">
            <w:del w:id="1050" w:author="Windows User" w:date="2021-05-24T15:39:00Z">
              <w:r w:rsidRPr="00271527" w:rsidDel="00B312A0">
                <w:rPr>
                  <w:rStyle w:val="Hyperlink"/>
                  <w:rFonts w:ascii="Times New Roman" w:eastAsia="Times New Roman" w:hAnsi="Times New Roman" w:cs="Times New Roman"/>
                  <w:noProof/>
                  <w:sz w:val="24"/>
                  <w:szCs w:val="24"/>
                  <w:rPrChange w:id="1051" w:author="Windows User" w:date="2021-05-24T15:39:00Z">
                    <w:rPr>
                      <w:rStyle w:val="Hyperlink"/>
                      <w:rFonts w:ascii="Times New Roman" w:eastAsia="Times New Roman" w:hAnsi="Times New Roman" w:cs="Times New Roman"/>
                      <w:noProof/>
                    </w:rPr>
                  </w:rPrChange>
                </w:rPr>
                <w:delText>5.3</w:delText>
              </w:r>
              <w:r w:rsidRPr="00271527" w:rsidDel="00B312A0">
                <w:rPr>
                  <w:rFonts w:ascii="Times New Roman" w:eastAsiaTheme="minorEastAsia" w:hAnsi="Times New Roman" w:cs="Times New Roman"/>
                  <w:noProof/>
                  <w:sz w:val="24"/>
                  <w:szCs w:val="24"/>
                  <w:rPrChange w:id="1052"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053" w:author="Windows User" w:date="2021-05-24T15:39:00Z">
                    <w:rPr>
                      <w:rStyle w:val="Hyperlink"/>
                      <w:rFonts w:ascii="Times New Roman" w:hAnsi="Times New Roman" w:cs="Times New Roman"/>
                      <w:noProof/>
                    </w:rPr>
                  </w:rPrChange>
                </w:rPr>
                <w:delText>Implementasi Exploratory Data</w:delText>
              </w:r>
              <w:r w:rsidRPr="00271527" w:rsidDel="00B312A0">
                <w:rPr>
                  <w:rFonts w:ascii="Times New Roman" w:hAnsi="Times New Roman" w:cs="Times New Roman"/>
                  <w:noProof/>
                  <w:webHidden/>
                  <w:sz w:val="24"/>
                  <w:szCs w:val="24"/>
                  <w:rPrChange w:id="1054" w:author="Windows User" w:date="2021-05-24T15:39:00Z">
                    <w:rPr>
                      <w:noProof/>
                      <w:webHidden/>
                    </w:rPr>
                  </w:rPrChange>
                </w:rPr>
                <w:tab/>
              </w:r>
              <w:r w:rsidRPr="00271527" w:rsidDel="00B312A0">
                <w:rPr>
                  <w:rFonts w:ascii="Times New Roman" w:hAnsi="Times New Roman" w:cs="Times New Roman"/>
                  <w:noProof/>
                  <w:webHidden/>
                  <w:sz w:val="24"/>
                  <w:szCs w:val="24"/>
                  <w:rPrChange w:id="1055"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056" w:author="Windows User" w:date="2021-05-24T15:39:00Z">
                    <w:rPr>
                      <w:noProof/>
                      <w:webHidden/>
                    </w:rPr>
                  </w:rPrChange>
                </w:rPr>
                <w:delInstrText xml:space="preserve"> PAGEREF _Toc72761006 \h </w:delInstrText>
              </w:r>
            </w:del>
          </w:ins>
          <w:del w:id="1057" w:author="Windows User" w:date="2021-05-24T15:39:00Z">
            <w:r w:rsidRPr="00271527" w:rsidDel="00B312A0">
              <w:rPr>
                <w:rFonts w:ascii="Times New Roman" w:hAnsi="Times New Roman" w:cs="Times New Roman"/>
                <w:noProof/>
                <w:webHidden/>
                <w:sz w:val="24"/>
                <w:szCs w:val="24"/>
                <w:rPrChange w:id="1058"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059" w:author="Windows User" w:date="2021-05-24T15:39:00Z">
                  <w:rPr>
                    <w:noProof/>
                    <w:webHidden/>
                  </w:rPr>
                </w:rPrChange>
              </w:rPr>
              <w:fldChar w:fldCharType="separate"/>
            </w:r>
          </w:del>
          <w:ins w:id="1060" w:author="ITD-STU" w:date="2021-05-24T15:02:00Z">
            <w:del w:id="1061" w:author="Windows User" w:date="2021-05-24T15:28:00Z">
              <w:r w:rsidRPr="00271527" w:rsidDel="00181C8F">
                <w:rPr>
                  <w:rFonts w:ascii="Times New Roman" w:hAnsi="Times New Roman" w:cs="Times New Roman"/>
                  <w:noProof/>
                  <w:webHidden/>
                  <w:sz w:val="24"/>
                  <w:szCs w:val="24"/>
                  <w:rPrChange w:id="1062" w:author="Windows User" w:date="2021-05-24T15:39:00Z">
                    <w:rPr>
                      <w:noProof/>
                      <w:webHidden/>
                    </w:rPr>
                  </w:rPrChange>
                </w:rPr>
                <w:delText>9</w:delText>
              </w:r>
            </w:del>
            <w:del w:id="1063" w:author="Windows User" w:date="2021-05-24T15:39:00Z">
              <w:r w:rsidRPr="00271527" w:rsidDel="00B312A0">
                <w:rPr>
                  <w:rFonts w:ascii="Times New Roman" w:hAnsi="Times New Roman" w:cs="Times New Roman"/>
                  <w:noProof/>
                  <w:webHidden/>
                  <w:sz w:val="24"/>
                  <w:szCs w:val="24"/>
                  <w:rPrChange w:id="1064"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065" w:author="Windows User" w:date="2021-05-24T15:39:00Z">
                    <w:rPr>
                      <w:rStyle w:val="Hyperlink"/>
                      <w:noProof/>
                    </w:rPr>
                  </w:rPrChange>
                </w:rPr>
                <w:fldChar w:fldCharType="end"/>
              </w:r>
            </w:del>
          </w:ins>
        </w:p>
        <w:p w14:paraId="2EC19AAB" w14:textId="291AFE03" w:rsidR="006F25C1" w:rsidRPr="00271527" w:rsidDel="00B312A0" w:rsidRDefault="006F25C1">
          <w:pPr>
            <w:pStyle w:val="TOC2"/>
            <w:tabs>
              <w:tab w:val="left" w:pos="880"/>
              <w:tab w:val="right" w:leader="dot" w:pos="9350"/>
            </w:tabs>
            <w:rPr>
              <w:ins w:id="1066" w:author="ITD-STU" w:date="2021-05-24T15:02:00Z"/>
              <w:del w:id="1067" w:author="Windows User" w:date="2021-05-24T15:39:00Z"/>
              <w:rFonts w:ascii="Times New Roman" w:eastAsiaTheme="minorEastAsia" w:hAnsi="Times New Roman" w:cs="Times New Roman"/>
              <w:noProof/>
              <w:sz w:val="24"/>
              <w:szCs w:val="24"/>
              <w:rPrChange w:id="1068" w:author="Windows User" w:date="2021-05-24T15:39:00Z">
                <w:rPr>
                  <w:ins w:id="1069" w:author="ITD-STU" w:date="2021-05-24T15:02:00Z"/>
                  <w:del w:id="1070" w:author="Windows User" w:date="2021-05-24T15:39:00Z"/>
                  <w:rFonts w:asciiTheme="minorHAnsi" w:eastAsiaTheme="minorEastAsia" w:hAnsiTheme="minorHAnsi" w:cstheme="minorBidi"/>
                  <w:noProof/>
                </w:rPr>
              </w:rPrChange>
            </w:rPr>
          </w:pPr>
          <w:ins w:id="1071" w:author="ITD-STU" w:date="2021-05-24T15:02:00Z">
            <w:del w:id="1072" w:author="Windows User" w:date="2021-05-24T15:39:00Z">
              <w:r w:rsidRPr="00271527" w:rsidDel="00B312A0">
                <w:rPr>
                  <w:rStyle w:val="Hyperlink"/>
                  <w:rFonts w:ascii="Times New Roman" w:hAnsi="Times New Roman" w:cs="Times New Roman"/>
                  <w:noProof/>
                  <w:sz w:val="24"/>
                  <w:szCs w:val="24"/>
                  <w:rPrChange w:id="1073"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074"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075" w:author="Windows User" w:date="2021-05-24T15:39:00Z">
                    <w:rPr>
                      <w:noProof/>
                    </w:rPr>
                  </w:rPrChange>
                </w:rPr>
                <w:delInstrText>HYPERLINK \l "_Toc72761007"</w:delInstrText>
              </w:r>
              <w:r w:rsidRPr="00271527" w:rsidDel="00B312A0">
                <w:rPr>
                  <w:rStyle w:val="Hyperlink"/>
                  <w:rFonts w:ascii="Times New Roman" w:hAnsi="Times New Roman" w:cs="Times New Roman"/>
                  <w:noProof/>
                  <w:sz w:val="24"/>
                  <w:szCs w:val="24"/>
                  <w:rPrChange w:id="1076"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077" w:author="Windows User" w:date="2021-05-24T15:39:00Z">
                    <w:rPr>
                      <w:rStyle w:val="Hyperlink"/>
                      <w:noProof/>
                    </w:rPr>
                  </w:rPrChange>
                </w:rPr>
                <w:fldChar w:fldCharType="separate"/>
              </w:r>
            </w:del>
          </w:ins>
          <w:ins w:id="1078" w:author="Windows User" w:date="2021-05-24T15:39:00Z">
            <w:r w:rsidR="00B312A0" w:rsidRPr="00271527">
              <w:rPr>
                <w:rStyle w:val="Hyperlink"/>
                <w:rFonts w:ascii="Times New Roman" w:hAnsi="Times New Roman" w:cs="Times New Roman"/>
                <w:b/>
                <w:bCs/>
                <w:noProof/>
                <w:sz w:val="24"/>
                <w:szCs w:val="24"/>
                <w:rPrChange w:id="1079" w:author="Windows User" w:date="2021-05-24T15:39:00Z">
                  <w:rPr>
                    <w:rStyle w:val="Hyperlink"/>
                    <w:rFonts w:ascii="Times New Roman" w:hAnsi="Times New Roman" w:cs="Times New Roman"/>
                    <w:b/>
                    <w:bCs/>
                    <w:noProof/>
                  </w:rPr>
                </w:rPrChange>
              </w:rPr>
              <w:t>Error! Hyperlink reference not valid.</w:t>
            </w:r>
          </w:ins>
          <w:ins w:id="1080" w:author="ITD-STU" w:date="2021-05-24T15:02:00Z">
            <w:del w:id="1081" w:author="Windows User" w:date="2021-05-24T15:39:00Z">
              <w:r w:rsidRPr="00271527" w:rsidDel="00B312A0">
                <w:rPr>
                  <w:rStyle w:val="Hyperlink"/>
                  <w:rFonts w:ascii="Times New Roman" w:hAnsi="Times New Roman" w:cs="Times New Roman"/>
                  <w:noProof/>
                  <w:sz w:val="24"/>
                  <w:szCs w:val="24"/>
                  <w:rPrChange w:id="1082" w:author="Windows User" w:date="2021-05-24T15:39:00Z">
                    <w:rPr>
                      <w:rStyle w:val="Hyperlink"/>
                      <w:rFonts w:ascii="Times New Roman" w:hAnsi="Times New Roman" w:cs="Times New Roman"/>
                      <w:noProof/>
                    </w:rPr>
                  </w:rPrChange>
                </w:rPr>
                <w:delText>5.4</w:delText>
              </w:r>
              <w:r w:rsidRPr="00271527" w:rsidDel="00B312A0">
                <w:rPr>
                  <w:rFonts w:ascii="Times New Roman" w:eastAsiaTheme="minorEastAsia" w:hAnsi="Times New Roman" w:cs="Times New Roman"/>
                  <w:noProof/>
                  <w:sz w:val="24"/>
                  <w:szCs w:val="24"/>
                  <w:rPrChange w:id="1083"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084" w:author="Windows User" w:date="2021-05-24T15:39:00Z">
                    <w:rPr>
                      <w:rStyle w:val="Hyperlink"/>
                      <w:rFonts w:ascii="Times New Roman" w:hAnsi="Times New Roman" w:cs="Times New Roman"/>
                      <w:noProof/>
                    </w:rPr>
                  </w:rPrChange>
                </w:rPr>
                <w:delText xml:space="preserve">Implementasi </w:delText>
              </w:r>
              <w:r w:rsidRPr="00271527" w:rsidDel="00B312A0">
                <w:rPr>
                  <w:rStyle w:val="Hyperlink"/>
                  <w:rFonts w:ascii="Times New Roman" w:hAnsi="Times New Roman" w:cs="Times New Roman"/>
                  <w:i/>
                  <w:noProof/>
                  <w:sz w:val="24"/>
                  <w:szCs w:val="24"/>
                  <w:rPrChange w:id="1085" w:author="Windows User" w:date="2021-05-24T15:39:00Z">
                    <w:rPr>
                      <w:rStyle w:val="Hyperlink"/>
                      <w:rFonts w:ascii="Times New Roman" w:hAnsi="Times New Roman" w:cs="Times New Roman"/>
                      <w:i/>
                      <w:noProof/>
                    </w:rPr>
                  </w:rPrChange>
                </w:rPr>
                <w:delText>Data Cleaning</w:delText>
              </w:r>
              <w:r w:rsidRPr="00271527" w:rsidDel="00B312A0">
                <w:rPr>
                  <w:rFonts w:ascii="Times New Roman" w:hAnsi="Times New Roman" w:cs="Times New Roman"/>
                  <w:noProof/>
                  <w:webHidden/>
                  <w:sz w:val="24"/>
                  <w:szCs w:val="24"/>
                  <w:rPrChange w:id="1086" w:author="Windows User" w:date="2021-05-24T15:39:00Z">
                    <w:rPr>
                      <w:noProof/>
                      <w:webHidden/>
                    </w:rPr>
                  </w:rPrChange>
                </w:rPr>
                <w:tab/>
              </w:r>
              <w:r w:rsidRPr="00271527" w:rsidDel="00B312A0">
                <w:rPr>
                  <w:rFonts w:ascii="Times New Roman" w:hAnsi="Times New Roman" w:cs="Times New Roman"/>
                  <w:noProof/>
                  <w:webHidden/>
                  <w:sz w:val="24"/>
                  <w:szCs w:val="24"/>
                  <w:rPrChange w:id="1087"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088" w:author="Windows User" w:date="2021-05-24T15:39:00Z">
                    <w:rPr>
                      <w:noProof/>
                      <w:webHidden/>
                    </w:rPr>
                  </w:rPrChange>
                </w:rPr>
                <w:delInstrText xml:space="preserve"> PAGEREF _Toc72761007 \h </w:delInstrText>
              </w:r>
            </w:del>
          </w:ins>
          <w:del w:id="1089" w:author="Windows User" w:date="2021-05-24T15:39:00Z">
            <w:r w:rsidRPr="00271527" w:rsidDel="00B312A0">
              <w:rPr>
                <w:rFonts w:ascii="Times New Roman" w:hAnsi="Times New Roman" w:cs="Times New Roman"/>
                <w:noProof/>
                <w:webHidden/>
                <w:sz w:val="24"/>
                <w:szCs w:val="24"/>
                <w:rPrChange w:id="1090"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091" w:author="Windows User" w:date="2021-05-24T15:39:00Z">
                  <w:rPr>
                    <w:noProof/>
                    <w:webHidden/>
                  </w:rPr>
                </w:rPrChange>
              </w:rPr>
              <w:fldChar w:fldCharType="separate"/>
            </w:r>
          </w:del>
          <w:ins w:id="1092" w:author="ITD-STU" w:date="2021-05-24T15:02:00Z">
            <w:del w:id="1093" w:author="Windows User" w:date="2021-05-24T15:28:00Z">
              <w:r w:rsidRPr="00271527" w:rsidDel="00181C8F">
                <w:rPr>
                  <w:rFonts w:ascii="Times New Roman" w:hAnsi="Times New Roman" w:cs="Times New Roman"/>
                  <w:noProof/>
                  <w:webHidden/>
                  <w:sz w:val="24"/>
                  <w:szCs w:val="24"/>
                  <w:rPrChange w:id="1094" w:author="Windows User" w:date="2021-05-24T15:39:00Z">
                    <w:rPr>
                      <w:noProof/>
                      <w:webHidden/>
                    </w:rPr>
                  </w:rPrChange>
                </w:rPr>
                <w:delText>11</w:delText>
              </w:r>
            </w:del>
            <w:del w:id="1095" w:author="Windows User" w:date="2021-05-24T15:39:00Z">
              <w:r w:rsidRPr="00271527" w:rsidDel="00B312A0">
                <w:rPr>
                  <w:rFonts w:ascii="Times New Roman" w:hAnsi="Times New Roman" w:cs="Times New Roman"/>
                  <w:noProof/>
                  <w:webHidden/>
                  <w:sz w:val="24"/>
                  <w:szCs w:val="24"/>
                  <w:rPrChange w:id="1096"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097" w:author="Windows User" w:date="2021-05-24T15:39:00Z">
                    <w:rPr>
                      <w:rStyle w:val="Hyperlink"/>
                      <w:noProof/>
                    </w:rPr>
                  </w:rPrChange>
                </w:rPr>
                <w:fldChar w:fldCharType="end"/>
              </w:r>
            </w:del>
          </w:ins>
        </w:p>
        <w:p w14:paraId="54575AE0" w14:textId="1C1BDC1F" w:rsidR="006F25C1" w:rsidRPr="00271527" w:rsidDel="00B312A0" w:rsidRDefault="006F25C1">
          <w:pPr>
            <w:pStyle w:val="TOC2"/>
            <w:tabs>
              <w:tab w:val="left" w:pos="880"/>
              <w:tab w:val="right" w:leader="dot" w:pos="9350"/>
            </w:tabs>
            <w:rPr>
              <w:ins w:id="1098" w:author="ITD-STU" w:date="2021-05-24T15:02:00Z"/>
              <w:del w:id="1099" w:author="Windows User" w:date="2021-05-24T15:39:00Z"/>
              <w:rFonts w:ascii="Times New Roman" w:eastAsiaTheme="minorEastAsia" w:hAnsi="Times New Roman" w:cs="Times New Roman"/>
              <w:noProof/>
              <w:sz w:val="24"/>
              <w:szCs w:val="24"/>
              <w:rPrChange w:id="1100" w:author="Windows User" w:date="2021-05-24T15:39:00Z">
                <w:rPr>
                  <w:ins w:id="1101" w:author="ITD-STU" w:date="2021-05-24T15:02:00Z"/>
                  <w:del w:id="1102" w:author="Windows User" w:date="2021-05-24T15:39:00Z"/>
                  <w:rFonts w:asciiTheme="minorHAnsi" w:eastAsiaTheme="minorEastAsia" w:hAnsiTheme="minorHAnsi" w:cstheme="minorBidi"/>
                  <w:noProof/>
                </w:rPr>
              </w:rPrChange>
            </w:rPr>
          </w:pPr>
          <w:ins w:id="1103" w:author="ITD-STU" w:date="2021-05-24T15:02:00Z">
            <w:del w:id="1104" w:author="Windows User" w:date="2021-05-24T15:39:00Z">
              <w:r w:rsidRPr="00271527" w:rsidDel="00B312A0">
                <w:rPr>
                  <w:rStyle w:val="Hyperlink"/>
                  <w:rFonts w:ascii="Times New Roman" w:hAnsi="Times New Roman" w:cs="Times New Roman"/>
                  <w:noProof/>
                  <w:sz w:val="24"/>
                  <w:szCs w:val="24"/>
                  <w:rPrChange w:id="1105"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106"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107" w:author="Windows User" w:date="2021-05-24T15:39:00Z">
                    <w:rPr>
                      <w:noProof/>
                    </w:rPr>
                  </w:rPrChange>
                </w:rPr>
                <w:delInstrText>HYPERLINK \l "_Toc72761008"</w:delInstrText>
              </w:r>
              <w:r w:rsidRPr="00271527" w:rsidDel="00B312A0">
                <w:rPr>
                  <w:rStyle w:val="Hyperlink"/>
                  <w:rFonts w:ascii="Times New Roman" w:hAnsi="Times New Roman" w:cs="Times New Roman"/>
                  <w:noProof/>
                  <w:sz w:val="24"/>
                  <w:szCs w:val="24"/>
                  <w:rPrChange w:id="1108"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109" w:author="Windows User" w:date="2021-05-24T15:39:00Z">
                    <w:rPr>
                      <w:rStyle w:val="Hyperlink"/>
                      <w:noProof/>
                    </w:rPr>
                  </w:rPrChange>
                </w:rPr>
                <w:fldChar w:fldCharType="separate"/>
              </w:r>
            </w:del>
          </w:ins>
          <w:ins w:id="1110" w:author="Windows User" w:date="2021-05-24T15:39:00Z">
            <w:r w:rsidR="00B312A0" w:rsidRPr="00271527">
              <w:rPr>
                <w:rStyle w:val="Hyperlink"/>
                <w:rFonts w:ascii="Times New Roman" w:hAnsi="Times New Roman" w:cs="Times New Roman"/>
                <w:b/>
                <w:bCs/>
                <w:noProof/>
                <w:sz w:val="24"/>
                <w:szCs w:val="24"/>
                <w:rPrChange w:id="1111" w:author="Windows User" w:date="2021-05-24T15:39:00Z">
                  <w:rPr>
                    <w:rStyle w:val="Hyperlink"/>
                    <w:rFonts w:ascii="Times New Roman" w:hAnsi="Times New Roman" w:cs="Times New Roman"/>
                    <w:b/>
                    <w:bCs/>
                    <w:noProof/>
                  </w:rPr>
                </w:rPrChange>
              </w:rPr>
              <w:t>Error! Hyperlink reference not valid.</w:t>
            </w:r>
          </w:ins>
          <w:ins w:id="1112" w:author="ITD-STU" w:date="2021-05-24T15:02:00Z">
            <w:del w:id="1113" w:author="Windows User" w:date="2021-05-24T15:39:00Z">
              <w:r w:rsidRPr="00271527" w:rsidDel="00B312A0">
                <w:rPr>
                  <w:rStyle w:val="Hyperlink"/>
                  <w:rFonts w:ascii="Times New Roman" w:hAnsi="Times New Roman" w:cs="Times New Roman"/>
                  <w:noProof/>
                  <w:sz w:val="24"/>
                  <w:szCs w:val="24"/>
                  <w:rPrChange w:id="1114" w:author="Windows User" w:date="2021-05-24T15:39:00Z">
                    <w:rPr>
                      <w:rStyle w:val="Hyperlink"/>
                      <w:rFonts w:ascii="Times New Roman" w:hAnsi="Times New Roman" w:cs="Times New Roman"/>
                      <w:noProof/>
                    </w:rPr>
                  </w:rPrChange>
                </w:rPr>
                <w:delText>5.5</w:delText>
              </w:r>
              <w:r w:rsidRPr="00271527" w:rsidDel="00B312A0">
                <w:rPr>
                  <w:rFonts w:ascii="Times New Roman" w:eastAsiaTheme="minorEastAsia" w:hAnsi="Times New Roman" w:cs="Times New Roman"/>
                  <w:noProof/>
                  <w:sz w:val="24"/>
                  <w:szCs w:val="24"/>
                  <w:rPrChange w:id="1115"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116" w:author="Windows User" w:date="2021-05-24T15:39:00Z">
                    <w:rPr>
                      <w:rStyle w:val="Hyperlink"/>
                      <w:rFonts w:ascii="Times New Roman" w:hAnsi="Times New Roman" w:cs="Times New Roman"/>
                      <w:noProof/>
                    </w:rPr>
                  </w:rPrChange>
                </w:rPr>
                <w:delText xml:space="preserve">Implementasi </w:delText>
              </w:r>
              <w:r w:rsidRPr="00271527" w:rsidDel="00B312A0">
                <w:rPr>
                  <w:rStyle w:val="Hyperlink"/>
                  <w:rFonts w:ascii="Times New Roman" w:hAnsi="Times New Roman" w:cs="Times New Roman"/>
                  <w:i/>
                  <w:noProof/>
                  <w:sz w:val="24"/>
                  <w:szCs w:val="24"/>
                  <w:rPrChange w:id="1117" w:author="Windows User" w:date="2021-05-24T15:39:00Z">
                    <w:rPr>
                      <w:rStyle w:val="Hyperlink"/>
                      <w:rFonts w:ascii="Times New Roman" w:hAnsi="Times New Roman" w:cs="Times New Roman"/>
                      <w:i/>
                      <w:noProof/>
                    </w:rPr>
                  </w:rPrChange>
                </w:rPr>
                <w:delText>Text Preprocessing</w:delText>
              </w:r>
              <w:r w:rsidRPr="00271527" w:rsidDel="00B312A0">
                <w:rPr>
                  <w:rFonts w:ascii="Times New Roman" w:hAnsi="Times New Roman" w:cs="Times New Roman"/>
                  <w:noProof/>
                  <w:webHidden/>
                  <w:sz w:val="24"/>
                  <w:szCs w:val="24"/>
                  <w:rPrChange w:id="1118" w:author="Windows User" w:date="2021-05-24T15:39:00Z">
                    <w:rPr>
                      <w:noProof/>
                      <w:webHidden/>
                    </w:rPr>
                  </w:rPrChange>
                </w:rPr>
                <w:tab/>
              </w:r>
              <w:r w:rsidRPr="00271527" w:rsidDel="00B312A0">
                <w:rPr>
                  <w:rFonts w:ascii="Times New Roman" w:hAnsi="Times New Roman" w:cs="Times New Roman"/>
                  <w:noProof/>
                  <w:webHidden/>
                  <w:sz w:val="24"/>
                  <w:szCs w:val="24"/>
                  <w:rPrChange w:id="1119"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120" w:author="Windows User" w:date="2021-05-24T15:39:00Z">
                    <w:rPr>
                      <w:noProof/>
                      <w:webHidden/>
                    </w:rPr>
                  </w:rPrChange>
                </w:rPr>
                <w:delInstrText xml:space="preserve"> PAGEREF _Toc72761008 \h </w:delInstrText>
              </w:r>
            </w:del>
          </w:ins>
          <w:del w:id="1121" w:author="Windows User" w:date="2021-05-24T15:39:00Z">
            <w:r w:rsidRPr="00271527" w:rsidDel="00B312A0">
              <w:rPr>
                <w:rFonts w:ascii="Times New Roman" w:hAnsi="Times New Roman" w:cs="Times New Roman"/>
                <w:noProof/>
                <w:webHidden/>
                <w:sz w:val="24"/>
                <w:szCs w:val="24"/>
                <w:rPrChange w:id="1122"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123" w:author="Windows User" w:date="2021-05-24T15:39:00Z">
                  <w:rPr>
                    <w:noProof/>
                    <w:webHidden/>
                  </w:rPr>
                </w:rPrChange>
              </w:rPr>
              <w:fldChar w:fldCharType="separate"/>
            </w:r>
          </w:del>
          <w:ins w:id="1124" w:author="ITD-STU" w:date="2021-05-24T15:02:00Z">
            <w:del w:id="1125" w:author="Windows User" w:date="2021-05-24T15:28:00Z">
              <w:r w:rsidRPr="00271527" w:rsidDel="00181C8F">
                <w:rPr>
                  <w:rFonts w:ascii="Times New Roman" w:hAnsi="Times New Roman" w:cs="Times New Roman"/>
                  <w:noProof/>
                  <w:webHidden/>
                  <w:sz w:val="24"/>
                  <w:szCs w:val="24"/>
                  <w:rPrChange w:id="1126" w:author="Windows User" w:date="2021-05-24T15:39:00Z">
                    <w:rPr>
                      <w:noProof/>
                      <w:webHidden/>
                    </w:rPr>
                  </w:rPrChange>
                </w:rPr>
                <w:delText>11</w:delText>
              </w:r>
            </w:del>
            <w:del w:id="1127" w:author="Windows User" w:date="2021-05-24T15:39:00Z">
              <w:r w:rsidRPr="00271527" w:rsidDel="00B312A0">
                <w:rPr>
                  <w:rFonts w:ascii="Times New Roman" w:hAnsi="Times New Roman" w:cs="Times New Roman"/>
                  <w:noProof/>
                  <w:webHidden/>
                  <w:sz w:val="24"/>
                  <w:szCs w:val="24"/>
                  <w:rPrChange w:id="1128"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129" w:author="Windows User" w:date="2021-05-24T15:39:00Z">
                    <w:rPr>
                      <w:rStyle w:val="Hyperlink"/>
                      <w:noProof/>
                    </w:rPr>
                  </w:rPrChange>
                </w:rPr>
                <w:fldChar w:fldCharType="end"/>
              </w:r>
            </w:del>
          </w:ins>
        </w:p>
        <w:p w14:paraId="36462B87" w14:textId="4C41C7C7" w:rsidR="006F25C1" w:rsidRPr="00271527" w:rsidDel="00B312A0" w:rsidRDefault="006F25C1">
          <w:pPr>
            <w:pStyle w:val="TOC2"/>
            <w:tabs>
              <w:tab w:val="left" w:pos="880"/>
              <w:tab w:val="right" w:leader="dot" w:pos="9350"/>
            </w:tabs>
            <w:rPr>
              <w:ins w:id="1130" w:author="ITD-STU" w:date="2021-05-24T15:02:00Z"/>
              <w:del w:id="1131" w:author="Windows User" w:date="2021-05-24T15:39:00Z"/>
              <w:rFonts w:ascii="Times New Roman" w:eastAsiaTheme="minorEastAsia" w:hAnsi="Times New Roman" w:cs="Times New Roman"/>
              <w:noProof/>
              <w:sz w:val="24"/>
              <w:szCs w:val="24"/>
              <w:rPrChange w:id="1132" w:author="Windows User" w:date="2021-05-24T15:39:00Z">
                <w:rPr>
                  <w:ins w:id="1133" w:author="ITD-STU" w:date="2021-05-24T15:02:00Z"/>
                  <w:del w:id="1134" w:author="Windows User" w:date="2021-05-24T15:39:00Z"/>
                  <w:rFonts w:asciiTheme="minorHAnsi" w:eastAsiaTheme="minorEastAsia" w:hAnsiTheme="minorHAnsi" w:cstheme="minorBidi"/>
                  <w:noProof/>
                </w:rPr>
              </w:rPrChange>
            </w:rPr>
          </w:pPr>
          <w:ins w:id="1135" w:author="ITD-STU" w:date="2021-05-24T15:02:00Z">
            <w:del w:id="1136" w:author="Windows User" w:date="2021-05-24T15:39:00Z">
              <w:r w:rsidRPr="00271527" w:rsidDel="00B312A0">
                <w:rPr>
                  <w:rStyle w:val="Hyperlink"/>
                  <w:rFonts w:ascii="Times New Roman" w:hAnsi="Times New Roman" w:cs="Times New Roman"/>
                  <w:noProof/>
                  <w:sz w:val="24"/>
                  <w:szCs w:val="24"/>
                  <w:rPrChange w:id="1137"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138"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139" w:author="Windows User" w:date="2021-05-24T15:39:00Z">
                    <w:rPr>
                      <w:noProof/>
                    </w:rPr>
                  </w:rPrChange>
                </w:rPr>
                <w:delInstrText>HYPERLINK \l "_Toc72761009"</w:delInstrText>
              </w:r>
              <w:r w:rsidRPr="00271527" w:rsidDel="00B312A0">
                <w:rPr>
                  <w:rStyle w:val="Hyperlink"/>
                  <w:rFonts w:ascii="Times New Roman" w:hAnsi="Times New Roman" w:cs="Times New Roman"/>
                  <w:noProof/>
                  <w:sz w:val="24"/>
                  <w:szCs w:val="24"/>
                  <w:rPrChange w:id="1140"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141" w:author="Windows User" w:date="2021-05-24T15:39:00Z">
                    <w:rPr>
                      <w:rStyle w:val="Hyperlink"/>
                      <w:noProof/>
                    </w:rPr>
                  </w:rPrChange>
                </w:rPr>
                <w:fldChar w:fldCharType="separate"/>
              </w:r>
            </w:del>
          </w:ins>
          <w:ins w:id="1142" w:author="Windows User" w:date="2021-05-24T15:39:00Z">
            <w:r w:rsidR="00B312A0" w:rsidRPr="00271527">
              <w:rPr>
                <w:rStyle w:val="Hyperlink"/>
                <w:rFonts w:ascii="Times New Roman" w:hAnsi="Times New Roman" w:cs="Times New Roman"/>
                <w:b/>
                <w:bCs/>
                <w:noProof/>
                <w:sz w:val="24"/>
                <w:szCs w:val="24"/>
                <w:rPrChange w:id="1143" w:author="Windows User" w:date="2021-05-24T15:39:00Z">
                  <w:rPr>
                    <w:rStyle w:val="Hyperlink"/>
                    <w:rFonts w:ascii="Times New Roman" w:hAnsi="Times New Roman" w:cs="Times New Roman"/>
                    <w:b/>
                    <w:bCs/>
                    <w:noProof/>
                  </w:rPr>
                </w:rPrChange>
              </w:rPr>
              <w:t>Error! Hyperlink reference not valid.</w:t>
            </w:r>
          </w:ins>
          <w:ins w:id="1144" w:author="ITD-STU" w:date="2021-05-24T15:02:00Z">
            <w:del w:id="1145" w:author="Windows User" w:date="2021-05-24T15:39:00Z">
              <w:r w:rsidRPr="00271527" w:rsidDel="00B312A0">
                <w:rPr>
                  <w:rStyle w:val="Hyperlink"/>
                  <w:rFonts w:ascii="Times New Roman" w:eastAsia="Times New Roman" w:hAnsi="Times New Roman" w:cs="Times New Roman"/>
                  <w:noProof/>
                  <w:sz w:val="24"/>
                  <w:szCs w:val="24"/>
                  <w:rPrChange w:id="1146" w:author="Windows User" w:date="2021-05-24T15:39:00Z">
                    <w:rPr>
                      <w:rStyle w:val="Hyperlink"/>
                      <w:rFonts w:ascii="Times New Roman" w:eastAsia="Times New Roman" w:hAnsi="Times New Roman" w:cs="Times New Roman"/>
                      <w:noProof/>
                    </w:rPr>
                  </w:rPrChange>
                </w:rPr>
                <w:delText>5.6</w:delText>
              </w:r>
              <w:r w:rsidRPr="00271527" w:rsidDel="00B312A0">
                <w:rPr>
                  <w:rFonts w:ascii="Times New Roman" w:eastAsiaTheme="minorEastAsia" w:hAnsi="Times New Roman" w:cs="Times New Roman"/>
                  <w:noProof/>
                  <w:sz w:val="24"/>
                  <w:szCs w:val="24"/>
                  <w:rPrChange w:id="1147"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148" w:author="Windows User" w:date="2021-05-24T15:39:00Z">
                    <w:rPr>
                      <w:rStyle w:val="Hyperlink"/>
                      <w:rFonts w:ascii="Times New Roman" w:hAnsi="Times New Roman" w:cs="Times New Roman"/>
                      <w:noProof/>
                    </w:rPr>
                  </w:rPrChange>
                </w:rPr>
                <w:delText xml:space="preserve">Implementasi Klasifikasi </w:delText>
              </w:r>
              <w:r w:rsidRPr="00271527" w:rsidDel="00B312A0">
                <w:rPr>
                  <w:rStyle w:val="Hyperlink"/>
                  <w:rFonts w:ascii="Times New Roman" w:hAnsi="Times New Roman" w:cs="Times New Roman"/>
                  <w:i/>
                  <w:noProof/>
                  <w:sz w:val="24"/>
                  <w:szCs w:val="24"/>
                  <w:rPrChange w:id="1149" w:author="Windows User" w:date="2021-05-24T15:39:00Z">
                    <w:rPr>
                      <w:rStyle w:val="Hyperlink"/>
                      <w:rFonts w:ascii="Times New Roman" w:hAnsi="Times New Roman" w:cs="Times New Roman"/>
                      <w:i/>
                      <w:noProof/>
                    </w:rPr>
                  </w:rPrChange>
                </w:rPr>
                <w:delText>Sentiment</w:delText>
              </w:r>
              <w:r w:rsidRPr="00271527" w:rsidDel="00B312A0">
                <w:rPr>
                  <w:rFonts w:ascii="Times New Roman" w:hAnsi="Times New Roman" w:cs="Times New Roman"/>
                  <w:noProof/>
                  <w:webHidden/>
                  <w:sz w:val="24"/>
                  <w:szCs w:val="24"/>
                  <w:rPrChange w:id="1150" w:author="Windows User" w:date="2021-05-24T15:39:00Z">
                    <w:rPr>
                      <w:noProof/>
                      <w:webHidden/>
                    </w:rPr>
                  </w:rPrChange>
                </w:rPr>
                <w:tab/>
              </w:r>
              <w:r w:rsidRPr="00271527" w:rsidDel="00B312A0">
                <w:rPr>
                  <w:rFonts w:ascii="Times New Roman" w:hAnsi="Times New Roman" w:cs="Times New Roman"/>
                  <w:noProof/>
                  <w:webHidden/>
                  <w:sz w:val="24"/>
                  <w:szCs w:val="24"/>
                  <w:rPrChange w:id="1151"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152" w:author="Windows User" w:date="2021-05-24T15:39:00Z">
                    <w:rPr>
                      <w:noProof/>
                      <w:webHidden/>
                    </w:rPr>
                  </w:rPrChange>
                </w:rPr>
                <w:delInstrText xml:space="preserve"> PAGEREF _Toc72761009 \h </w:delInstrText>
              </w:r>
            </w:del>
          </w:ins>
          <w:del w:id="1153" w:author="Windows User" w:date="2021-05-24T15:39:00Z">
            <w:r w:rsidRPr="00271527" w:rsidDel="00B312A0">
              <w:rPr>
                <w:rFonts w:ascii="Times New Roman" w:hAnsi="Times New Roman" w:cs="Times New Roman"/>
                <w:noProof/>
                <w:webHidden/>
                <w:sz w:val="24"/>
                <w:szCs w:val="24"/>
                <w:rPrChange w:id="1154"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155" w:author="Windows User" w:date="2021-05-24T15:39:00Z">
                  <w:rPr>
                    <w:noProof/>
                    <w:webHidden/>
                  </w:rPr>
                </w:rPrChange>
              </w:rPr>
              <w:fldChar w:fldCharType="separate"/>
            </w:r>
          </w:del>
          <w:ins w:id="1156" w:author="ITD-STU" w:date="2021-05-24T15:02:00Z">
            <w:del w:id="1157" w:author="Windows User" w:date="2021-05-24T15:28:00Z">
              <w:r w:rsidRPr="00271527" w:rsidDel="00181C8F">
                <w:rPr>
                  <w:rFonts w:ascii="Times New Roman" w:hAnsi="Times New Roman" w:cs="Times New Roman"/>
                  <w:noProof/>
                  <w:webHidden/>
                  <w:sz w:val="24"/>
                  <w:szCs w:val="24"/>
                  <w:rPrChange w:id="1158" w:author="Windows User" w:date="2021-05-24T15:39:00Z">
                    <w:rPr>
                      <w:noProof/>
                      <w:webHidden/>
                    </w:rPr>
                  </w:rPrChange>
                </w:rPr>
                <w:delText>13</w:delText>
              </w:r>
            </w:del>
            <w:del w:id="1159" w:author="Windows User" w:date="2021-05-24T15:39:00Z">
              <w:r w:rsidRPr="00271527" w:rsidDel="00B312A0">
                <w:rPr>
                  <w:rFonts w:ascii="Times New Roman" w:hAnsi="Times New Roman" w:cs="Times New Roman"/>
                  <w:noProof/>
                  <w:webHidden/>
                  <w:sz w:val="24"/>
                  <w:szCs w:val="24"/>
                  <w:rPrChange w:id="1160"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161" w:author="Windows User" w:date="2021-05-24T15:39:00Z">
                    <w:rPr>
                      <w:rStyle w:val="Hyperlink"/>
                      <w:noProof/>
                    </w:rPr>
                  </w:rPrChange>
                </w:rPr>
                <w:fldChar w:fldCharType="end"/>
              </w:r>
            </w:del>
          </w:ins>
        </w:p>
        <w:p w14:paraId="3D009FF4" w14:textId="390F14FD" w:rsidR="006F25C1" w:rsidRPr="00271527" w:rsidDel="00B312A0" w:rsidRDefault="006F25C1">
          <w:pPr>
            <w:pStyle w:val="TOC2"/>
            <w:tabs>
              <w:tab w:val="left" w:pos="880"/>
              <w:tab w:val="right" w:leader="dot" w:pos="9350"/>
            </w:tabs>
            <w:rPr>
              <w:ins w:id="1162" w:author="ITD-STU" w:date="2021-05-24T15:02:00Z"/>
              <w:del w:id="1163" w:author="Windows User" w:date="2021-05-24T15:39:00Z"/>
              <w:rFonts w:ascii="Times New Roman" w:eastAsiaTheme="minorEastAsia" w:hAnsi="Times New Roman" w:cs="Times New Roman"/>
              <w:noProof/>
              <w:sz w:val="24"/>
              <w:szCs w:val="24"/>
              <w:rPrChange w:id="1164" w:author="Windows User" w:date="2021-05-24T15:39:00Z">
                <w:rPr>
                  <w:ins w:id="1165" w:author="ITD-STU" w:date="2021-05-24T15:02:00Z"/>
                  <w:del w:id="1166" w:author="Windows User" w:date="2021-05-24T15:39:00Z"/>
                  <w:rFonts w:asciiTheme="minorHAnsi" w:eastAsiaTheme="minorEastAsia" w:hAnsiTheme="minorHAnsi" w:cstheme="minorBidi"/>
                  <w:noProof/>
                </w:rPr>
              </w:rPrChange>
            </w:rPr>
          </w:pPr>
          <w:ins w:id="1167" w:author="ITD-STU" w:date="2021-05-24T15:02:00Z">
            <w:del w:id="1168" w:author="Windows User" w:date="2021-05-24T15:39:00Z">
              <w:r w:rsidRPr="00271527" w:rsidDel="00B312A0">
                <w:rPr>
                  <w:rStyle w:val="Hyperlink"/>
                  <w:rFonts w:ascii="Times New Roman" w:hAnsi="Times New Roman" w:cs="Times New Roman"/>
                  <w:noProof/>
                  <w:sz w:val="24"/>
                  <w:szCs w:val="24"/>
                  <w:rPrChange w:id="1169"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170"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171" w:author="Windows User" w:date="2021-05-24T15:39:00Z">
                    <w:rPr>
                      <w:noProof/>
                    </w:rPr>
                  </w:rPrChange>
                </w:rPr>
                <w:delInstrText>HYPERLINK \l "_Toc72761010"</w:delInstrText>
              </w:r>
              <w:r w:rsidRPr="00271527" w:rsidDel="00B312A0">
                <w:rPr>
                  <w:rStyle w:val="Hyperlink"/>
                  <w:rFonts w:ascii="Times New Roman" w:hAnsi="Times New Roman" w:cs="Times New Roman"/>
                  <w:noProof/>
                  <w:sz w:val="24"/>
                  <w:szCs w:val="24"/>
                  <w:rPrChange w:id="1172"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173" w:author="Windows User" w:date="2021-05-24T15:39:00Z">
                    <w:rPr>
                      <w:rStyle w:val="Hyperlink"/>
                      <w:noProof/>
                    </w:rPr>
                  </w:rPrChange>
                </w:rPr>
                <w:fldChar w:fldCharType="separate"/>
              </w:r>
            </w:del>
          </w:ins>
          <w:ins w:id="1174" w:author="Windows User" w:date="2021-05-24T15:39:00Z">
            <w:r w:rsidR="00B312A0" w:rsidRPr="00271527">
              <w:rPr>
                <w:rStyle w:val="Hyperlink"/>
                <w:rFonts w:ascii="Times New Roman" w:hAnsi="Times New Roman" w:cs="Times New Roman"/>
                <w:b/>
                <w:bCs/>
                <w:noProof/>
                <w:sz w:val="24"/>
                <w:szCs w:val="24"/>
                <w:rPrChange w:id="1175" w:author="Windows User" w:date="2021-05-24T15:39:00Z">
                  <w:rPr>
                    <w:rStyle w:val="Hyperlink"/>
                    <w:rFonts w:ascii="Times New Roman" w:hAnsi="Times New Roman" w:cs="Times New Roman"/>
                    <w:b/>
                    <w:bCs/>
                    <w:noProof/>
                  </w:rPr>
                </w:rPrChange>
              </w:rPr>
              <w:t>Error! Hyperlink reference not valid.</w:t>
            </w:r>
          </w:ins>
          <w:ins w:id="1176" w:author="ITD-STU" w:date="2021-05-24T15:02:00Z">
            <w:del w:id="1177" w:author="Windows User" w:date="2021-05-24T15:39:00Z">
              <w:r w:rsidRPr="00271527" w:rsidDel="00B312A0">
                <w:rPr>
                  <w:rStyle w:val="Hyperlink"/>
                  <w:rFonts w:ascii="Times New Roman" w:eastAsia="Times New Roman" w:hAnsi="Times New Roman" w:cs="Times New Roman"/>
                  <w:noProof/>
                  <w:sz w:val="24"/>
                  <w:szCs w:val="24"/>
                  <w:rPrChange w:id="1178" w:author="Windows User" w:date="2021-05-24T15:39:00Z">
                    <w:rPr>
                      <w:rStyle w:val="Hyperlink"/>
                      <w:rFonts w:ascii="Times New Roman" w:eastAsia="Times New Roman" w:hAnsi="Times New Roman" w:cs="Times New Roman"/>
                      <w:noProof/>
                    </w:rPr>
                  </w:rPrChange>
                </w:rPr>
                <w:delText>5.7</w:delText>
              </w:r>
              <w:r w:rsidRPr="00271527" w:rsidDel="00B312A0">
                <w:rPr>
                  <w:rFonts w:ascii="Times New Roman" w:eastAsiaTheme="minorEastAsia" w:hAnsi="Times New Roman" w:cs="Times New Roman"/>
                  <w:noProof/>
                  <w:sz w:val="24"/>
                  <w:szCs w:val="24"/>
                  <w:rPrChange w:id="1179"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180" w:author="Windows User" w:date="2021-05-24T15:39:00Z">
                    <w:rPr>
                      <w:rStyle w:val="Hyperlink"/>
                      <w:rFonts w:ascii="Times New Roman" w:hAnsi="Times New Roman" w:cs="Times New Roman"/>
                      <w:noProof/>
                    </w:rPr>
                  </w:rPrChange>
                </w:rPr>
                <w:delText>Implementasi Evaluasi Sentimen Analisis</w:delText>
              </w:r>
              <w:r w:rsidRPr="00271527" w:rsidDel="00B312A0">
                <w:rPr>
                  <w:rFonts w:ascii="Times New Roman" w:hAnsi="Times New Roman" w:cs="Times New Roman"/>
                  <w:noProof/>
                  <w:webHidden/>
                  <w:sz w:val="24"/>
                  <w:szCs w:val="24"/>
                  <w:rPrChange w:id="1181" w:author="Windows User" w:date="2021-05-24T15:39:00Z">
                    <w:rPr>
                      <w:noProof/>
                      <w:webHidden/>
                    </w:rPr>
                  </w:rPrChange>
                </w:rPr>
                <w:tab/>
              </w:r>
              <w:r w:rsidRPr="00271527" w:rsidDel="00B312A0">
                <w:rPr>
                  <w:rFonts w:ascii="Times New Roman" w:hAnsi="Times New Roman" w:cs="Times New Roman"/>
                  <w:noProof/>
                  <w:webHidden/>
                  <w:sz w:val="24"/>
                  <w:szCs w:val="24"/>
                  <w:rPrChange w:id="1182"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183" w:author="Windows User" w:date="2021-05-24T15:39:00Z">
                    <w:rPr>
                      <w:noProof/>
                      <w:webHidden/>
                    </w:rPr>
                  </w:rPrChange>
                </w:rPr>
                <w:delInstrText xml:space="preserve"> PAGEREF _Toc72761010 \h </w:delInstrText>
              </w:r>
            </w:del>
          </w:ins>
          <w:del w:id="1184" w:author="Windows User" w:date="2021-05-24T15:39:00Z">
            <w:r w:rsidRPr="00271527" w:rsidDel="00B312A0">
              <w:rPr>
                <w:rFonts w:ascii="Times New Roman" w:hAnsi="Times New Roman" w:cs="Times New Roman"/>
                <w:noProof/>
                <w:webHidden/>
                <w:sz w:val="24"/>
                <w:szCs w:val="24"/>
                <w:rPrChange w:id="1185"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186" w:author="Windows User" w:date="2021-05-24T15:39:00Z">
                  <w:rPr>
                    <w:noProof/>
                    <w:webHidden/>
                  </w:rPr>
                </w:rPrChange>
              </w:rPr>
              <w:fldChar w:fldCharType="separate"/>
            </w:r>
          </w:del>
          <w:ins w:id="1187" w:author="ITD-STU" w:date="2021-05-24T15:02:00Z">
            <w:del w:id="1188" w:author="Windows User" w:date="2021-05-24T15:28:00Z">
              <w:r w:rsidRPr="00271527" w:rsidDel="00181C8F">
                <w:rPr>
                  <w:rFonts w:ascii="Times New Roman" w:hAnsi="Times New Roman" w:cs="Times New Roman"/>
                  <w:noProof/>
                  <w:webHidden/>
                  <w:sz w:val="24"/>
                  <w:szCs w:val="24"/>
                  <w:rPrChange w:id="1189" w:author="Windows User" w:date="2021-05-24T15:39:00Z">
                    <w:rPr>
                      <w:noProof/>
                      <w:webHidden/>
                    </w:rPr>
                  </w:rPrChange>
                </w:rPr>
                <w:delText>14</w:delText>
              </w:r>
            </w:del>
            <w:del w:id="1190" w:author="Windows User" w:date="2021-05-24T15:39:00Z">
              <w:r w:rsidRPr="00271527" w:rsidDel="00B312A0">
                <w:rPr>
                  <w:rFonts w:ascii="Times New Roman" w:hAnsi="Times New Roman" w:cs="Times New Roman"/>
                  <w:noProof/>
                  <w:webHidden/>
                  <w:sz w:val="24"/>
                  <w:szCs w:val="24"/>
                  <w:rPrChange w:id="1191"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192" w:author="Windows User" w:date="2021-05-24T15:39:00Z">
                    <w:rPr>
                      <w:rStyle w:val="Hyperlink"/>
                      <w:noProof/>
                    </w:rPr>
                  </w:rPrChange>
                </w:rPr>
                <w:fldChar w:fldCharType="end"/>
              </w:r>
            </w:del>
          </w:ins>
        </w:p>
        <w:p w14:paraId="5C05192C" w14:textId="5E3E7868" w:rsidR="006F25C1" w:rsidRPr="00271527" w:rsidDel="00B312A0" w:rsidRDefault="006F25C1">
          <w:pPr>
            <w:pStyle w:val="TOC1"/>
            <w:tabs>
              <w:tab w:val="left" w:pos="660"/>
              <w:tab w:val="right" w:leader="dot" w:pos="9350"/>
            </w:tabs>
            <w:rPr>
              <w:ins w:id="1193" w:author="ITD-STU" w:date="2021-05-24T15:02:00Z"/>
              <w:del w:id="1194" w:author="Windows User" w:date="2021-05-24T15:39:00Z"/>
              <w:rFonts w:ascii="Times New Roman" w:eastAsiaTheme="minorEastAsia" w:hAnsi="Times New Roman" w:cs="Times New Roman"/>
              <w:noProof/>
              <w:sz w:val="24"/>
              <w:szCs w:val="24"/>
              <w:rPrChange w:id="1195" w:author="Windows User" w:date="2021-05-24T15:39:00Z">
                <w:rPr>
                  <w:ins w:id="1196" w:author="ITD-STU" w:date="2021-05-24T15:02:00Z"/>
                  <w:del w:id="1197" w:author="Windows User" w:date="2021-05-24T15:39:00Z"/>
                  <w:rFonts w:asciiTheme="minorHAnsi" w:eastAsiaTheme="minorEastAsia" w:hAnsiTheme="minorHAnsi" w:cstheme="minorBidi"/>
                  <w:noProof/>
                </w:rPr>
              </w:rPrChange>
            </w:rPr>
          </w:pPr>
          <w:ins w:id="1198" w:author="ITD-STU" w:date="2021-05-24T15:02:00Z">
            <w:del w:id="1199" w:author="Windows User" w:date="2021-05-24T15:39:00Z">
              <w:r w:rsidRPr="00271527" w:rsidDel="00B312A0">
                <w:rPr>
                  <w:rStyle w:val="Hyperlink"/>
                  <w:rFonts w:ascii="Times New Roman" w:hAnsi="Times New Roman" w:cs="Times New Roman"/>
                  <w:noProof/>
                  <w:sz w:val="24"/>
                  <w:szCs w:val="24"/>
                  <w:rPrChange w:id="1200"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201"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202" w:author="Windows User" w:date="2021-05-24T15:39:00Z">
                    <w:rPr>
                      <w:noProof/>
                    </w:rPr>
                  </w:rPrChange>
                </w:rPr>
                <w:delInstrText>HYPERLINK \l "_Toc72761011"</w:delInstrText>
              </w:r>
              <w:r w:rsidRPr="00271527" w:rsidDel="00B312A0">
                <w:rPr>
                  <w:rStyle w:val="Hyperlink"/>
                  <w:rFonts w:ascii="Times New Roman" w:hAnsi="Times New Roman" w:cs="Times New Roman"/>
                  <w:noProof/>
                  <w:sz w:val="24"/>
                  <w:szCs w:val="24"/>
                  <w:rPrChange w:id="1203"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204" w:author="Windows User" w:date="2021-05-24T15:39:00Z">
                    <w:rPr>
                      <w:rStyle w:val="Hyperlink"/>
                      <w:noProof/>
                    </w:rPr>
                  </w:rPrChange>
                </w:rPr>
                <w:fldChar w:fldCharType="separate"/>
              </w:r>
            </w:del>
          </w:ins>
          <w:ins w:id="1205" w:author="Windows User" w:date="2021-05-24T15:39:00Z">
            <w:r w:rsidR="00B312A0" w:rsidRPr="00271527">
              <w:rPr>
                <w:rStyle w:val="Hyperlink"/>
                <w:rFonts w:ascii="Times New Roman" w:hAnsi="Times New Roman" w:cs="Times New Roman"/>
                <w:b/>
                <w:bCs/>
                <w:noProof/>
                <w:sz w:val="24"/>
                <w:szCs w:val="24"/>
                <w:rPrChange w:id="1206" w:author="Windows User" w:date="2021-05-24T15:39:00Z">
                  <w:rPr>
                    <w:rStyle w:val="Hyperlink"/>
                    <w:rFonts w:ascii="Times New Roman" w:hAnsi="Times New Roman" w:cs="Times New Roman"/>
                    <w:b/>
                    <w:bCs/>
                    <w:noProof/>
                  </w:rPr>
                </w:rPrChange>
              </w:rPr>
              <w:t>Error! Hyperlink reference not valid.</w:t>
            </w:r>
          </w:ins>
          <w:ins w:id="1207" w:author="ITD-STU" w:date="2021-05-24T15:02:00Z">
            <w:del w:id="1208" w:author="Windows User" w:date="2021-05-24T15:39:00Z">
              <w:r w:rsidRPr="00271527" w:rsidDel="00B312A0">
                <w:rPr>
                  <w:rStyle w:val="Hyperlink"/>
                  <w:rFonts w:ascii="Times New Roman" w:hAnsi="Times New Roman" w:cs="Times New Roman"/>
                  <w:b/>
                  <w:noProof/>
                  <w:sz w:val="24"/>
                  <w:szCs w:val="24"/>
                  <w:rPrChange w:id="1209" w:author="Windows User" w:date="2021-05-24T15:39:00Z">
                    <w:rPr>
                      <w:rStyle w:val="Hyperlink"/>
                      <w:rFonts w:ascii="Times New Roman" w:hAnsi="Times New Roman" w:cs="Times New Roman"/>
                      <w:b/>
                      <w:noProof/>
                    </w:rPr>
                  </w:rPrChange>
                </w:rPr>
                <w:delText>VI.</w:delText>
              </w:r>
              <w:r w:rsidRPr="00271527" w:rsidDel="00B312A0">
                <w:rPr>
                  <w:rFonts w:ascii="Times New Roman" w:eastAsiaTheme="minorEastAsia" w:hAnsi="Times New Roman" w:cs="Times New Roman"/>
                  <w:noProof/>
                  <w:sz w:val="24"/>
                  <w:szCs w:val="24"/>
                  <w:rPrChange w:id="1210"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b/>
                  <w:noProof/>
                  <w:sz w:val="24"/>
                  <w:szCs w:val="24"/>
                  <w:rPrChange w:id="1211" w:author="Windows User" w:date="2021-05-24T15:39:00Z">
                    <w:rPr>
                      <w:rStyle w:val="Hyperlink"/>
                      <w:rFonts w:ascii="Times New Roman" w:hAnsi="Times New Roman" w:cs="Times New Roman"/>
                      <w:b/>
                      <w:noProof/>
                    </w:rPr>
                  </w:rPrChange>
                </w:rPr>
                <w:delText>HASIL DAN PEMBAHASAN</w:delText>
              </w:r>
              <w:r w:rsidRPr="00271527" w:rsidDel="00B312A0">
                <w:rPr>
                  <w:rFonts w:ascii="Times New Roman" w:hAnsi="Times New Roman" w:cs="Times New Roman"/>
                  <w:noProof/>
                  <w:webHidden/>
                  <w:sz w:val="24"/>
                  <w:szCs w:val="24"/>
                  <w:rPrChange w:id="1212" w:author="Windows User" w:date="2021-05-24T15:39:00Z">
                    <w:rPr>
                      <w:noProof/>
                      <w:webHidden/>
                    </w:rPr>
                  </w:rPrChange>
                </w:rPr>
                <w:tab/>
              </w:r>
              <w:r w:rsidRPr="00271527" w:rsidDel="00B312A0">
                <w:rPr>
                  <w:rFonts w:ascii="Times New Roman" w:hAnsi="Times New Roman" w:cs="Times New Roman"/>
                  <w:noProof/>
                  <w:webHidden/>
                  <w:sz w:val="24"/>
                  <w:szCs w:val="24"/>
                  <w:rPrChange w:id="1213"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214" w:author="Windows User" w:date="2021-05-24T15:39:00Z">
                    <w:rPr>
                      <w:noProof/>
                      <w:webHidden/>
                    </w:rPr>
                  </w:rPrChange>
                </w:rPr>
                <w:delInstrText xml:space="preserve"> PAGEREF _Toc72761011 \h </w:delInstrText>
              </w:r>
            </w:del>
          </w:ins>
          <w:del w:id="1215" w:author="Windows User" w:date="2021-05-24T15:39:00Z">
            <w:r w:rsidRPr="00271527" w:rsidDel="00B312A0">
              <w:rPr>
                <w:rFonts w:ascii="Times New Roman" w:hAnsi="Times New Roman" w:cs="Times New Roman"/>
                <w:noProof/>
                <w:webHidden/>
                <w:sz w:val="24"/>
                <w:szCs w:val="24"/>
                <w:rPrChange w:id="1216"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217" w:author="Windows User" w:date="2021-05-24T15:39:00Z">
                  <w:rPr>
                    <w:noProof/>
                    <w:webHidden/>
                  </w:rPr>
                </w:rPrChange>
              </w:rPr>
              <w:fldChar w:fldCharType="separate"/>
            </w:r>
          </w:del>
          <w:ins w:id="1218" w:author="ITD-STU" w:date="2021-05-24T15:02:00Z">
            <w:del w:id="1219" w:author="Windows User" w:date="2021-05-24T15:28:00Z">
              <w:r w:rsidRPr="00271527" w:rsidDel="00181C8F">
                <w:rPr>
                  <w:rFonts w:ascii="Times New Roman" w:hAnsi="Times New Roman" w:cs="Times New Roman"/>
                  <w:noProof/>
                  <w:webHidden/>
                  <w:sz w:val="24"/>
                  <w:szCs w:val="24"/>
                  <w:rPrChange w:id="1220" w:author="Windows User" w:date="2021-05-24T15:39:00Z">
                    <w:rPr>
                      <w:noProof/>
                      <w:webHidden/>
                    </w:rPr>
                  </w:rPrChange>
                </w:rPr>
                <w:delText>15</w:delText>
              </w:r>
            </w:del>
            <w:del w:id="1221" w:author="Windows User" w:date="2021-05-24T15:39:00Z">
              <w:r w:rsidRPr="00271527" w:rsidDel="00B312A0">
                <w:rPr>
                  <w:rFonts w:ascii="Times New Roman" w:hAnsi="Times New Roman" w:cs="Times New Roman"/>
                  <w:noProof/>
                  <w:webHidden/>
                  <w:sz w:val="24"/>
                  <w:szCs w:val="24"/>
                  <w:rPrChange w:id="1222"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223" w:author="Windows User" w:date="2021-05-24T15:39:00Z">
                    <w:rPr>
                      <w:rStyle w:val="Hyperlink"/>
                      <w:noProof/>
                    </w:rPr>
                  </w:rPrChange>
                </w:rPr>
                <w:fldChar w:fldCharType="end"/>
              </w:r>
            </w:del>
          </w:ins>
        </w:p>
        <w:p w14:paraId="4AA39C67" w14:textId="54071FE1" w:rsidR="006F25C1" w:rsidRPr="00271527" w:rsidDel="00B312A0" w:rsidRDefault="006F25C1">
          <w:pPr>
            <w:pStyle w:val="TOC2"/>
            <w:tabs>
              <w:tab w:val="left" w:pos="880"/>
              <w:tab w:val="right" w:leader="dot" w:pos="9350"/>
            </w:tabs>
            <w:rPr>
              <w:ins w:id="1224" w:author="ITD-STU" w:date="2021-05-24T15:02:00Z"/>
              <w:del w:id="1225" w:author="Windows User" w:date="2021-05-24T15:39:00Z"/>
              <w:rFonts w:ascii="Times New Roman" w:eastAsiaTheme="minorEastAsia" w:hAnsi="Times New Roman" w:cs="Times New Roman"/>
              <w:noProof/>
              <w:sz w:val="24"/>
              <w:szCs w:val="24"/>
              <w:rPrChange w:id="1226" w:author="Windows User" w:date="2021-05-24T15:39:00Z">
                <w:rPr>
                  <w:ins w:id="1227" w:author="ITD-STU" w:date="2021-05-24T15:02:00Z"/>
                  <w:del w:id="1228" w:author="Windows User" w:date="2021-05-24T15:39:00Z"/>
                  <w:rFonts w:asciiTheme="minorHAnsi" w:eastAsiaTheme="minorEastAsia" w:hAnsiTheme="minorHAnsi" w:cstheme="minorBidi"/>
                  <w:noProof/>
                </w:rPr>
              </w:rPrChange>
            </w:rPr>
          </w:pPr>
          <w:ins w:id="1229" w:author="ITD-STU" w:date="2021-05-24T15:02:00Z">
            <w:del w:id="1230" w:author="Windows User" w:date="2021-05-24T15:39:00Z">
              <w:r w:rsidRPr="00271527" w:rsidDel="00B312A0">
                <w:rPr>
                  <w:rStyle w:val="Hyperlink"/>
                  <w:rFonts w:ascii="Times New Roman" w:hAnsi="Times New Roman" w:cs="Times New Roman"/>
                  <w:noProof/>
                  <w:sz w:val="24"/>
                  <w:szCs w:val="24"/>
                  <w:rPrChange w:id="1231"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232"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233" w:author="Windows User" w:date="2021-05-24T15:39:00Z">
                    <w:rPr>
                      <w:noProof/>
                    </w:rPr>
                  </w:rPrChange>
                </w:rPr>
                <w:delInstrText>HYPERLINK \l "_Toc72761012"</w:delInstrText>
              </w:r>
              <w:r w:rsidRPr="00271527" w:rsidDel="00B312A0">
                <w:rPr>
                  <w:rStyle w:val="Hyperlink"/>
                  <w:rFonts w:ascii="Times New Roman" w:hAnsi="Times New Roman" w:cs="Times New Roman"/>
                  <w:noProof/>
                  <w:sz w:val="24"/>
                  <w:szCs w:val="24"/>
                  <w:rPrChange w:id="1234"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235" w:author="Windows User" w:date="2021-05-24T15:39:00Z">
                    <w:rPr>
                      <w:rStyle w:val="Hyperlink"/>
                      <w:noProof/>
                    </w:rPr>
                  </w:rPrChange>
                </w:rPr>
                <w:fldChar w:fldCharType="separate"/>
              </w:r>
            </w:del>
          </w:ins>
          <w:ins w:id="1236" w:author="Windows User" w:date="2021-05-24T15:39:00Z">
            <w:r w:rsidR="00B312A0" w:rsidRPr="00271527">
              <w:rPr>
                <w:rStyle w:val="Hyperlink"/>
                <w:rFonts w:ascii="Times New Roman" w:hAnsi="Times New Roman" w:cs="Times New Roman"/>
                <w:b/>
                <w:bCs/>
                <w:noProof/>
                <w:sz w:val="24"/>
                <w:szCs w:val="24"/>
                <w:rPrChange w:id="1237" w:author="Windows User" w:date="2021-05-24T15:39:00Z">
                  <w:rPr>
                    <w:rStyle w:val="Hyperlink"/>
                    <w:rFonts w:ascii="Times New Roman" w:hAnsi="Times New Roman" w:cs="Times New Roman"/>
                    <w:b/>
                    <w:bCs/>
                    <w:noProof/>
                  </w:rPr>
                </w:rPrChange>
              </w:rPr>
              <w:t>Error! Hyperlink reference not valid.</w:t>
            </w:r>
          </w:ins>
          <w:ins w:id="1238" w:author="ITD-STU" w:date="2021-05-24T15:02:00Z">
            <w:del w:id="1239" w:author="Windows User" w:date="2021-05-24T15:39:00Z">
              <w:r w:rsidRPr="00271527" w:rsidDel="00B312A0">
                <w:rPr>
                  <w:rStyle w:val="Hyperlink"/>
                  <w:rFonts w:ascii="Times New Roman" w:eastAsia="Times New Roman" w:hAnsi="Times New Roman" w:cs="Times New Roman"/>
                  <w:noProof/>
                  <w:sz w:val="24"/>
                  <w:szCs w:val="24"/>
                  <w:rPrChange w:id="1240" w:author="Windows User" w:date="2021-05-24T15:39:00Z">
                    <w:rPr>
                      <w:rStyle w:val="Hyperlink"/>
                      <w:rFonts w:ascii="Times New Roman" w:eastAsia="Times New Roman" w:hAnsi="Times New Roman" w:cs="Times New Roman"/>
                      <w:noProof/>
                    </w:rPr>
                  </w:rPrChange>
                </w:rPr>
                <w:delText>6.1</w:delText>
              </w:r>
              <w:r w:rsidRPr="00271527" w:rsidDel="00B312A0">
                <w:rPr>
                  <w:rFonts w:ascii="Times New Roman" w:eastAsiaTheme="minorEastAsia" w:hAnsi="Times New Roman" w:cs="Times New Roman"/>
                  <w:noProof/>
                  <w:sz w:val="24"/>
                  <w:szCs w:val="24"/>
                  <w:rPrChange w:id="1241" w:author="Windows User" w:date="2021-05-24T15:39:00Z">
                    <w:rPr>
                      <w:rFonts w:asciiTheme="minorHAnsi" w:eastAsiaTheme="minorEastAsia" w:hAnsiTheme="minorHAnsi" w:cstheme="minorBidi"/>
                      <w:noProof/>
                    </w:rPr>
                  </w:rPrChange>
                </w:rPr>
                <w:tab/>
              </w:r>
              <w:r w:rsidRPr="00271527" w:rsidDel="00B312A0">
                <w:rPr>
                  <w:rStyle w:val="Hyperlink"/>
                  <w:rFonts w:ascii="Times New Roman" w:eastAsia="Times New Roman" w:hAnsi="Times New Roman" w:cs="Times New Roman"/>
                  <w:noProof/>
                  <w:sz w:val="24"/>
                  <w:szCs w:val="24"/>
                  <w:rPrChange w:id="1242" w:author="Windows User" w:date="2021-05-24T15:39:00Z">
                    <w:rPr>
                      <w:rStyle w:val="Hyperlink"/>
                      <w:rFonts w:ascii="Times New Roman" w:eastAsia="Times New Roman" w:hAnsi="Times New Roman" w:cs="Times New Roman"/>
                      <w:noProof/>
                    </w:rPr>
                  </w:rPrChange>
                </w:rPr>
                <w:delText xml:space="preserve">Hasil Implementasi </w:delText>
              </w:r>
              <w:r w:rsidRPr="00271527" w:rsidDel="00B312A0">
                <w:rPr>
                  <w:rStyle w:val="Hyperlink"/>
                  <w:rFonts w:ascii="Times New Roman" w:eastAsia="Times New Roman" w:hAnsi="Times New Roman" w:cs="Times New Roman"/>
                  <w:i/>
                  <w:noProof/>
                  <w:sz w:val="24"/>
                  <w:szCs w:val="24"/>
                  <w:rPrChange w:id="1243" w:author="Windows User" w:date="2021-05-24T15:39:00Z">
                    <w:rPr>
                      <w:rStyle w:val="Hyperlink"/>
                      <w:rFonts w:ascii="Times New Roman" w:eastAsia="Times New Roman" w:hAnsi="Times New Roman" w:cs="Times New Roman"/>
                      <w:i/>
                      <w:noProof/>
                    </w:rPr>
                  </w:rPrChange>
                </w:rPr>
                <w:delText>Exploratory Data</w:delText>
              </w:r>
              <w:r w:rsidRPr="00271527" w:rsidDel="00B312A0">
                <w:rPr>
                  <w:rFonts w:ascii="Times New Roman" w:hAnsi="Times New Roman" w:cs="Times New Roman"/>
                  <w:noProof/>
                  <w:webHidden/>
                  <w:sz w:val="24"/>
                  <w:szCs w:val="24"/>
                  <w:rPrChange w:id="1244" w:author="Windows User" w:date="2021-05-24T15:39:00Z">
                    <w:rPr>
                      <w:noProof/>
                      <w:webHidden/>
                    </w:rPr>
                  </w:rPrChange>
                </w:rPr>
                <w:tab/>
              </w:r>
              <w:r w:rsidRPr="00271527" w:rsidDel="00B312A0">
                <w:rPr>
                  <w:rFonts w:ascii="Times New Roman" w:hAnsi="Times New Roman" w:cs="Times New Roman"/>
                  <w:noProof/>
                  <w:webHidden/>
                  <w:sz w:val="24"/>
                  <w:szCs w:val="24"/>
                  <w:rPrChange w:id="1245"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246" w:author="Windows User" w:date="2021-05-24T15:39:00Z">
                    <w:rPr>
                      <w:noProof/>
                      <w:webHidden/>
                    </w:rPr>
                  </w:rPrChange>
                </w:rPr>
                <w:delInstrText xml:space="preserve"> PAGEREF _Toc72761012 \h </w:delInstrText>
              </w:r>
            </w:del>
          </w:ins>
          <w:del w:id="1247" w:author="Windows User" w:date="2021-05-24T15:39:00Z">
            <w:r w:rsidRPr="00271527" w:rsidDel="00B312A0">
              <w:rPr>
                <w:rFonts w:ascii="Times New Roman" w:hAnsi="Times New Roman" w:cs="Times New Roman"/>
                <w:noProof/>
                <w:webHidden/>
                <w:sz w:val="24"/>
                <w:szCs w:val="24"/>
                <w:rPrChange w:id="1248"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249" w:author="Windows User" w:date="2021-05-24T15:39:00Z">
                  <w:rPr>
                    <w:noProof/>
                    <w:webHidden/>
                  </w:rPr>
                </w:rPrChange>
              </w:rPr>
              <w:fldChar w:fldCharType="separate"/>
            </w:r>
          </w:del>
          <w:ins w:id="1250" w:author="ITD-STU" w:date="2021-05-24T15:02:00Z">
            <w:del w:id="1251" w:author="Windows User" w:date="2021-05-24T15:28:00Z">
              <w:r w:rsidRPr="00271527" w:rsidDel="00181C8F">
                <w:rPr>
                  <w:rFonts w:ascii="Times New Roman" w:hAnsi="Times New Roman" w:cs="Times New Roman"/>
                  <w:noProof/>
                  <w:webHidden/>
                  <w:sz w:val="24"/>
                  <w:szCs w:val="24"/>
                  <w:rPrChange w:id="1252" w:author="Windows User" w:date="2021-05-24T15:39:00Z">
                    <w:rPr>
                      <w:noProof/>
                      <w:webHidden/>
                    </w:rPr>
                  </w:rPrChange>
                </w:rPr>
                <w:delText>15</w:delText>
              </w:r>
            </w:del>
            <w:del w:id="1253" w:author="Windows User" w:date="2021-05-24T15:39:00Z">
              <w:r w:rsidRPr="00271527" w:rsidDel="00B312A0">
                <w:rPr>
                  <w:rFonts w:ascii="Times New Roman" w:hAnsi="Times New Roman" w:cs="Times New Roman"/>
                  <w:noProof/>
                  <w:webHidden/>
                  <w:sz w:val="24"/>
                  <w:szCs w:val="24"/>
                  <w:rPrChange w:id="1254"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255" w:author="Windows User" w:date="2021-05-24T15:39:00Z">
                    <w:rPr>
                      <w:rStyle w:val="Hyperlink"/>
                      <w:noProof/>
                    </w:rPr>
                  </w:rPrChange>
                </w:rPr>
                <w:fldChar w:fldCharType="end"/>
              </w:r>
            </w:del>
          </w:ins>
        </w:p>
        <w:p w14:paraId="01B3F915" w14:textId="426CB3A9" w:rsidR="006F25C1" w:rsidRPr="00271527" w:rsidDel="00B312A0" w:rsidRDefault="006F25C1">
          <w:pPr>
            <w:pStyle w:val="TOC2"/>
            <w:tabs>
              <w:tab w:val="left" w:pos="880"/>
              <w:tab w:val="right" w:leader="dot" w:pos="9350"/>
            </w:tabs>
            <w:rPr>
              <w:ins w:id="1256" w:author="ITD-STU" w:date="2021-05-24T15:02:00Z"/>
              <w:del w:id="1257" w:author="Windows User" w:date="2021-05-24T15:39:00Z"/>
              <w:rFonts w:ascii="Times New Roman" w:eastAsiaTheme="minorEastAsia" w:hAnsi="Times New Roman" w:cs="Times New Roman"/>
              <w:noProof/>
              <w:sz w:val="24"/>
              <w:szCs w:val="24"/>
              <w:rPrChange w:id="1258" w:author="Windows User" w:date="2021-05-24T15:39:00Z">
                <w:rPr>
                  <w:ins w:id="1259" w:author="ITD-STU" w:date="2021-05-24T15:02:00Z"/>
                  <w:del w:id="1260" w:author="Windows User" w:date="2021-05-24T15:39:00Z"/>
                  <w:rFonts w:asciiTheme="minorHAnsi" w:eastAsiaTheme="minorEastAsia" w:hAnsiTheme="minorHAnsi" w:cstheme="minorBidi"/>
                  <w:noProof/>
                </w:rPr>
              </w:rPrChange>
            </w:rPr>
          </w:pPr>
          <w:ins w:id="1261" w:author="ITD-STU" w:date="2021-05-24T15:02:00Z">
            <w:del w:id="1262" w:author="Windows User" w:date="2021-05-24T15:39:00Z">
              <w:r w:rsidRPr="00271527" w:rsidDel="00B312A0">
                <w:rPr>
                  <w:rStyle w:val="Hyperlink"/>
                  <w:rFonts w:ascii="Times New Roman" w:hAnsi="Times New Roman" w:cs="Times New Roman"/>
                  <w:noProof/>
                  <w:sz w:val="24"/>
                  <w:szCs w:val="24"/>
                  <w:rPrChange w:id="1263"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264"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265" w:author="Windows User" w:date="2021-05-24T15:39:00Z">
                    <w:rPr>
                      <w:noProof/>
                    </w:rPr>
                  </w:rPrChange>
                </w:rPr>
                <w:delInstrText>HYPERLINK \l "_Toc72761013"</w:delInstrText>
              </w:r>
              <w:r w:rsidRPr="00271527" w:rsidDel="00B312A0">
                <w:rPr>
                  <w:rStyle w:val="Hyperlink"/>
                  <w:rFonts w:ascii="Times New Roman" w:hAnsi="Times New Roman" w:cs="Times New Roman"/>
                  <w:noProof/>
                  <w:sz w:val="24"/>
                  <w:szCs w:val="24"/>
                  <w:rPrChange w:id="1266"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267" w:author="Windows User" w:date="2021-05-24T15:39:00Z">
                    <w:rPr>
                      <w:rStyle w:val="Hyperlink"/>
                      <w:noProof/>
                    </w:rPr>
                  </w:rPrChange>
                </w:rPr>
                <w:fldChar w:fldCharType="separate"/>
              </w:r>
            </w:del>
          </w:ins>
          <w:ins w:id="1268" w:author="Windows User" w:date="2021-05-24T15:39:00Z">
            <w:r w:rsidR="00B312A0" w:rsidRPr="00271527">
              <w:rPr>
                <w:rStyle w:val="Hyperlink"/>
                <w:rFonts w:ascii="Times New Roman" w:hAnsi="Times New Roman" w:cs="Times New Roman"/>
                <w:b/>
                <w:bCs/>
                <w:noProof/>
                <w:sz w:val="24"/>
                <w:szCs w:val="24"/>
                <w:rPrChange w:id="1269" w:author="Windows User" w:date="2021-05-24T15:39:00Z">
                  <w:rPr>
                    <w:rStyle w:val="Hyperlink"/>
                    <w:rFonts w:ascii="Times New Roman" w:hAnsi="Times New Roman" w:cs="Times New Roman"/>
                    <w:b/>
                    <w:bCs/>
                    <w:noProof/>
                  </w:rPr>
                </w:rPrChange>
              </w:rPr>
              <w:t>Error! Hyperlink reference not valid.</w:t>
            </w:r>
          </w:ins>
          <w:ins w:id="1270" w:author="ITD-STU" w:date="2021-05-24T15:02:00Z">
            <w:del w:id="1271" w:author="Windows User" w:date="2021-05-24T15:39:00Z">
              <w:r w:rsidRPr="00271527" w:rsidDel="00B312A0">
                <w:rPr>
                  <w:rStyle w:val="Hyperlink"/>
                  <w:rFonts w:ascii="Times New Roman" w:eastAsia="Times New Roman" w:hAnsi="Times New Roman" w:cs="Times New Roman"/>
                  <w:noProof/>
                  <w:sz w:val="24"/>
                  <w:szCs w:val="24"/>
                  <w:rPrChange w:id="1272" w:author="Windows User" w:date="2021-05-24T15:39:00Z">
                    <w:rPr>
                      <w:rStyle w:val="Hyperlink"/>
                      <w:rFonts w:ascii="Times New Roman" w:eastAsia="Times New Roman" w:hAnsi="Times New Roman" w:cs="Times New Roman"/>
                      <w:noProof/>
                    </w:rPr>
                  </w:rPrChange>
                </w:rPr>
                <w:delText>6.2</w:delText>
              </w:r>
              <w:r w:rsidRPr="00271527" w:rsidDel="00B312A0">
                <w:rPr>
                  <w:rFonts w:ascii="Times New Roman" w:eastAsiaTheme="minorEastAsia" w:hAnsi="Times New Roman" w:cs="Times New Roman"/>
                  <w:noProof/>
                  <w:sz w:val="24"/>
                  <w:szCs w:val="24"/>
                  <w:rPrChange w:id="1273" w:author="Windows User" w:date="2021-05-24T15:39:00Z">
                    <w:rPr>
                      <w:rFonts w:asciiTheme="minorHAnsi" w:eastAsiaTheme="minorEastAsia" w:hAnsiTheme="minorHAnsi" w:cstheme="minorBidi"/>
                      <w:noProof/>
                    </w:rPr>
                  </w:rPrChange>
                </w:rPr>
                <w:tab/>
              </w:r>
              <w:r w:rsidRPr="00271527" w:rsidDel="00B312A0">
                <w:rPr>
                  <w:rStyle w:val="Hyperlink"/>
                  <w:rFonts w:ascii="Times New Roman" w:eastAsia="Times New Roman" w:hAnsi="Times New Roman" w:cs="Times New Roman"/>
                  <w:noProof/>
                  <w:sz w:val="24"/>
                  <w:szCs w:val="24"/>
                  <w:rPrChange w:id="1274" w:author="Windows User" w:date="2021-05-24T15:39:00Z">
                    <w:rPr>
                      <w:rStyle w:val="Hyperlink"/>
                      <w:rFonts w:ascii="Times New Roman" w:eastAsia="Times New Roman" w:hAnsi="Times New Roman" w:cs="Times New Roman"/>
                      <w:noProof/>
                    </w:rPr>
                  </w:rPrChange>
                </w:rPr>
                <w:delText>Hasil Implementasi Data Cleaning</w:delText>
              </w:r>
              <w:r w:rsidRPr="00271527" w:rsidDel="00B312A0">
                <w:rPr>
                  <w:rFonts w:ascii="Times New Roman" w:hAnsi="Times New Roman" w:cs="Times New Roman"/>
                  <w:noProof/>
                  <w:webHidden/>
                  <w:sz w:val="24"/>
                  <w:szCs w:val="24"/>
                  <w:rPrChange w:id="1275" w:author="Windows User" w:date="2021-05-24T15:39:00Z">
                    <w:rPr>
                      <w:noProof/>
                      <w:webHidden/>
                    </w:rPr>
                  </w:rPrChange>
                </w:rPr>
                <w:tab/>
              </w:r>
              <w:r w:rsidRPr="00271527" w:rsidDel="00B312A0">
                <w:rPr>
                  <w:rFonts w:ascii="Times New Roman" w:hAnsi="Times New Roman" w:cs="Times New Roman"/>
                  <w:noProof/>
                  <w:webHidden/>
                  <w:sz w:val="24"/>
                  <w:szCs w:val="24"/>
                  <w:rPrChange w:id="1276"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277" w:author="Windows User" w:date="2021-05-24T15:39:00Z">
                    <w:rPr>
                      <w:noProof/>
                      <w:webHidden/>
                    </w:rPr>
                  </w:rPrChange>
                </w:rPr>
                <w:delInstrText xml:space="preserve"> PAGEREF _Toc72761013 \h </w:delInstrText>
              </w:r>
            </w:del>
          </w:ins>
          <w:del w:id="1278" w:author="Windows User" w:date="2021-05-24T15:39:00Z">
            <w:r w:rsidRPr="00271527" w:rsidDel="00B312A0">
              <w:rPr>
                <w:rFonts w:ascii="Times New Roman" w:hAnsi="Times New Roman" w:cs="Times New Roman"/>
                <w:noProof/>
                <w:webHidden/>
                <w:sz w:val="24"/>
                <w:szCs w:val="24"/>
                <w:rPrChange w:id="1279"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280" w:author="Windows User" w:date="2021-05-24T15:39:00Z">
                  <w:rPr>
                    <w:noProof/>
                    <w:webHidden/>
                  </w:rPr>
                </w:rPrChange>
              </w:rPr>
              <w:fldChar w:fldCharType="separate"/>
            </w:r>
          </w:del>
          <w:ins w:id="1281" w:author="ITD-STU" w:date="2021-05-24T15:02:00Z">
            <w:del w:id="1282" w:author="Windows User" w:date="2021-05-24T15:28:00Z">
              <w:r w:rsidRPr="00271527" w:rsidDel="00181C8F">
                <w:rPr>
                  <w:rFonts w:ascii="Times New Roman" w:hAnsi="Times New Roman" w:cs="Times New Roman"/>
                  <w:noProof/>
                  <w:webHidden/>
                  <w:sz w:val="24"/>
                  <w:szCs w:val="24"/>
                  <w:rPrChange w:id="1283" w:author="Windows User" w:date="2021-05-24T15:39:00Z">
                    <w:rPr>
                      <w:noProof/>
                      <w:webHidden/>
                    </w:rPr>
                  </w:rPrChange>
                </w:rPr>
                <w:delText>18</w:delText>
              </w:r>
            </w:del>
            <w:del w:id="1284" w:author="Windows User" w:date="2021-05-24T15:39:00Z">
              <w:r w:rsidRPr="00271527" w:rsidDel="00B312A0">
                <w:rPr>
                  <w:rFonts w:ascii="Times New Roman" w:hAnsi="Times New Roman" w:cs="Times New Roman"/>
                  <w:noProof/>
                  <w:webHidden/>
                  <w:sz w:val="24"/>
                  <w:szCs w:val="24"/>
                  <w:rPrChange w:id="1285"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286" w:author="Windows User" w:date="2021-05-24T15:39:00Z">
                    <w:rPr>
                      <w:rStyle w:val="Hyperlink"/>
                      <w:noProof/>
                    </w:rPr>
                  </w:rPrChange>
                </w:rPr>
                <w:fldChar w:fldCharType="end"/>
              </w:r>
            </w:del>
          </w:ins>
        </w:p>
        <w:p w14:paraId="7067500D" w14:textId="16753B3B" w:rsidR="006F25C1" w:rsidRPr="00271527" w:rsidDel="00B312A0" w:rsidRDefault="006F25C1">
          <w:pPr>
            <w:pStyle w:val="TOC2"/>
            <w:tabs>
              <w:tab w:val="right" w:leader="dot" w:pos="9350"/>
            </w:tabs>
            <w:rPr>
              <w:ins w:id="1287" w:author="ITD-STU" w:date="2021-05-24T15:02:00Z"/>
              <w:del w:id="1288" w:author="Windows User" w:date="2021-05-24T15:39:00Z"/>
              <w:rFonts w:ascii="Times New Roman" w:eastAsiaTheme="minorEastAsia" w:hAnsi="Times New Roman" w:cs="Times New Roman"/>
              <w:noProof/>
              <w:sz w:val="24"/>
              <w:szCs w:val="24"/>
              <w:rPrChange w:id="1289" w:author="Windows User" w:date="2021-05-24T15:39:00Z">
                <w:rPr>
                  <w:ins w:id="1290" w:author="ITD-STU" w:date="2021-05-24T15:02:00Z"/>
                  <w:del w:id="1291" w:author="Windows User" w:date="2021-05-24T15:39:00Z"/>
                  <w:rFonts w:asciiTheme="minorHAnsi" w:eastAsiaTheme="minorEastAsia" w:hAnsiTheme="minorHAnsi" w:cstheme="minorBidi"/>
                  <w:noProof/>
                </w:rPr>
              </w:rPrChange>
            </w:rPr>
          </w:pPr>
          <w:ins w:id="1292" w:author="ITD-STU" w:date="2021-05-24T15:02:00Z">
            <w:del w:id="1293" w:author="Windows User" w:date="2021-05-24T15:39:00Z">
              <w:r w:rsidRPr="00271527" w:rsidDel="00B312A0">
                <w:rPr>
                  <w:rStyle w:val="Hyperlink"/>
                  <w:rFonts w:ascii="Times New Roman" w:hAnsi="Times New Roman" w:cs="Times New Roman"/>
                  <w:noProof/>
                  <w:sz w:val="24"/>
                  <w:szCs w:val="24"/>
                  <w:rPrChange w:id="1294"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295"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296" w:author="Windows User" w:date="2021-05-24T15:39:00Z">
                    <w:rPr>
                      <w:noProof/>
                    </w:rPr>
                  </w:rPrChange>
                </w:rPr>
                <w:delInstrText>HYPERLINK \l "_Toc72761014"</w:delInstrText>
              </w:r>
              <w:r w:rsidRPr="00271527" w:rsidDel="00B312A0">
                <w:rPr>
                  <w:rStyle w:val="Hyperlink"/>
                  <w:rFonts w:ascii="Times New Roman" w:hAnsi="Times New Roman" w:cs="Times New Roman"/>
                  <w:noProof/>
                  <w:sz w:val="24"/>
                  <w:szCs w:val="24"/>
                  <w:rPrChange w:id="1297"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298" w:author="Windows User" w:date="2021-05-24T15:39:00Z">
                    <w:rPr>
                      <w:rStyle w:val="Hyperlink"/>
                      <w:noProof/>
                    </w:rPr>
                  </w:rPrChange>
                </w:rPr>
                <w:fldChar w:fldCharType="separate"/>
              </w:r>
            </w:del>
          </w:ins>
          <w:ins w:id="1299" w:author="Windows User" w:date="2021-05-24T15:39:00Z">
            <w:r w:rsidR="00B312A0" w:rsidRPr="00271527">
              <w:rPr>
                <w:rStyle w:val="Hyperlink"/>
                <w:rFonts w:ascii="Times New Roman" w:hAnsi="Times New Roman" w:cs="Times New Roman"/>
                <w:b/>
                <w:bCs/>
                <w:noProof/>
                <w:sz w:val="24"/>
                <w:szCs w:val="24"/>
                <w:rPrChange w:id="1300" w:author="Windows User" w:date="2021-05-24T15:39:00Z">
                  <w:rPr>
                    <w:rStyle w:val="Hyperlink"/>
                    <w:rFonts w:ascii="Times New Roman" w:hAnsi="Times New Roman" w:cs="Times New Roman"/>
                    <w:b/>
                    <w:bCs/>
                    <w:noProof/>
                  </w:rPr>
                </w:rPrChange>
              </w:rPr>
              <w:t>Error! Hyperlink reference not valid.</w:t>
            </w:r>
          </w:ins>
          <w:ins w:id="1301" w:author="ITD-STU" w:date="2021-05-24T15:02:00Z">
            <w:del w:id="1302" w:author="Windows User" w:date="2021-05-24T15:39:00Z">
              <w:r w:rsidRPr="00271527" w:rsidDel="00B312A0">
                <w:rPr>
                  <w:rStyle w:val="Hyperlink"/>
                  <w:rFonts w:ascii="Times New Roman" w:eastAsia="Times New Roman" w:hAnsi="Times New Roman" w:cs="Times New Roman"/>
                  <w:noProof/>
                  <w:sz w:val="24"/>
                  <w:szCs w:val="24"/>
                  <w:rPrChange w:id="1303" w:author="Windows User" w:date="2021-05-24T15:39:00Z">
                    <w:rPr>
                      <w:rStyle w:val="Hyperlink"/>
                      <w:rFonts w:ascii="Times New Roman" w:eastAsia="Times New Roman" w:hAnsi="Times New Roman" w:cs="Times New Roman"/>
                      <w:noProof/>
                    </w:rPr>
                  </w:rPrChange>
                </w:rPr>
                <w:delText>6.3 Hasil Implementasi Text Preprocessing</w:delText>
              </w:r>
              <w:r w:rsidRPr="00271527" w:rsidDel="00B312A0">
                <w:rPr>
                  <w:rFonts w:ascii="Times New Roman" w:hAnsi="Times New Roman" w:cs="Times New Roman"/>
                  <w:noProof/>
                  <w:webHidden/>
                  <w:sz w:val="24"/>
                  <w:szCs w:val="24"/>
                  <w:rPrChange w:id="1304" w:author="Windows User" w:date="2021-05-24T15:39:00Z">
                    <w:rPr>
                      <w:noProof/>
                      <w:webHidden/>
                    </w:rPr>
                  </w:rPrChange>
                </w:rPr>
                <w:tab/>
              </w:r>
              <w:r w:rsidRPr="00271527" w:rsidDel="00B312A0">
                <w:rPr>
                  <w:rFonts w:ascii="Times New Roman" w:hAnsi="Times New Roman" w:cs="Times New Roman"/>
                  <w:noProof/>
                  <w:webHidden/>
                  <w:sz w:val="24"/>
                  <w:szCs w:val="24"/>
                  <w:rPrChange w:id="1305"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306" w:author="Windows User" w:date="2021-05-24T15:39:00Z">
                    <w:rPr>
                      <w:noProof/>
                      <w:webHidden/>
                    </w:rPr>
                  </w:rPrChange>
                </w:rPr>
                <w:delInstrText xml:space="preserve"> PAGEREF _Toc72761014 \h </w:delInstrText>
              </w:r>
            </w:del>
          </w:ins>
          <w:del w:id="1307" w:author="Windows User" w:date="2021-05-24T15:39:00Z">
            <w:r w:rsidRPr="00271527" w:rsidDel="00B312A0">
              <w:rPr>
                <w:rFonts w:ascii="Times New Roman" w:hAnsi="Times New Roman" w:cs="Times New Roman"/>
                <w:noProof/>
                <w:webHidden/>
                <w:sz w:val="24"/>
                <w:szCs w:val="24"/>
                <w:rPrChange w:id="1308"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309" w:author="Windows User" w:date="2021-05-24T15:39:00Z">
                  <w:rPr>
                    <w:noProof/>
                    <w:webHidden/>
                  </w:rPr>
                </w:rPrChange>
              </w:rPr>
              <w:fldChar w:fldCharType="separate"/>
            </w:r>
          </w:del>
          <w:ins w:id="1310" w:author="ITD-STU" w:date="2021-05-24T15:02:00Z">
            <w:del w:id="1311" w:author="Windows User" w:date="2021-05-24T15:28:00Z">
              <w:r w:rsidRPr="00271527" w:rsidDel="00181C8F">
                <w:rPr>
                  <w:rFonts w:ascii="Times New Roman" w:hAnsi="Times New Roman" w:cs="Times New Roman"/>
                  <w:noProof/>
                  <w:webHidden/>
                  <w:sz w:val="24"/>
                  <w:szCs w:val="24"/>
                  <w:rPrChange w:id="1312" w:author="Windows User" w:date="2021-05-24T15:39:00Z">
                    <w:rPr>
                      <w:noProof/>
                      <w:webHidden/>
                    </w:rPr>
                  </w:rPrChange>
                </w:rPr>
                <w:delText>18</w:delText>
              </w:r>
            </w:del>
            <w:del w:id="1313" w:author="Windows User" w:date="2021-05-24T15:39:00Z">
              <w:r w:rsidRPr="00271527" w:rsidDel="00B312A0">
                <w:rPr>
                  <w:rFonts w:ascii="Times New Roman" w:hAnsi="Times New Roman" w:cs="Times New Roman"/>
                  <w:noProof/>
                  <w:webHidden/>
                  <w:sz w:val="24"/>
                  <w:szCs w:val="24"/>
                  <w:rPrChange w:id="1314"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315" w:author="Windows User" w:date="2021-05-24T15:39:00Z">
                    <w:rPr>
                      <w:rStyle w:val="Hyperlink"/>
                      <w:noProof/>
                    </w:rPr>
                  </w:rPrChange>
                </w:rPr>
                <w:fldChar w:fldCharType="end"/>
              </w:r>
            </w:del>
          </w:ins>
        </w:p>
        <w:p w14:paraId="4676F01F" w14:textId="5A97549B" w:rsidR="006F25C1" w:rsidRPr="00271527" w:rsidDel="00B312A0" w:rsidRDefault="006F25C1">
          <w:pPr>
            <w:pStyle w:val="TOC2"/>
            <w:tabs>
              <w:tab w:val="left" w:pos="880"/>
              <w:tab w:val="right" w:leader="dot" w:pos="9350"/>
            </w:tabs>
            <w:rPr>
              <w:ins w:id="1316" w:author="ITD-STU" w:date="2021-05-24T15:02:00Z"/>
              <w:del w:id="1317" w:author="Windows User" w:date="2021-05-24T15:39:00Z"/>
              <w:rFonts w:ascii="Times New Roman" w:eastAsiaTheme="minorEastAsia" w:hAnsi="Times New Roman" w:cs="Times New Roman"/>
              <w:noProof/>
              <w:sz w:val="24"/>
              <w:szCs w:val="24"/>
              <w:rPrChange w:id="1318" w:author="Windows User" w:date="2021-05-24T15:39:00Z">
                <w:rPr>
                  <w:ins w:id="1319" w:author="ITD-STU" w:date="2021-05-24T15:02:00Z"/>
                  <w:del w:id="1320" w:author="Windows User" w:date="2021-05-24T15:39:00Z"/>
                  <w:rFonts w:asciiTheme="minorHAnsi" w:eastAsiaTheme="minorEastAsia" w:hAnsiTheme="minorHAnsi" w:cstheme="minorBidi"/>
                  <w:noProof/>
                </w:rPr>
              </w:rPrChange>
            </w:rPr>
          </w:pPr>
          <w:ins w:id="1321" w:author="ITD-STU" w:date="2021-05-24T15:02:00Z">
            <w:del w:id="1322" w:author="Windows User" w:date="2021-05-24T15:39:00Z">
              <w:r w:rsidRPr="00271527" w:rsidDel="00B312A0">
                <w:rPr>
                  <w:rStyle w:val="Hyperlink"/>
                  <w:rFonts w:ascii="Times New Roman" w:hAnsi="Times New Roman" w:cs="Times New Roman"/>
                  <w:noProof/>
                  <w:sz w:val="24"/>
                  <w:szCs w:val="24"/>
                  <w:rPrChange w:id="1323"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324"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325" w:author="Windows User" w:date="2021-05-24T15:39:00Z">
                    <w:rPr>
                      <w:noProof/>
                    </w:rPr>
                  </w:rPrChange>
                </w:rPr>
                <w:delInstrText>HYPERLINK \l "_Toc72761015"</w:delInstrText>
              </w:r>
              <w:r w:rsidRPr="00271527" w:rsidDel="00B312A0">
                <w:rPr>
                  <w:rStyle w:val="Hyperlink"/>
                  <w:rFonts w:ascii="Times New Roman" w:hAnsi="Times New Roman" w:cs="Times New Roman"/>
                  <w:noProof/>
                  <w:sz w:val="24"/>
                  <w:szCs w:val="24"/>
                  <w:rPrChange w:id="1326"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327" w:author="Windows User" w:date="2021-05-24T15:39:00Z">
                    <w:rPr>
                      <w:rStyle w:val="Hyperlink"/>
                      <w:noProof/>
                    </w:rPr>
                  </w:rPrChange>
                </w:rPr>
                <w:fldChar w:fldCharType="separate"/>
              </w:r>
            </w:del>
          </w:ins>
          <w:ins w:id="1328" w:author="Windows User" w:date="2021-05-24T15:39:00Z">
            <w:r w:rsidR="00B312A0" w:rsidRPr="00271527">
              <w:rPr>
                <w:rStyle w:val="Hyperlink"/>
                <w:rFonts w:ascii="Times New Roman" w:hAnsi="Times New Roman" w:cs="Times New Roman"/>
                <w:b/>
                <w:bCs/>
                <w:noProof/>
                <w:sz w:val="24"/>
                <w:szCs w:val="24"/>
                <w:rPrChange w:id="1329" w:author="Windows User" w:date="2021-05-24T15:39:00Z">
                  <w:rPr>
                    <w:rStyle w:val="Hyperlink"/>
                    <w:rFonts w:ascii="Times New Roman" w:hAnsi="Times New Roman" w:cs="Times New Roman"/>
                    <w:b/>
                    <w:bCs/>
                    <w:noProof/>
                  </w:rPr>
                </w:rPrChange>
              </w:rPr>
              <w:t>Error! Hyperlink reference not valid.</w:t>
            </w:r>
          </w:ins>
          <w:ins w:id="1330" w:author="ITD-STU" w:date="2021-05-24T15:02:00Z">
            <w:del w:id="1331" w:author="Windows User" w:date="2021-05-24T15:39:00Z">
              <w:r w:rsidRPr="00271527" w:rsidDel="00B312A0">
                <w:rPr>
                  <w:rStyle w:val="Hyperlink"/>
                  <w:rFonts w:ascii="Times New Roman" w:hAnsi="Times New Roman" w:cs="Times New Roman"/>
                  <w:noProof/>
                  <w:sz w:val="24"/>
                  <w:szCs w:val="24"/>
                  <w:rPrChange w:id="1332" w:author="Windows User" w:date="2021-05-24T15:39:00Z">
                    <w:rPr>
                      <w:rStyle w:val="Hyperlink"/>
                      <w:rFonts w:ascii="Times New Roman" w:hAnsi="Times New Roman" w:cs="Times New Roman"/>
                      <w:noProof/>
                    </w:rPr>
                  </w:rPrChange>
                </w:rPr>
                <w:delText>6.4</w:delText>
              </w:r>
              <w:r w:rsidRPr="00271527" w:rsidDel="00B312A0">
                <w:rPr>
                  <w:rFonts w:ascii="Times New Roman" w:eastAsiaTheme="minorEastAsia" w:hAnsi="Times New Roman" w:cs="Times New Roman"/>
                  <w:noProof/>
                  <w:sz w:val="24"/>
                  <w:szCs w:val="24"/>
                  <w:rPrChange w:id="1333"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334" w:author="Windows User" w:date="2021-05-24T15:39:00Z">
                    <w:rPr>
                      <w:rStyle w:val="Hyperlink"/>
                      <w:rFonts w:ascii="Times New Roman" w:hAnsi="Times New Roman" w:cs="Times New Roman"/>
                      <w:noProof/>
                    </w:rPr>
                  </w:rPrChange>
                </w:rPr>
                <w:delText>Hasil Implementasi Sentimen Analisis</w:delText>
              </w:r>
              <w:r w:rsidRPr="00271527" w:rsidDel="00B312A0">
                <w:rPr>
                  <w:rFonts w:ascii="Times New Roman" w:hAnsi="Times New Roman" w:cs="Times New Roman"/>
                  <w:noProof/>
                  <w:webHidden/>
                  <w:sz w:val="24"/>
                  <w:szCs w:val="24"/>
                  <w:rPrChange w:id="1335" w:author="Windows User" w:date="2021-05-24T15:39:00Z">
                    <w:rPr>
                      <w:noProof/>
                      <w:webHidden/>
                    </w:rPr>
                  </w:rPrChange>
                </w:rPr>
                <w:tab/>
              </w:r>
              <w:r w:rsidRPr="00271527" w:rsidDel="00B312A0">
                <w:rPr>
                  <w:rFonts w:ascii="Times New Roman" w:hAnsi="Times New Roman" w:cs="Times New Roman"/>
                  <w:noProof/>
                  <w:webHidden/>
                  <w:sz w:val="24"/>
                  <w:szCs w:val="24"/>
                  <w:rPrChange w:id="1336"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337" w:author="Windows User" w:date="2021-05-24T15:39:00Z">
                    <w:rPr>
                      <w:noProof/>
                      <w:webHidden/>
                    </w:rPr>
                  </w:rPrChange>
                </w:rPr>
                <w:delInstrText xml:space="preserve"> PAGEREF _Toc72761015 \h </w:delInstrText>
              </w:r>
            </w:del>
          </w:ins>
          <w:del w:id="1338" w:author="Windows User" w:date="2021-05-24T15:39:00Z">
            <w:r w:rsidRPr="00271527" w:rsidDel="00B312A0">
              <w:rPr>
                <w:rFonts w:ascii="Times New Roman" w:hAnsi="Times New Roman" w:cs="Times New Roman"/>
                <w:noProof/>
                <w:webHidden/>
                <w:sz w:val="24"/>
                <w:szCs w:val="24"/>
                <w:rPrChange w:id="1339"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340" w:author="Windows User" w:date="2021-05-24T15:39:00Z">
                  <w:rPr>
                    <w:noProof/>
                    <w:webHidden/>
                  </w:rPr>
                </w:rPrChange>
              </w:rPr>
              <w:fldChar w:fldCharType="separate"/>
            </w:r>
          </w:del>
          <w:ins w:id="1341" w:author="ITD-STU" w:date="2021-05-24T15:02:00Z">
            <w:del w:id="1342" w:author="Windows User" w:date="2021-05-24T15:28:00Z">
              <w:r w:rsidRPr="00271527" w:rsidDel="00181C8F">
                <w:rPr>
                  <w:rFonts w:ascii="Times New Roman" w:hAnsi="Times New Roman" w:cs="Times New Roman"/>
                  <w:noProof/>
                  <w:webHidden/>
                  <w:sz w:val="24"/>
                  <w:szCs w:val="24"/>
                  <w:rPrChange w:id="1343" w:author="Windows User" w:date="2021-05-24T15:39:00Z">
                    <w:rPr>
                      <w:noProof/>
                      <w:webHidden/>
                    </w:rPr>
                  </w:rPrChange>
                </w:rPr>
                <w:delText>20</w:delText>
              </w:r>
            </w:del>
            <w:del w:id="1344" w:author="Windows User" w:date="2021-05-24T15:39:00Z">
              <w:r w:rsidRPr="00271527" w:rsidDel="00B312A0">
                <w:rPr>
                  <w:rFonts w:ascii="Times New Roman" w:hAnsi="Times New Roman" w:cs="Times New Roman"/>
                  <w:noProof/>
                  <w:webHidden/>
                  <w:sz w:val="24"/>
                  <w:szCs w:val="24"/>
                  <w:rPrChange w:id="1345"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346" w:author="Windows User" w:date="2021-05-24T15:39:00Z">
                    <w:rPr>
                      <w:rStyle w:val="Hyperlink"/>
                      <w:noProof/>
                    </w:rPr>
                  </w:rPrChange>
                </w:rPr>
                <w:fldChar w:fldCharType="end"/>
              </w:r>
            </w:del>
          </w:ins>
        </w:p>
        <w:p w14:paraId="5BE6A74F" w14:textId="58C9B22A" w:rsidR="006F25C1" w:rsidRPr="00271527" w:rsidDel="00B312A0" w:rsidRDefault="006F25C1">
          <w:pPr>
            <w:pStyle w:val="TOC2"/>
            <w:tabs>
              <w:tab w:val="left" w:pos="880"/>
              <w:tab w:val="right" w:leader="dot" w:pos="9350"/>
            </w:tabs>
            <w:rPr>
              <w:ins w:id="1347" w:author="ITD-STU" w:date="2021-05-24T15:02:00Z"/>
              <w:del w:id="1348" w:author="Windows User" w:date="2021-05-24T15:39:00Z"/>
              <w:rFonts w:ascii="Times New Roman" w:eastAsiaTheme="minorEastAsia" w:hAnsi="Times New Roman" w:cs="Times New Roman"/>
              <w:noProof/>
              <w:sz w:val="24"/>
              <w:szCs w:val="24"/>
              <w:rPrChange w:id="1349" w:author="Windows User" w:date="2021-05-24T15:39:00Z">
                <w:rPr>
                  <w:ins w:id="1350" w:author="ITD-STU" w:date="2021-05-24T15:02:00Z"/>
                  <w:del w:id="1351" w:author="Windows User" w:date="2021-05-24T15:39:00Z"/>
                  <w:rFonts w:asciiTheme="minorHAnsi" w:eastAsiaTheme="minorEastAsia" w:hAnsiTheme="minorHAnsi" w:cstheme="minorBidi"/>
                  <w:noProof/>
                </w:rPr>
              </w:rPrChange>
            </w:rPr>
          </w:pPr>
          <w:ins w:id="1352" w:author="ITD-STU" w:date="2021-05-24T15:02:00Z">
            <w:del w:id="1353" w:author="Windows User" w:date="2021-05-24T15:39:00Z">
              <w:r w:rsidRPr="00271527" w:rsidDel="00B312A0">
                <w:rPr>
                  <w:rStyle w:val="Hyperlink"/>
                  <w:rFonts w:ascii="Times New Roman" w:hAnsi="Times New Roman" w:cs="Times New Roman"/>
                  <w:noProof/>
                  <w:sz w:val="24"/>
                  <w:szCs w:val="24"/>
                  <w:rPrChange w:id="1354"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355"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356" w:author="Windows User" w:date="2021-05-24T15:39:00Z">
                    <w:rPr>
                      <w:noProof/>
                    </w:rPr>
                  </w:rPrChange>
                </w:rPr>
                <w:delInstrText>HYPERLINK \l "_Toc72761016"</w:delInstrText>
              </w:r>
              <w:r w:rsidRPr="00271527" w:rsidDel="00B312A0">
                <w:rPr>
                  <w:rStyle w:val="Hyperlink"/>
                  <w:rFonts w:ascii="Times New Roman" w:hAnsi="Times New Roman" w:cs="Times New Roman"/>
                  <w:noProof/>
                  <w:sz w:val="24"/>
                  <w:szCs w:val="24"/>
                  <w:rPrChange w:id="1357"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358" w:author="Windows User" w:date="2021-05-24T15:39:00Z">
                    <w:rPr>
                      <w:rStyle w:val="Hyperlink"/>
                      <w:noProof/>
                    </w:rPr>
                  </w:rPrChange>
                </w:rPr>
                <w:fldChar w:fldCharType="separate"/>
              </w:r>
            </w:del>
          </w:ins>
          <w:ins w:id="1359" w:author="Windows User" w:date="2021-05-24T15:39:00Z">
            <w:r w:rsidR="00B312A0" w:rsidRPr="00271527">
              <w:rPr>
                <w:rStyle w:val="Hyperlink"/>
                <w:rFonts w:ascii="Times New Roman" w:hAnsi="Times New Roman" w:cs="Times New Roman"/>
                <w:b/>
                <w:bCs/>
                <w:noProof/>
                <w:sz w:val="24"/>
                <w:szCs w:val="24"/>
                <w:rPrChange w:id="1360" w:author="Windows User" w:date="2021-05-24T15:39:00Z">
                  <w:rPr>
                    <w:rStyle w:val="Hyperlink"/>
                    <w:rFonts w:ascii="Times New Roman" w:hAnsi="Times New Roman" w:cs="Times New Roman"/>
                    <w:b/>
                    <w:bCs/>
                    <w:noProof/>
                  </w:rPr>
                </w:rPrChange>
              </w:rPr>
              <w:t>Error! Hyperlink reference not valid.</w:t>
            </w:r>
          </w:ins>
          <w:ins w:id="1361" w:author="ITD-STU" w:date="2021-05-24T15:02:00Z">
            <w:del w:id="1362" w:author="Windows User" w:date="2021-05-24T15:39:00Z">
              <w:r w:rsidRPr="00271527" w:rsidDel="00B312A0">
                <w:rPr>
                  <w:rStyle w:val="Hyperlink"/>
                  <w:rFonts w:ascii="Times New Roman" w:hAnsi="Times New Roman" w:cs="Times New Roman"/>
                  <w:noProof/>
                  <w:sz w:val="24"/>
                  <w:szCs w:val="24"/>
                  <w:rPrChange w:id="1363" w:author="Windows User" w:date="2021-05-24T15:39:00Z">
                    <w:rPr>
                      <w:rStyle w:val="Hyperlink"/>
                      <w:rFonts w:ascii="Times New Roman" w:hAnsi="Times New Roman" w:cs="Times New Roman"/>
                      <w:noProof/>
                    </w:rPr>
                  </w:rPrChange>
                </w:rPr>
                <w:delText>6.5</w:delText>
              </w:r>
              <w:r w:rsidRPr="00271527" w:rsidDel="00B312A0">
                <w:rPr>
                  <w:rFonts w:ascii="Times New Roman" w:eastAsiaTheme="minorEastAsia" w:hAnsi="Times New Roman" w:cs="Times New Roman"/>
                  <w:noProof/>
                  <w:sz w:val="24"/>
                  <w:szCs w:val="24"/>
                  <w:rPrChange w:id="1364" w:author="Windows User" w:date="2021-05-24T15:39:00Z">
                    <w:rPr>
                      <w:rFonts w:asciiTheme="minorHAnsi" w:eastAsiaTheme="minorEastAsia" w:hAnsiTheme="minorHAnsi" w:cstheme="minorBidi"/>
                      <w:noProof/>
                    </w:rPr>
                  </w:rPrChange>
                </w:rPr>
                <w:tab/>
              </w:r>
              <w:r w:rsidRPr="00271527" w:rsidDel="00B312A0">
                <w:rPr>
                  <w:rStyle w:val="Hyperlink"/>
                  <w:rFonts w:ascii="Times New Roman" w:hAnsi="Times New Roman" w:cs="Times New Roman"/>
                  <w:noProof/>
                  <w:sz w:val="24"/>
                  <w:szCs w:val="24"/>
                  <w:rPrChange w:id="1365" w:author="Windows User" w:date="2021-05-24T15:39:00Z">
                    <w:rPr>
                      <w:rStyle w:val="Hyperlink"/>
                      <w:rFonts w:ascii="Times New Roman" w:hAnsi="Times New Roman" w:cs="Times New Roman"/>
                      <w:noProof/>
                    </w:rPr>
                  </w:rPrChange>
                </w:rPr>
                <w:delText>Hasil Implementasi Evaluasi</w:delText>
              </w:r>
              <w:r w:rsidRPr="00271527" w:rsidDel="00B312A0">
                <w:rPr>
                  <w:rFonts w:ascii="Times New Roman" w:hAnsi="Times New Roman" w:cs="Times New Roman"/>
                  <w:noProof/>
                  <w:webHidden/>
                  <w:sz w:val="24"/>
                  <w:szCs w:val="24"/>
                  <w:rPrChange w:id="1366" w:author="Windows User" w:date="2021-05-24T15:39:00Z">
                    <w:rPr>
                      <w:noProof/>
                      <w:webHidden/>
                    </w:rPr>
                  </w:rPrChange>
                </w:rPr>
                <w:tab/>
              </w:r>
              <w:r w:rsidRPr="00271527" w:rsidDel="00B312A0">
                <w:rPr>
                  <w:rFonts w:ascii="Times New Roman" w:hAnsi="Times New Roman" w:cs="Times New Roman"/>
                  <w:noProof/>
                  <w:webHidden/>
                  <w:sz w:val="24"/>
                  <w:szCs w:val="24"/>
                  <w:rPrChange w:id="1367"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368" w:author="Windows User" w:date="2021-05-24T15:39:00Z">
                    <w:rPr>
                      <w:noProof/>
                      <w:webHidden/>
                    </w:rPr>
                  </w:rPrChange>
                </w:rPr>
                <w:delInstrText xml:space="preserve"> PAGEREF _Toc72761016 \h </w:delInstrText>
              </w:r>
            </w:del>
          </w:ins>
          <w:del w:id="1369" w:author="Windows User" w:date="2021-05-24T15:39:00Z">
            <w:r w:rsidRPr="00271527" w:rsidDel="00B312A0">
              <w:rPr>
                <w:rFonts w:ascii="Times New Roman" w:hAnsi="Times New Roman" w:cs="Times New Roman"/>
                <w:noProof/>
                <w:webHidden/>
                <w:sz w:val="24"/>
                <w:szCs w:val="24"/>
                <w:rPrChange w:id="1370"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371" w:author="Windows User" w:date="2021-05-24T15:39:00Z">
                  <w:rPr>
                    <w:noProof/>
                    <w:webHidden/>
                  </w:rPr>
                </w:rPrChange>
              </w:rPr>
              <w:fldChar w:fldCharType="separate"/>
            </w:r>
          </w:del>
          <w:ins w:id="1372" w:author="ITD-STU" w:date="2021-05-24T15:02:00Z">
            <w:del w:id="1373" w:author="Windows User" w:date="2021-05-24T15:28:00Z">
              <w:r w:rsidRPr="00271527" w:rsidDel="00181C8F">
                <w:rPr>
                  <w:rFonts w:ascii="Times New Roman" w:hAnsi="Times New Roman" w:cs="Times New Roman"/>
                  <w:noProof/>
                  <w:webHidden/>
                  <w:sz w:val="24"/>
                  <w:szCs w:val="24"/>
                  <w:rPrChange w:id="1374" w:author="Windows User" w:date="2021-05-24T15:39:00Z">
                    <w:rPr>
                      <w:noProof/>
                      <w:webHidden/>
                    </w:rPr>
                  </w:rPrChange>
                </w:rPr>
                <w:delText>21</w:delText>
              </w:r>
            </w:del>
            <w:del w:id="1375" w:author="Windows User" w:date="2021-05-24T15:39:00Z">
              <w:r w:rsidRPr="00271527" w:rsidDel="00B312A0">
                <w:rPr>
                  <w:rFonts w:ascii="Times New Roman" w:hAnsi="Times New Roman" w:cs="Times New Roman"/>
                  <w:noProof/>
                  <w:webHidden/>
                  <w:sz w:val="24"/>
                  <w:szCs w:val="24"/>
                  <w:rPrChange w:id="1376"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377" w:author="Windows User" w:date="2021-05-24T15:39:00Z">
                    <w:rPr>
                      <w:rStyle w:val="Hyperlink"/>
                      <w:noProof/>
                    </w:rPr>
                  </w:rPrChange>
                </w:rPr>
                <w:fldChar w:fldCharType="end"/>
              </w:r>
            </w:del>
          </w:ins>
        </w:p>
        <w:p w14:paraId="3AAD5791" w14:textId="36C532AF" w:rsidR="006F25C1" w:rsidRPr="00271527" w:rsidDel="00B312A0" w:rsidRDefault="006F25C1">
          <w:pPr>
            <w:pStyle w:val="TOC1"/>
            <w:tabs>
              <w:tab w:val="right" w:leader="dot" w:pos="9350"/>
            </w:tabs>
            <w:rPr>
              <w:ins w:id="1378" w:author="ITD-STU" w:date="2021-05-24T15:02:00Z"/>
              <w:del w:id="1379" w:author="Windows User" w:date="2021-05-24T15:39:00Z"/>
              <w:rFonts w:ascii="Times New Roman" w:eastAsiaTheme="minorEastAsia" w:hAnsi="Times New Roman" w:cs="Times New Roman"/>
              <w:noProof/>
              <w:sz w:val="24"/>
              <w:szCs w:val="24"/>
              <w:rPrChange w:id="1380" w:author="Windows User" w:date="2021-05-24T15:39:00Z">
                <w:rPr>
                  <w:ins w:id="1381" w:author="ITD-STU" w:date="2021-05-24T15:02:00Z"/>
                  <w:del w:id="1382" w:author="Windows User" w:date="2021-05-24T15:39:00Z"/>
                  <w:rFonts w:asciiTheme="minorHAnsi" w:eastAsiaTheme="minorEastAsia" w:hAnsiTheme="minorHAnsi" w:cstheme="minorBidi"/>
                  <w:noProof/>
                </w:rPr>
              </w:rPrChange>
            </w:rPr>
          </w:pPr>
          <w:ins w:id="1383" w:author="ITD-STU" w:date="2021-05-24T15:02:00Z">
            <w:del w:id="1384" w:author="Windows User" w:date="2021-05-24T15:39:00Z">
              <w:r w:rsidRPr="00271527" w:rsidDel="00B312A0">
                <w:rPr>
                  <w:rStyle w:val="Hyperlink"/>
                  <w:rFonts w:ascii="Times New Roman" w:hAnsi="Times New Roman" w:cs="Times New Roman"/>
                  <w:noProof/>
                  <w:sz w:val="24"/>
                  <w:szCs w:val="24"/>
                  <w:rPrChange w:id="1385" w:author="Windows User" w:date="2021-05-24T15:39:00Z">
                    <w:rPr>
                      <w:rStyle w:val="Hyperlink"/>
                      <w:noProof/>
                    </w:rPr>
                  </w:rPrChange>
                </w:rPr>
                <w:fldChar w:fldCharType="begin"/>
              </w:r>
              <w:r w:rsidRPr="00271527" w:rsidDel="00B312A0">
                <w:rPr>
                  <w:rStyle w:val="Hyperlink"/>
                  <w:rFonts w:ascii="Times New Roman" w:hAnsi="Times New Roman" w:cs="Times New Roman"/>
                  <w:noProof/>
                  <w:sz w:val="24"/>
                  <w:szCs w:val="24"/>
                  <w:rPrChange w:id="1386" w:author="Windows User" w:date="2021-05-24T15:39:00Z">
                    <w:rPr>
                      <w:rStyle w:val="Hyperlink"/>
                      <w:noProof/>
                    </w:rPr>
                  </w:rPrChange>
                </w:rPr>
                <w:delInstrText xml:space="preserve"> </w:delInstrText>
              </w:r>
              <w:r w:rsidRPr="00271527" w:rsidDel="00B312A0">
                <w:rPr>
                  <w:rFonts w:ascii="Times New Roman" w:hAnsi="Times New Roman" w:cs="Times New Roman"/>
                  <w:noProof/>
                  <w:sz w:val="24"/>
                  <w:szCs w:val="24"/>
                  <w:rPrChange w:id="1387" w:author="Windows User" w:date="2021-05-24T15:39:00Z">
                    <w:rPr>
                      <w:noProof/>
                    </w:rPr>
                  </w:rPrChange>
                </w:rPr>
                <w:delInstrText>HYPERLINK \l "_Toc72761017"</w:delInstrText>
              </w:r>
              <w:r w:rsidRPr="00271527" w:rsidDel="00B312A0">
                <w:rPr>
                  <w:rStyle w:val="Hyperlink"/>
                  <w:rFonts w:ascii="Times New Roman" w:hAnsi="Times New Roman" w:cs="Times New Roman"/>
                  <w:noProof/>
                  <w:sz w:val="24"/>
                  <w:szCs w:val="24"/>
                  <w:rPrChange w:id="1388" w:author="Windows User" w:date="2021-05-24T15:39:00Z">
                    <w:rPr>
                      <w:rStyle w:val="Hyperlink"/>
                      <w:noProof/>
                    </w:rPr>
                  </w:rPrChange>
                </w:rPr>
                <w:delInstrText xml:space="preserve"> </w:delInstrText>
              </w:r>
              <w:r w:rsidRPr="00271527" w:rsidDel="00B312A0">
                <w:rPr>
                  <w:rStyle w:val="Hyperlink"/>
                  <w:rFonts w:ascii="Times New Roman" w:hAnsi="Times New Roman" w:cs="Times New Roman"/>
                  <w:noProof/>
                  <w:sz w:val="24"/>
                  <w:szCs w:val="24"/>
                  <w:rPrChange w:id="1389" w:author="Windows User" w:date="2021-05-24T15:39:00Z">
                    <w:rPr>
                      <w:rStyle w:val="Hyperlink"/>
                      <w:noProof/>
                    </w:rPr>
                  </w:rPrChange>
                </w:rPr>
                <w:fldChar w:fldCharType="separate"/>
              </w:r>
            </w:del>
          </w:ins>
          <w:ins w:id="1390" w:author="Windows User" w:date="2021-05-24T15:39:00Z">
            <w:r w:rsidR="00B312A0" w:rsidRPr="00271527">
              <w:rPr>
                <w:rStyle w:val="Hyperlink"/>
                <w:rFonts w:ascii="Times New Roman" w:hAnsi="Times New Roman" w:cs="Times New Roman"/>
                <w:b/>
                <w:bCs/>
                <w:noProof/>
                <w:sz w:val="24"/>
                <w:szCs w:val="24"/>
                <w:rPrChange w:id="1391" w:author="Windows User" w:date="2021-05-24T15:39:00Z">
                  <w:rPr>
                    <w:rStyle w:val="Hyperlink"/>
                    <w:rFonts w:ascii="Times New Roman" w:hAnsi="Times New Roman" w:cs="Times New Roman"/>
                    <w:b/>
                    <w:bCs/>
                    <w:noProof/>
                  </w:rPr>
                </w:rPrChange>
              </w:rPr>
              <w:t>Error! Hyperlink reference not valid.</w:t>
            </w:r>
          </w:ins>
          <w:ins w:id="1392" w:author="ITD-STU" w:date="2021-05-24T15:02:00Z">
            <w:del w:id="1393" w:author="Windows User" w:date="2021-05-24T15:39:00Z">
              <w:r w:rsidRPr="00271527" w:rsidDel="00B312A0">
                <w:rPr>
                  <w:rStyle w:val="Hyperlink"/>
                  <w:rFonts w:ascii="Times New Roman" w:hAnsi="Times New Roman" w:cs="Times New Roman"/>
                  <w:b/>
                  <w:noProof/>
                  <w:sz w:val="24"/>
                  <w:szCs w:val="24"/>
                  <w:highlight w:val="white"/>
                  <w:rPrChange w:id="1394" w:author="Windows User" w:date="2021-05-24T15:39:00Z">
                    <w:rPr>
                      <w:rStyle w:val="Hyperlink"/>
                      <w:rFonts w:ascii="Times New Roman" w:hAnsi="Times New Roman" w:cs="Times New Roman"/>
                      <w:b/>
                      <w:noProof/>
                      <w:highlight w:val="white"/>
                    </w:rPr>
                  </w:rPrChange>
                </w:rPr>
                <w:delText>DAFTAR PUSTAKA</w:delText>
              </w:r>
              <w:r w:rsidRPr="00271527" w:rsidDel="00B312A0">
                <w:rPr>
                  <w:rFonts w:ascii="Times New Roman" w:hAnsi="Times New Roman" w:cs="Times New Roman"/>
                  <w:noProof/>
                  <w:webHidden/>
                  <w:sz w:val="24"/>
                  <w:szCs w:val="24"/>
                  <w:rPrChange w:id="1395" w:author="Windows User" w:date="2021-05-24T15:39:00Z">
                    <w:rPr>
                      <w:noProof/>
                      <w:webHidden/>
                    </w:rPr>
                  </w:rPrChange>
                </w:rPr>
                <w:tab/>
              </w:r>
              <w:r w:rsidRPr="00271527" w:rsidDel="00B312A0">
                <w:rPr>
                  <w:rFonts w:ascii="Times New Roman" w:hAnsi="Times New Roman" w:cs="Times New Roman"/>
                  <w:noProof/>
                  <w:webHidden/>
                  <w:sz w:val="24"/>
                  <w:szCs w:val="24"/>
                  <w:rPrChange w:id="1396" w:author="Windows User" w:date="2021-05-24T15:39:00Z">
                    <w:rPr>
                      <w:noProof/>
                      <w:webHidden/>
                    </w:rPr>
                  </w:rPrChange>
                </w:rPr>
                <w:fldChar w:fldCharType="begin"/>
              </w:r>
              <w:r w:rsidRPr="00271527" w:rsidDel="00B312A0">
                <w:rPr>
                  <w:rFonts w:ascii="Times New Roman" w:hAnsi="Times New Roman" w:cs="Times New Roman"/>
                  <w:noProof/>
                  <w:webHidden/>
                  <w:sz w:val="24"/>
                  <w:szCs w:val="24"/>
                  <w:rPrChange w:id="1397" w:author="Windows User" w:date="2021-05-24T15:39:00Z">
                    <w:rPr>
                      <w:noProof/>
                      <w:webHidden/>
                    </w:rPr>
                  </w:rPrChange>
                </w:rPr>
                <w:delInstrText xml:space="preserve"> PAGEREF _Toc72761017 \h </w:delInstrText>
              </w:r>
            </w:del>
          </w:ins>
          <w:del w:id="1398" w:author="Windows User" w:date="2021-05-24T15:39:00Z">
            <w:r w:rsidRPr="00271527" w:rsidDel="00B312A0">
              <w:rPr>
                <w:rFonts w:ascii="Times New Roman" w:hAnsi="Times New Roman" w:cs="Times New Roman"/>
                <w:noProof/>
                <w:webHidden/>
                <w:sz w:val="24"/>
                <w:szCs w:val="24"/>
                <w:rPrChange w:id="1399" w:author="Windows User" w:date="2021-05-24T15:39:00Z">
                  <w:rPr>
                    <w:rFonts w:ascii="Times New Roman" w:hAnsi="Times New Roman" w:cs="Times New Roman"/>
                    <w:noProof/>
                    <w:webHidden/>
                    <w:sz w:val="24"/>
                    <w:szCs w:val="24"/>
                  </w:rPr>
                </w:rPrChange>
              </w:rPr>
            </w:r>
            <w:r w:rsidRPr="00271527" w:rsidDel="00B312A0">
              <w:rPr>
                <w:rFonts w:ascii="Times New Roman" w:hAnsi="Times New Roman" w:cs="Times New Roman"/>
                <w:noProof/>
                <w:webHidden/>
                <w:sz w:val="24"/>
                <w:szCs w:val="24"/>
                <w:rPrChange w:id="1400" w:author="Windows User" w:date="2021-05-24T15:39:00Z">
                  <w:rPr>
                    <w:noProof/>
                    <w:webHidden/>
                  </w:rPr>
                </w:rPrChange>
              </w:rPr>
              <w:fldChar w:fldCharType="separate"/>
            </w:r>
          </w:del>
          <w:ins w:id="1401" w:author="ITD-STU" w:date="2021-05-24T15:02:00Z">
            <w:del w:id="1402" w:author="Windows User" w:date="2021-05-24T15:28:00Z">
              <w:r w:rsidRPr="00271527" w:rsidDel="00181C8F">
                <w:rPr>
                  <w:rFonts w:ascii="Times New Roman" w:hAnsi="Times New Roman" w:cs="Times New Roman"/>
                  <w:noProof/>
                  <w:webHidden/>
                  <w:sz w:val="24"/>
                  <w:szCs w:val="24"/>
                  <w:rPrChange w:id="1403" w:author="Windows User" w:date="2021-05-24T15:39:00Z">
                    <w:rPr>
                      <w:noProof/>
                      <w:webHidden/>
                    </w:rPr>
                  </w:rPrChange>
                </w:rPr>
                <w:delText>22</w:delText>
              </w:r>
            </w:del>
            <w:del w:id="1404" w:author="Windows User" w:date="2021-05-24T15:39:00Z">
              <w:r w:rsidRPr="00271527" w:rsidDel="00B312A0">
                <w:rPr>
                  <w:rFonts w:ascii="Times New Roman" w:hAnsi="Times New Roman" w:cs="Times New Roman"/>
                  <w:noProof/>
                  <w:webHidden/>
                  <w:sz w:val="24"/>
                  <w:szCs w:val="24"/>
                  <w:rPrChange w:id="1405" w:author="Windows User" w:date="2021-05-24T15:39:00Z">
                    <w:rPr>
                      <w:noProof/>
                      <w:webHidden/>
                    </w:rPr>
                  </w:rPrChange>
                </w:rPr>
                <w:fldChar w:fldCharType="end"/>
              </w:r>
              <w:r w:rsidRPr="00271527" w:rsidDel="00B312A0">
                <w:rPr>
                  <w:rStyle w:val="Hyperlink"/>
                  <w:rFonts w:ascii="Times New Roman" w:hAnsi="Times New Roman" w:cs="Times New Roman"/>
                  <w:noProof/>
                  <w:sz w:val="24"/>
                  <w:szCs w:val="24"/>
                  <w:rPrChange w:id="1406" w:author="Windows User" w:date="2021-05-24T15:39:00Z">
                    <w:rPr>
                      <w:rStyle w:val="Hyperlink"/>
                      <w:noProof/>
                    </w:rPr>
                  </w:rPrChange>
                </w:rPr>
                <w:fldChar w:fldCharType="end"/>
              </w:r>
            </w:del>
          </w:ins>
        </w:p>
        <w:p w14:paraId="732C356F" w14:textId="31CA34DA" w:rsidR="00286C57" w:rsidRPr="00271527" w:rsidDel="00B312A0" w:rsidRDefault="00286C57">
          <w:pPr>
            <w:pStyle w:val="TOC1"/>
            <w:tabs>
              <w:tab w:val="right" w:leader="dot" w:pos="9350"/>
            </w:tabs>
            <w:rPr>
              <w:del w:id="1407" w:author="Windows User" w:date="2021-05-24T15:39:00Z"/>
              <w:rFonts w:ascii="Times New Roman" w:eastAsiaTheme="minorEastAsia" w:hAnsi="Times New Roman" w:cs="Times New Roman"/>
              <w:noProof/>
              <w:sz w:val="24"/>
              <w:szCs w:val="24"/>
              <w:rPrChange w:id="1408" w:author="Windows User" w:date="2021-05-24T15:39:00Z">
                <w:rPr>
                  <w:del w:id="1409" w:author="Windows User" w:date="2021-05-24T15:39:00Z"/>
                  <w:rFonts w:asciiTheme="minorHAnsi" w:eastAsiaTheme="minorEastAsia" w:hAnsiTheme="minorHAnsi" w:cstheme="minorBidi"/>
                  <w:noProof/>
                </w:rPr>
              </w:rPrChange>
            </w:rPr>
          </w:pPr>
          <w:del w:id="1410" w:author="Windows User" w:date="2021-05-24T15:39:00Z">
            <w:r w:rsidRPr="00271527" w:rsidDel="00B312A0">
              <w:rPr>
                <w:sz w:val="24"/>
                <w:szCs w:val="24"/>
                <w:rPrChange w:id="1411" w:author="Windows User" w:date="2021-05-24T15:39:00Z">
                  <w:rPr>
                    <w:rStyle w:val="Hyperlink"/>
                    <w:rFonts w:ascii="Times New Roman" w:hAnsi="Times New Roman" w:cs="Times New Roman"/>
                    <w:b/>
                    <w:noProof/>
                  </w:rPr>
                </w:rPrChange>
              </w:rPr>
              <w:delText>DAFTAR ISI</w:delText>
            </w:r>
            <w:r w:rsidRPr="00271527" w:rsidDel="00B312A0">
              <w:rPr>
                <w:rFonts w:ascii="Times New Roman" w:hAnsi="Times New Roman" w:cs="Times New Roman"/>
                <w:noProof/>
                <w:webHidden/>
                <w:sz w:val="24"/>
                <w:szCs w:val="24"/>
                <w:rPrChange w:id="1412" w:author="Windows User" w:date="2021-05-24T15:39:00Z">
                  <w:rPr>
                    <w:noProof/>
                    <w:webHidden/>
                  </w:rPr>
                </w:rPrChange>
              </w:rPr>
              <w:tab/>
              <w:delText>2</w:delText>
            </w:r>
          </w:del>
        </w:p>
        <w:p w14:paraId="020AC915" w14:textId="355A4D29" w:rsidR="00286C57" w:rsidRPr="00271527" w:rsidDel="00B312A0" w:rsidRDefault="00286C57">
          <w:pPr>
            <w:pStyle w:val="TOC1"/>
            <w:tabs>
              <w:tab w:val="right" w:leader="dot" w:pos="9350"/>
            </w:tabs>
            <w:rPr>
              <w:del w:id="1413" w:author="Windows User" w:date="2021-05-24T15:39:00Z"/>
              <w:rFonts w:ascii="Times New Roman" w:eastAsiaTheme="minorEastAsia" w:hAnsi="Times New Roman" w:cs="Times New Roman"/>
              <w:noProof/>
              <w:sz w:val="24"/>
              <w:szCs w:val="24"/>
              <w:rPrChange w:id="1414" w:author="Windows User" w:date="2021-05-24T15:39:00Z">
                <w:rPr>
                  <w:del w:id="1415" w:author="Windows User" w:date="2021-05-24T15:39:00Z"/>
                  <w:rFonts w:asciiTheme="minorHAnsi" w:eastAsiaTheme="minorEastAsia" w:hAnsiTheme="minorHAnsi" w:cstheme="minorBidi"/>
                  <w:noProof/>
                </w:rPr>
              </w:rPrChange>
            </w:rPr>
          </w:pPr>
          <w:del w:id="1416" w:author="Windows User" w:date="2021-05-24T15:39:00Z">
            <w:r w:rsidRPr="00271527" w:rsidDel="00B312A0">
              <w:rPr>
                <w:sz w:val="24"/>
                <w:szCs w:val="24"/>
                <w:rPrChange w:id="1417" w:author="Windows User" w:date="2021-05-24T15:39:00Z">
                  <w:rPr>
                    <w:rStyle w:val="Hyperlink"/>
                    <w:rFonts w:ascii="Times New Roman" w:hAnsi="Times New Roman" w:cs="Times New Roman"/>
                    <w:b/>
                    <w:noProof/>
                  </w:rPr>
                </w:rPrChange>
              </w:rPr>
              <w:delText>DAFTAR GAMBAR</w:delText>
            </w:r>
            <w:r w:rsidRPr="00271527" w:rsidDel="00B312A0">
              <w:rPr>
                <w:rFonts w:ascii="Times New Roman" w:hAnsi="Times New Roman" w:cs="Times New Roman"/>
                <w:noProof/>
                <w:webHidden/>
                <w:sz w:val="24"/>
                <w:szCs w:val="24"/>
                <w:rPrChange w:id="1418" w:author="Windows User" w:date="2021-05-24T15:39:00Z">
                  <w:rPr>
                    <w:noProof/>
                    <w:webHidden/>
                  </w:rPr>
                </w:rPrChange>
              </w:rPr>
              <w:tab/>
              <w:delText>3</w:delText>
            </w:r>
          </w:del>
        </w:p>
        <w:p w14:paraId="72D0DCE7" w14:textId="644F000C" w:rsidR="00286C57" w:rsidRPr="00271527" w:rsidDel="00B312A0" w:rsidRDefault="00286C57">
          <w:pPr>
            <w:pStyle w:val="TOC1"/>
            <w:tabs>
              <w:tab w:val="left" w:pos="440"/>
              <w:tab w:val="right" w:leader="dot" w:pos="9350"/>
            </w:tabs>
            <w:rPr>
              <w:del w:id="1419" w:author="Windows User" w:date="2021-05-24T15:39:00Z"/>
              <w:rFonts w:ascii="Times New Roman" w:eastAsiaTheme="minorEastAsia" w:hAnsi="Times New Roman" w:cs="Times New Roman"/>
              <w:noProof/>
              <w:sz w:val="24"/>
              <w:szCs w:val="24"/>
              <w:rPrChange w:id="1420" w:author="Windows User" w:date="2021-05-24T15:39:00Z">
                <w:rPr>
                  <w:del w:id="1421" w:author="Windows User" w:date="2021-05-24T15:39:00Z"/>
                  <w:rFonts w:asciiTheme="minorHAnsi" w:eastAsiaTheme="minorEastAsia" w:hAnsiTheme="minorHAnsi" w:cstheme="minorBidi"/>
                  <w:noProof/>
                </w:rPr>
              </w:rPrChange>
            </w:rPr>
          </w:pPr>
          <w:del w:id="1422" w:author="Windows User" w:date="2021-05-24T15:39:00Z">
            <w:r w:rsidRPr="00271527" w:rsidDel="00B312A0">
              <w:rPr>
                <w:sz w:val="24"/>
                <w:szCs w:val="24"/>
                <w:rPrChange w:id="1423" w:author="Windows User" w:date="2021-05-24T15:39:00Z">
                  <w:rPr>
                    <w:rStyle w:val="Hyperlink"/>
                    <w:rFonts w:ascii="Times New Roman" w:hAnsi="Times New Roman" w:cs="Times New Roman"/>
                    <w:b/>
                    <w:noProof/>
                  </w:rPr>
                </w:rPrChange>
              </w:rPr>
              <w:delText>I.</w:delText>
            </w:r>
            <w:r w:rsidRPr="00271527" w:rsidDel="00B312A0">
              <w:rPr>
                <w:rFonts w:ascii="Times New Roman" w:eastAsiaTheme="minorEastAsia" w:hAnsi="Times New Roman" w:cs="Times New Roman"/>
                <w:noProof/>
                <w:sz w:val="24"/>
                <w:szCs w:val="24"/>
                <w:rPrChange w:id="1424" w:author="Windows User" w:date="2021-05-24T15:39:00Z">
                  <w:rPr>
                    <w:rFonts w:asciiTheme="minorHAnsi" w:eastAsiaTheme="minorEastAsia" w:hAnsiTheme="minorHAnsi" w:cstheme="minorBidi"/>
                    <w:noProof/>
                  </w:rPr>
                </w:rPrChange>
              </w:rPr>
              <w:tab/>
            </w:r>
            <w:r w:rsidRPr="00271527" w:rsidDel="00B312A0">
              <w:rPr>
                <w:sz w:val="24"/>
                <w:szCs w:val="24"/>
                <w:rPrChange w:id="1425" w:author="Windows User" w:date="2021-05-24T15:39:00Z">
                  <w:rPr>
                    <w:rStyle w:val="Hyperlink"/>
                    <w:rFonts w:ascii="Times New Roman" w:hAnsi="Times New Roman" w:cs="Times New Roman"/>
                    <w:b/>
                    <w:noProof/>
                  </w:rPr>
                </w:rPrChange>
              </w:rPr>
              <w:delText>Pendahuluan</w:delText>
            </w:r>
            <w:r w:rsidRPr="00271527" w:rsidDel="00B312A0">
              <w:rPr>
                <w:rFonts w:ascii="Times New Roman" w:hAnsi="Times New Roman" w:cs="Times New Roman"/>
                <w:noProof/>
                <w:webHidden/>
                <w:sz w:val="24"/>
                <w:szCs w:val="24"/>
                <w:rPrChange w:id="1426" w:author="Windows User" w:date="2021-05-24T15:39:00Z">
                  <w:rPr>
                    <w:noProof/>
                    <w:webHidden/>
                  </w:rPr>
                </w:rPrChange>
              </w:rPr>
              <w:tab/>
              <w:delText>1</w:delText>
            </w:r>
          </w:del>
        </w:p>
        <w:p w14:paraId="51B7858D" w14:textId="45C1CA9D" w:rsidR="00286C57" w:rsidRPr="00271527" w:rsidDel="00B312A0" w:rsidRDefault="00286C57">
          <w:pPr>
            <w:pStyle w:val="TOC2"/>
            <w:tabs>
              <w:tab w:val="left" w:pos="880"/>
              <w:tab w:val="right" w:leader="dot" w:pos="9350"/>
            </w:tabs>
            <w:rPr>
              <w:del w:id="1427" w:author="Windows User" w:date="2021-05-24T15:39:00Z"/>
              <w:rFonts w:ascii="Times New Roman" w:eastAsiaTheme="minorEastAsia" w:hAnsi="Times New Roman" w:cs="Times New Roman"/>
              <w:noProof/>
              <w:sz w:val="24"/>
              <w:szCs w:val="24"/>
              <w:rPrChange w:id="1428" w:author="Windows User" w:date="2021-05-24T15:39:00Z">
                <w:rPr>
                  <w:del w:id="1429" w:author="Windows User" w:date="2021-05-24T15:39:00Z"/>
                  <w:rFonts w:asciiTheme="minorHAnsi" w:eastAsiaTheme="minorEastAsia" w:hAnsiTheme="minorHAnsi" w:cstheme="minorBidi"/>
                  <w:noProof/>
                </w:rPr>
              </w:rPrChange>
            </w:rPr>
          </w:pPr>
          <w:del w:id="1430" w:author="Windows User" w:date="2021-05-24T15:39:00Z">
            <w:r w:rsidRPr="00271527" w:rsidDel="00B312A0">
              <w:rPr>
                <w:sz w:val="24"/>
                <w:szCs w:val="24"/>
                <w:rPrChange w:id="1431" w:author="Windows User" w:date="2021-05-24T15:39:00Z">
                  <w:rPr>
                    <w:rStyle w:val="Hyperlink"/>
                    <w:rFonts w:ascii="Times New Roman" w:hAnsi="Times New Roman" w:cs="Times New Roman"/>
                    <w:noProof/>
                  </w:rPr>
                </w:rPrChange>
              </w:rPr>
              <w:delText>1.1</w:delText>
            </w:r>
            <w:r w:rsidRPr="00271527" w:rsidDel="00B312A0">
              <w:rPr>
                <w:rFonts w:ascii="Times New Roman" w:eastAsiaTheme="minorEastAsia" w:hAnsi="Times New Roman" w:cs="Times New Roman"/>
                <w:noProof/>
                <w:sz w:val="24"/>
                <w:szCs w:val="24"/>
                <w:rPrChange w:id="1432" w:author="Windows User" w:date="2021-05-24T15:39:00Z">
                  <w:rPr>
                    <w:rFonts w:asciiTheme="minorHAnsi" w:eastAsiaTheme="minorEastAsia" w:hAnsiTheme="minorHAnsi" w:cstheme="minorBidi"/>
                    <w:noProof/>
                  </w:rPr>
                </w:rPrChange>
              </w:rPr>
              <w:tab/>
            </w:r>
            <w:r w:rsidRPr="00271527" w:rsidDel="00B312A0">
              <w:rPr>
                <w:sz w:val="24"/>
                <w:szCs w:val="24"/>
                <w:rPrChange w:id="1433" w:author="Windows User" w:date="2021-05-24T15:39:00Z">
                  <w:rPr>
                    <w:rStyle w:val="Hyperlink"/>
                    <w:rFonts w:ascii="Times New Roman" w:hAnsi="Times New Roman" w:cs="Times New Roman"/>
                    <w:noProof/>
                  </w:rPr>
                </w:rPrChange>
              </w:rPr>
              <w:delText>Latar belakang</w:delText>
            </w:r>
            <w:r w:rsidRPr="00271527" w:rsidDel="00B312A0">
              <w:rPr>
                <w:rFonts w:ascii="Times New Roman" w:hAnsi="Times New Roman" w:cs="Times New Roman"/>
                <w:noProof/>
                <w:webHidden/>
                <w:sz w:val="24"/>
                <w:szCs w:val="24"/>
                <w:rPrChange w:id="1434" w:author="Windows User" w:date="2021-05-24T15:39:00Z">
                  <w:rPr>
                    <w:noProof/>
                    <w:webHidden/>
                  </w:rPr>
                </w:rPrChange>
              </w:rPr>
              <w:tab/>
              <w:delText>1</w:delText>
            </w:r>
          </w:del>
        </w:p>
        <w:p w14:paraId="088B57E7" w14:textId="3686C559" w:rsidR="00286C57" w:rsidRPr="00271527" w:rsidDel="00B312A0" w:rsidRDefault="00286C57">
          <w:pPr>
            <w:pStyle w:val="TOC2"/>
            <w:tabs>
              <w:tab w:val="left" w:pos="880"/>
              <w:tab w:val="right" w:leader="dot" w:pos="9350"/>
            </w:tabs>
            <w:rPr>
              <w:del w:id="1435" w:author="Windows User" w:date="2021-05-24T15:39:00Z"/>
              <w:rFonts w:ascii="Times New Roman" w:eastAsiaTheme="minorEastAsia" w:hAnsi="Times New Roman" w:cs="Times New Roman"/>
              <w:noProof/>
              <w:sz w:val="24"/>
              <w:szCs w:val="24"/>
              <w:rPrChange w:id="1436" w:author="Windows User" w:date="2021-05-24T15:39:00Z">
                <w:rPr>
                  <w:del w:id="1437" w:author="Windows User" w:date="2021-05-24T15:39:00Z"/>
                  <w:rFonts w:asciiTheme="minorHAnsi" w:eastAsiaTheme="minorEastAsia" w:hAnsiTheme="minorHAnsi" w:cstheme="minorBidi"/>
                  <w:noProof/>
                </w:rPr>
              </w:rPrChange>
            </w:rPr>
          </w:pPr>
          <w:del w:id="1438" w:author="Windows User" w:date="2021-05-24T15:39:00Z">
            <w:r w:rsidRPr="00271527" w:rsidDel="00B312A0">
              <w:rPr>
                <w:sz w:val="24"/>
                <w:szCs w:val="24"/>
                <w:rPrChange w:id="1439" w:author="Windows User" w:date="2021-05-24T15:39:00Z">
                  <w:rPr>
                    <w:rStyle w:val="Hyperlink"/>
                    <w:rFonts w:ascii="Times New Roman" w:hAnsi="Times New Roman" w:cs="Times New Roman"/>
                    <w:noProof/>
                  </w:rPr>
                </w:rPrChange>
              </w:rPr>
              <w:delText>1.2</w:delText>
            </w:r>
            <w:r w:rsidRPr="00271527" w:rsidDel="00B312A0">
              <w:rPr>
                <w:rFonts w:ascii="Times New Roman" w:eastAsiaTheme="minorEastAsia" w:hAnsi="Times New Roman" w:cs="Times New Roman"/>
                <w:noProof/>
                <w:sz w:val="24"/>
                <w:szCs w:val="24"/>
                <w:rPrChange w:id="1440" w:author="Windows User" w:date="2021-05-24T15:39:00Z">
                  <w:rPr>
                    <w:rFonts w:asciiTheme="minorHAnsi" w:eastAsiaTheme="minorEastAsia" w:hAnsiTheme="minorHAnsi" w:cstheme="minorBidi"/>
                    <w:noProof/>
                  </w:rPr>
                </w:rPrChange>
              </w:rPr>
              <w:tab/>
            </w:r>
            <w:r w:rsidRPr="00271527" w:rsidDel="00B312A0">
              <w:rPr>
                <w:sz w:val="24"/>
                <w:szCs w:val="24"/>
                <w:rPrChange w:id="1441" w:author="Windows User" w:date="2021-05-24T15:39:00Z">
                  <w:rPr>
                    <w:rStyle w:val="Hyperlink"/>
                    <w:rFonts w:ascii="Times New Roman" w:hAnsi="Times New Roman" w:cs="Times New Roman"/>
                    <w:noProof/>
                  </w:rPr>
                </w:rPrChange>
              </w:rPr>
              <w:delText>Tujuan</w:delText>
            </w:r>
            <w:r w:rsidRPr="00271527" w:rsidDel="00B312A0">
              <w:rPr>
                <w:rFonts w:ascii="Times New Roman" w:hAnsi="Times New Roman" w:cs="Times New Roman"/>
                <w:noProof/>
                <w:webHidden/>
                <w:sz w:val="24"/>
                <w:szCs w:val="24"/>
                <w:rPrChange w:id="1442" w:author="Windows User" w:date="2021-05-24T15:39:00Z">
                  <w:rPr>
                    <w:noProof/>
                    <w:webHidden/>
                  </w:rPr>
                </w:rPrChange>
              </w:rPr>
              <w:tab/>
              <w:delText>2</w:delText>
            </w:r>
          </w:del>
        </w:p>
        <w:p w14:paraId="64B7FF0D" w14:textId="6B4DB8C7" w:rsidR="00286C57" w:rsidRPr="00271527" w:rsidDel="00B312A0" w:rsidRDefault="00286C57">
          <w:pPr>
            <w:pStyle w:val="TOC2"/>
            <w:tabs>
              <w:tab w:val="left" w:pos="880"/>
              <w:tab w:val="right" w:leader="dot" w:pos="9350"/>
            </w:tabs>
            <w:rPr>
              <w:del w:id="1443" w:author="Windows User" w:date="2021-05-24T15:39:00Z"/>
              <w:rFonts w:ascii="Times New Roman" w:eastAsiaTheme="minorEastAsia" w:hAnsi="Times New Roman" w:cs="Times New Roman"/>
              <w:noProof/>
              <w:sz w:val="24"/>
              <w:szCs w:val="24"/>
              <w:rPrChange w:id="1444" w:author="Windows User" w:date="2021-05-24T15:39:00Z">
                <w:rPr>
                  <w:del w:id="1445" w:author="Windows User" w:date="2021-05-24T15:39:00Z"/>
                  <w:rFonts w:asciiTheme="minorHAnsi" w:eastAsiaTheme="minorEastAsia" w:hAnsiTheme="minorHAnsi" w:cstheme="minorBidi"/>
                  <w:noProof/>
                </w:rPr>
              </w:rPrChange>
            </w:rPr>
          </w:pPr>
          <w:del w:id="1446" w:author="Windows User" w:date="2021-05-24T15:39:00Z">
            <w:r w:rsidRPr="00271527" w:rsidDel="00B312A0">
              <w:rPr>
                <w:sz w:val="24"/>
                <w:szCs w:val="24"/>
                <w:rPrChange w:id="1447" w:author="Windows User" w:date="2021-05-24T15:39:00Z">
                  <w:rPr>
                    <w:rStyle w:val="Hyperlink"/>
                    <w:rFonts w:ascii="Times New Roman" w:hAnsi="Times New Roman" w:cs="Times New Roman"/>
                    <w:noProof/>
                  </w:rPr>
                </w:rPrChange>
              </w:rPr>
              <w:delText>1.3</w:delText>
            </w:r>
            <w:r w:rsidRPr="00271527" w:rsidDel="00B312A0">
              <w:rPr>
                <w:rFonts w:ascii="Times New Roman" w:eastAsiaTheme="minorEastAsia" w:hAnsi="Times New Roman" w:cs="Times New Roman"/>
                <w:noProof/>
                <w:sz w:val="24"/>
                <w:szCs w:val="24"/>
                <w:rPrChange w:id="1448" w:author="Windows User" w:date="2021-05-24T15:39:00Z">
                  <w:rPr>
                    <w:rFonts w:asciiTheme="minorHAnsi" w:eastAsiaTheme="minorEastAsia" w:hAnsiTheme="minorHAnsi" w:cstheme="minorBidi"/>
                    <w:noProof/>
                  </w:rPr>
                </w:rPrChange>
              </w:rPr>
              <w:tab/>
            </w:r>
            <w:r w:rsidRPr="00271527" w:rsidDel="00B312A0">
              <w:rPr>
                <w:sz w:val="24"/>
                <w:szCs w:val="24"/>
                <w:rPrChange w:id="1449" w:author="Windows User" w:date="2021-05-24T15:39:00Z">
                  <w:rPr>
                    <w:rStyle w:val="Hyperlink"/>
                    <w:rFonts w:ascii="Times New Roman" w:hAnsi="Times New Roman" w:cs="Times New Roman"/>
                    <w:noProof/>
                  </w:rPr>
                </w:rPrChange>
              </w:rPr>
              <w:delText>Scope</w:delText>
            </w:r>
            <w:r w:rsidRPr="00271527" w:rsidDel="00B312A0">
              <w:rPr>
                <w:rFonts w:ascii="Times New Roman" w:hAnsi="Times New Roman" w:cs="Times New Roman"/>
                <w:noProof/>
                <w:webHidden/>
                <w:sz w:val="24"/>
                <w:szCs w:val="24"/>
                <w:rPrChange w:id="1450" w:author="Windows User" w:date="2021-05-24T15:39:00Z">
                  <w:rPr>
                    <w:noProof/>
                    <w:webHidden/>
                  </w:rPr>
                </w:rPrChange>
              </w:rPr>
              <w:tab/>
              <w:delText>2</w:delText>
            </w:r>
          </w:del>
        </w:p>
        <w:p w14:paraId="01C0702A" w14:textId="1FB69525" w:rsidR="00286C57" w:rsidRPr="00271527" w:rsidDel="00B312A0" w:rsidRDefault="00286C57">
          <w:pPr>
            <w:pStyle w:val="TOC1"/>
            <w:tabs>
              <w:tab w:val="left" w:pos="660"/>
              <w:tab w:val="right" w:leader="dot" w:pos="9350"/>
            </w:tabs>
            <w:rPr>
              <w:del w:id="1451" w:author="Windows User" w:date="2021-05-24T15:39:00Z"/>
              <w:rFonts w:ascii="Times New Roman" w:eastAsiaTheme="minorEastAsia" w:hAnsi="Times New Roman" w:cs="Times New Roman"/>
              <w:noProof/>
              <w:sz w:val="24"/>
              <w:szCs w:val="24"/>
              <w:rPrChange w:id="1452" w:author="Windows User" w:date="2021-05-24T15:39:00Z">
                <w:rPr>
                  <w:del w:id="1453" w:author="Windows User" w:date="2021-05-24T15:39:00Z"/>
                  <w:rFonts w:asciiTheme="minorHAnsi" w:eastAsiaTheme="minorEastAsia" w:hAnsiTheme="minorHAnsi" w:cstheme="minorBidi"/>
                  <w:noProof/>
                </w:rPr>
              </w:rPrChange>
            </w:rPr>
          </w:pPr>
          <w:del w:id="1454" w:author="Windows User" w:date="2021-05-24T15:39:00Z">
            <w:r w:rsidRPr="00271527" w:rsidDel="00B312A0">
              <w:rPr>
                <w:sz w:val="24"/>
                <w:szCs w:val="24"/>
                <w:rPrChange w:id="1455" w:author="Windows User" w:date="2021-05-24T15:39:00Z">
                  <w:rPr>
                    <w:rStyle w:val="Hyperlink"/>
                    <w:rFonts w:ascii="Times New Roman" w:hAnsi="Times New Roman" w:cs="Times New Roman"/>
                    <w:b/>
                    <w:noProof/>
                  </w:rPr>
                </w:rPrChange>
              </w:rPr>
              <w:delText>II.</w:delText>
            </w:r>
            <w:r w:rsidRPr="00271527" w:rsidDel="00B312A0">
              <w:rPr>
                <w:rFonts w:ascii="Times New Roman" w:eastAsiaTheme="minorEastAsia" w:hAnsi="Times New Roman" w:cs="Times New Roman"/>
                <w:noProof/>
                <w:sz w:val="24"/>
                <w:szCs w:val="24"/>
                <w:rPrChange w:id="1456" w:author="Windows User" w:date="2021-05-24T15:39:00Z">
                  <w:rPr>
                    <w:rFonts w:asciiTheme="minorHAnsi" w:eastAsiaTheme="minorEastAsia" w:hAnsiTheme="minorHAnsi" w:cstheme="minorBidi"/>
                    <w:noProof/>
                  </w:rPr>
                </w:rPrChange>
              </w:rPr>
              <w:tab/>
            </w:r>
            <w:r w:rsidRPr="00271527" w:rsidDel="00B312A0">
              <w:rPr>
                <w:sz w:val="24"/>
                <w:szCs w:val="24"/>
                <w:rPrChange w:id="1457" w:author="Windows User" w:date="2021-05-24T15:39:00Z">
                  <w:rPr>
                    <w:rStyle w:val="Hyperlink"/>
                    <w:rFonts w:ascii="Times New Roman" w:hAnsi="Times New Roman" w:cs="Times New Roman"/>
                    <w:b/>
                    <w:noProof/>
                  </w:rPr>
                </w:rPrChange>
              </w:rPr>
              <w:delText>Permasalahan</w:delText>
            </w:r>
            <w:r w:rsidRPr="00271527" w:rsidDel="00B312A0">
              <w:rPr>
                <w:rFonts w:ascii="Times New Roman" w:hAnsi="Times New Roman" w:cs="Times New Roman"/>
                <w:noProof/>
                <w:webHidden/>
                <w:sz w:val="24"/>
                <w:szCs w:val="24"/>
                <w:rPrChange w:id="1458" w:author="Windows User" w:date="2021-05-24T15:39:00Z">
                  <w:rPr>
                    <w:noProof/>
                    <w:webHidden/>
                  </w:rPr>
                </w:rPrChange>
              </w:rPr>
              <w:tab/>
              <w:delText>3</w:delText>
            </w:r>
          </w:del>
        </w:p>
        <w:p w14:paraId="4E9BB7F3" w14:textId="3A8460D1" w:rsidR="00286C57" w:rsidRPr="00271527" w:rsidDel="00B312A0" w:rsidRDefault="00286C57">
          <w:pPr>
            <w:pStyle w:val="TOC1"/>
            <w:tabs>
              <w:tab w:val="left" w:pos="660"/>
              <w:tab w:val="right" w:leader="dot" w:pos="9350"/>
            </w:tabs>
            <w:rPr>
              <w:del w:id="1459" w:author="Windows User" w:date="2021-05-24T15:39:00Z"/>
              <w:rFonts w:ascii="Times New Roman" w:eastAsiaTheme="minorEastAsia" w:hAnsi="Times New Roman" w:cs="Times New Roman"/>
              <w:noProof/>
              <w:sz w:val="24"/>
              <w:szCs w:val="24"/>
              <w:rPrChange w:id="1460" w:author="Windows User" w:date="2021-05-24T15:39:00Z">
                <w:rPr>
                  <w:del w:id="1461" w:author="Windows User" w:date="2021-05-24T15:39:00Z"/>
                  <w:rFonts w:asciiTheme="minorHAnsi" w:eastAsiaTheme="minorEastAsia" w:hAnsiTheme="minorHAnsi" w:cstheme="minorBidi"/>
                  <w:noProof/>
                </w:rPr>
              </w:rPrChange>
            </w:rPr>
          </w:pPr>
          <w:del w:id="1462" w:author="Windows User" w:date="2021-05-24T15:39:00Z">
            <w:r w:rsidRPr="00271527" w:rsidDel="00B312A0">
              <w:rPr>
                <w:sz w:val="24"/>
                <w:szCs w:val="24"/>
                <w:rPrChange w:id="1463" w:author="Windows User" w:date="2021-05-24T15:39:00Z">
                  <w:rPr>
                    <w:rStyle w:val="Hyperlink"/>
                    <w:rFonts w:ascii="Times New Roman" w:hAnsi="Times New Roman" w:cs="Times New Roman"/>
                    <w:b/>
                    <w:noProof/>
                  </w:rPr>
                </w:rPrChange>
              </w:rPr>
              <w:delText>III.</w:delText>
            </w:r>
            <w:r w:rsidRPr="00271527" w:rsidDel="00B312A0">
              <w:rPr>
                <w:rFonts w:ascii="Times New Roman" w:eastAsiaTheme="minorEastAsia" w:hAnsi="Times New Roman" w:cs="Times New Roman"/>
                <w:noProof/>
                <w:sz w:val="24"/>
                <w:szCs w:val="24"/>
                <w:rPrChange w:id="1464" w:author="Windows User" w:date="2021-05-24T15:39:00Z">
                  <w:rPr>
                    <w:rFonts w:asciiTheme="minorHAnsi" w:eastAsiaTheme="minorEastAsia" w:hAnsiTheme="minorHAnsi" w:cstheme="minorBidi"/>
                    <w:noProof/>
                  </w:rPr>
                </w:rPrChange>
              </w:rPr>
              <w:tab/>
            </w:r>
            <w:r w:rsidRPr="00271527" w:rsidDel="00B312A0">
              <w:rPr>
                <w:sz w:val="24"/>
                <w:szCs w:val="24"/>
                <w:rPrChange w:id="1465" w:author="Windows User" w:date="2021-05-24T15:39:00Z">
                  <w:rPr>
                    <w:rStyle w:val="Hyperlink"/>
                    <w:rFonts w:ascii="Times New Roman" w:hAnsi="Times New Roman" w:cs="Times New Roman"/>
                    <w:b/>
                    <w:noProof/>
                  </w:rPr>
                </w:rPrChange>
              </w:rPr>
              <w:delText>Solusi</w:delText>
            </w:r>
            <w:r w:rsidRPr="00271527" w:rsidDel="00B312A0">
              <w:rPr>
                <w:rFonts w:ascii="Times New Roman" w:hAnsi="Times New Roman" w:cs="Times New Roman"/>
                <w:noProof/>
                <w:webHidden/>
                <w:sz w:val="24"/>
                <w:szCs w:val="24"/>
                <w:rPrChange w:id="1466" w:author="Windows User" w:date="2021-05-24T15:39:00Z">
                  <w:rPr>
                    <w:noProof/>
                    <w:webHidden/>
                  </w:rPr>
                </w:rPrChange>
              </w:rPr>
              <w:tab/>
              <w:delText>4</w:delText>
            </w:r>
          </w:del>
        </w:p>
        <w:p w14:paraId="46ECC410" w14:textId="03830A7F" w:rsidR="00286C57" w:rsidRPr="00271527" w:rsidDel="00B312A0" w:rsidRDefault="00286C57">
          <w:pPr>
            <w:pStyle w:val="TOC1"/>
            <w:tabs>
              <w:tab w:val="left" w:pos="660"/>
              <w:tab w:val="right" w:leader="dot" w:pos="9350"/>
            </w:tabs>
            <w:rPr>
              <w:del w:id="1467" w:author="Windows User" w:date="2021-05-24T15:39:00Z"/>
              <w:rFonts w:ascii="Times New Roman" w:eastAsiaTheme="minorEastAsia" w:hAnsi="Times New Roman" w:cs="Times New Roman"/>
              <w:noProof/>
              <w:sz w:val="24"/>
              <w:szCs w:val="24"/>
              <w:rPrChange w:id="1468" w:author="Windows User" w:date="2021-05-24T15:39:00Z">
                <w:rPr>
                  <w:del w:id="1469" w:author="Windows User" w:date="2021-05-24T15:39:00Z"/>
                  <w:rFonts w:asciiTheme="minorHAnsi" w:eastAsiaTheme="minorEastAsia" w:hAnsiTheme="minorHAnsi" w:cstheme="minorBidi"/>
                  <w:noProof/>
                </w:rPr>
              </w:rPrChange>
            </w:rPr>
          </w:pPr>
          <w:del w:id="1470" w:author="Windows User" w:date="2021-05-24T15:39:00Z">
            <w:r w:rsidRPr="00271527" w:rsidDel="00B312A0">
              <w:rPr>
                <w:sz w:val="24"/>
                <w:szCs w:val="24"/>
                <w:rPrChange w:id="1471" w:author="Windows User" w:date="2021-05-24T15:39:00Z">
                  <w:rPr>
                    <w:rStyle w:val="Hyperlink"/>
                    <w:rFonts w:ascii="Times New Roman" w:hAnsi="Times New Roman" w:cs="Times New Roman"/>
                    <w:b/>
                    <w:noProof/>
                  </w:rPr>
                </w:rPrChange>
              </w:rPr>
              <w:delText>IV.</w:delText>
            </w:r>
            <w:r w:rsidRPr="00271527" w:rsidDel="00B312A0">
              <w:rPr>
                <w:rFonts w:ascii="Times New Roman" w:eastAsiaTheme="minorEastAsia" w:hAnsi="Times New Roman" w:cs="Times New Roman"/>
                <w:noProof/>
                <w:sz w:val="24"/>
                <w:szCs w:val="24"/>
                <w:rPrChange w:id="1472" w:author="Windows User" w:date="2021-05-24T15:39:00Z">
                  <w:rPr>
                    <w:rFonts w:asciiTheme="minorHAnsi" w:eastAsiaTheme="minorEastAsia" w:hAnsiTheme="minorHAnsi" w:cstheme="minorBidi"/>
                    <w:noProof/>
                  </w:rPr>
                </w:rPrChange>
              </w:rPr>
              <w:tab/>
            </w:r>
            <w:r w:rsidRPr="00271527" w:rsidDel="00B312A0">
              <w:rPr>
                <w:sz w:val="24"/>
                <w:szCs w:val="24"/>
                <w:rPrChange w:id="1473" w:author="Windows User" w:date="2021-05-24T15:39:00Z">
                  <w:rPr>
                    <w:rStyle w:val="Hyperlink"/>
                    <w:rFonts w:ascii="Times New Roman" w:hAnsi="Times New Roman" w:cs="Times New Roman"/>
                    <w:b/>
                    <w:noProof/>
                  </w:rPr>
                </w:rPrChange>
              </w:rPr>
              <w:delText>Machine Learning Pipeline</w:delText>
            </w:r>
            <w:r w:rsidRPr="00271527" w:rsidDel="00B312A0">
              <w:rPr>
                <w:rFonts w:ascii="Times New Roman" w:hAnsi="Times New Roman" w:cs="Times New Roman"/>
                <w:noProof/>
                <w:webHidden/>
                <w:sz w:val="24"/>
                <w:szCs w:val="24"/>
                <w:rPrChange w:id="1474" w:author="Windows User" w:date="2021-05-24T15:39:00Z">
                  <w:rPr>
                    <w:noProof/>
                    <w:webHidden/>
                  </w:rPr>
                </w:rPrChange>
              </w:rPr>
              <w:tab/>
              <w:delText>6</w:delText>
            </w:r>
          </w:del>
        </w:p>
        <w:p w14:paraId="042A820B" w14:textId="55365213" w:rsidR="00286C57" w:rsidRPr="00271527" w:rsidDel="00B312A0" w:rsidRDefault="00286C57">
          <w:pPr>
            <w:pStyle w:val="TOC1"/>
            <w:tabs>
              <w:tab w:val="left" w:pos="440"/>
              <w:tab w:val="right" w:leader="dot" w:pos="9350"/>
            </w:tabs>
            <w:rPr>
              <w:del w:id="1475" w:author="Windows User" w:date="2021-05-24T15:39:00Z"/>
              <w:rFonts w:ascii="Times New Roman" w:eastAsiaTheme="minorEastAsia" w:hAnsi="Times New Roman" w:cs="Times New Roman"/>
              <w:noProof/>
              <w:sz w:val="24"/>
              <w:szCs w:val="24"/>
              <w:rPrChange w:id="1476" w:author="Windows User" w:date="2021-05-24T15:39:00Z">
                <w:rPr>
                  <w:del w:id="1477" w:author="Windows User" w:date="2021-05-24T15:39:00Z"/>
                  <w:rFonts w:asciiTheme="minorHAnsi" w:eastAsiaTheme="minorEastAsia" w:hAnsiTheme="minorHAnsi" w:cstheme="minorBidi"/>
                  <w:noProof/>
                </w:rPr>
              </w:rPrChange>
            </w:rPr>
          </w:pPr>
          <w:del w:id="1478" w:author="Windows User" w:date="2021-05-24T15:39:00Z">
            <w:r w:rsidRPr="00271527" w:rsidDel="00B312A0">
              <w:rPr>
                <w:sz w:val="24"/>
                <w:szCs w:val="24"/>
                <w:rPrChange w:id="1479" w:author="Windows User" w:date="2021-05-24T15:39:00Z">
                  <w:rPr>
                    <w:rStyle w:val="Hyperlink"/>
                    <w:rFonts w:ascii="Times New Roman" w:hAnsi="Times New Roman" w:cs="Times New Roman"/>
                    <w:b/>
                    <w:noProof/>
                  </w:rPr>
                </w:rPrChange>
              </w:rPr>
              <w:delText>V.</w:delText>
            </w:r>
            <w:r w:rsidRPr="00271527" w:rsidDel="00B312A0">
              <w:rPr>
                <w:rFonts w:ascii="Times New Roman" w:eastAsiaTheme="minorEastAsia" w:hAnsi="Times New Roman" w:cs="Times New Roman"/>
                <w:noProof/>
                <w:sz w:val="24"/>
                <w:szCs w:val="24"/>
                <w:rPrChange w:id="1480" w:author="Windows User" w:date="2021-05-24T15:39:00Z">
                  <w:rPr>
                    <w:rFonts w:asciiTheme="minorHAnsi" w:eastAsiaTheme="minorEastAsia" w:hAnsiTheme="minorHAnsi" w:cstheme="minorBidi"/>
                    <w:noProof/>
                  </w:rPr>
                </w:rPrChange>
              </w:rPr>
              <w:tab/>
            </w:r>
            <w:r w:rsidRPr="00271527" w:rsidDel="00B312A0">
              <w:rPr>
                <w:sz w:val="24"/>
                <w:szCs w:val="24"/>
                <w:rPrChange w:id="1481" w:author="Windows User" w:date="2021-05-24T15:39:00Z">
                  <w:rPr>
                    <w:rStyle w:val="Hyperlink"/>
                    <w:rFonts w:ascii="Times New Roman" w:hAnsi="Times New Roman" w:cs="Times New Roman"/>
                    <w:b/>
                    <w:noProof/>
                  </w:rPr>
                </w:rPrChange>
              </w:rPr>
              <w:delText>Implementasi</w:delText>
            </w:r>
            <w:r w:rsidRPr="00271527" w:rsidDel="00B312A0">
              <w:rPr>
                <w:rFonts w:ascii="Times New Roman" w:hAnsi="Times New Roman" w:cs="Times New Roman"/>
                <w:noProof/>
                <w:webHidden/>
                <w:sz w:val="24"/>
                <w:szCs w:val="24"/>
                <w:rPrChange w:id="1482" w:author="Windows User" w:date="2021-05-24T15:39:00Z">
                  <w:rPr>
                    <w:noProof/>
                    <w:webHidden/>
                  </w:rPr>
                </w:rPrChange>
              </w:rPr>
              <w:tab/>
              <w:delText>8</w:delText>
            </w:r>
          </w:del>
        </w:p>
        <w:p w14:paraId="6DCB8682" w14:textId="1FF775A0" w:rsidR="00286C57" w:rsidRPr="00271527" w:rsidDel="00B312A0" w:rsidRDefault="00286C57">
          <w:pPr>
            <w:pStyle w:val="TOC2"/>
            <w:tabs>
              <w:tab w:val="left" w:pos="880"/>
              <w:tab w:val="right" w:leader="dot" w:pos="9350"/>
            </w:tabs>
            <w:rPr>
              <w:del w:id="1483" w:author="Windows User" w:date="2021-05-24T15:39:00Z"/>
              <w:rFonts w:ascii="Times New Roman" w:eastAsiaTheme="minorEastAsia" w:hAnsi="Times New Roman" w:cs="Times New Roman"/>
              <w:noProof/>
              <w:sz w:val="24"/>
              <w:szCs w:val="24"/>
              <w:rPrChange w:id="1484" w:author="Windows User" w:date="2021-05-24T15:39:00Z">
                <w:rPr>
                  <w:del w:id="1485" w:author="Windows User" w:date="2021-05-24T15:39:00Z"/>
                  <w:rFonts w:asciiTheme="minorHAnsi" w:eastAsiaTheme="minorEastAsia" w:hAnsiTheme="minorHAnsi" w:cstheme="minorBidi"/>
                  <w:noProof/>
                </w:rPr>
              </w:rPrChange>
            </w:rPr>
          </w:pPr>
          <w:del w:id="1486" w:author="Windows User" w:date="2021-05-24T15:39:00Z">
            <w:r w:rsidRPr="00271527" w:rsidDel="00B312A0">
              <w:rPr>
                <w:sz w:val="24"/>
                <w:szCs w:val="24"/>
                <w:rPrChange w:id="1487" w:author="Windows User" w:date="2021-05-24T15:39:00Z">
                  <w:rPr>
                    <w:rStyle w:val="Hyperlink"/>
                    <w:rFonts w:ascii="Times New Roman" w:hAnsi="Times New Roman" w:cs="Times New Roman"/>
                    <w:noProof/>
                  </w:rPr>
                </w:rPrChange>
              </w:rPr>
              <w:delText>5.1</w:delText>
            </w:r>
            <w:r w:rsidRPr="00271527" w:rsidDel="00B312A0">
              <w:rPr>
                <w:rFonts w:ascii="Times New Roman" w:eastAsiaTheme="minorEastAsia" w:hAnsi="Times New Roman" w:cs="Times New Roman"/>
                <w:noProof/>
                <w:sz w:val="24"/>
                <w:szCs w:val="24"/>
                <w:rPrChange w:id="1488" w:author="Windows User" w:date="2021-05-24T15:39:00Z">
                  <w:rPr>
                    <w:rFonts w:asciiTheme="minorHAnsi" w:eastAsiaTheme="minorEastAsia" w:hAnsiTheme="minorHAnsi" w:cstheme="minorBidi"/>
                    <w:noProof/>
                  </w:rPr>
                </w:rPrChange>
              </w:rPr>
              <w:tab/>
            </w:r>
            <w:r w:rsidRPr="00271527" w:rsidDel="00B312A0">
              <w:rPr>
                <w:sz w:val="24"/>
                <w:szCs w:val="24"/>
                <w:rPrChange w:id="1489" w:author="Windows User" w:date="2021-05-24T15:39:00Z">
                  <w:rPr>
                    <w:rStyle w:val="Hyperlink"/>
                    <w:rFonts w:ascii="Times New Roman" w:hAnsi="Times New Roman" w:cs="Times New Roman"/>
                    <w:noProof/>
                  </w:rPr>
                </w:rPrChange>
              </w:rPr>
              <w:delText xml:space="preserve">Implementasi </w:delText>
            </w:r>
            <w:r w:rsidRPr="00271527" w:rsidDel="00B312A0">
              <w:rPr>
                <w:sz w:val="24"/>
                <w:szCs w:val="24"/>
                <w:rPrChange w:id="1490" w:author="Windows User" w:date="2021-05-24T15:39:00Z">
                  <w:rPr>
                    <w:rStyle w:val="Hyperlink"/>
                    <w:rFonts w:ascii="Times New Roman" w:hAnsi="Times New Roman" w:cs="Times New Roman"/>
                    <w:i/>
                    <w:noProof/>
                  </w:rPr>
                </w:rPrChange>
              </w:rPr>
              <w:delText>Start</w:delText>
            </w:r>
            <w:r w:rsidRPr="00271527" w:rsidDel="00B312A0">
              <w:rPr>
                <w:sz w:val="24"/>
                <w:szCs w:val="24"/>
                <w:rPrChange w:id="1491" w:author="Windows User" w:date="2021-05-24T15:39:00Z">
                  <w:rPr>
                    <w:rStyle w:val="Hyperlink"/>
                    <w:rFonts w:ascii="Times New Roman" w:hAnsi="Times New Roman" w:cs="Times New Roman"/>
                    <w:noProof/>
                  </w:rPr>
                </w:rPrChange>
              </w:rPr>
              <w:delText xml:space="preserve"> Spark Session</w:delText>
            </w:r>
            <w:r w:rsidRPr="00271527" w:rsidDel="00B312A0">
              <w:rPr>
                <w:rFonts w:ascii="Times New Roman" w:hAnsi="Times New Roman" w:cs="Times New Roman"/>
                <w:noProof/>
                <w:webHidden/>
                <w:sz w:val="24"/>
                <w:szCs w:val="24"/>
                <w:rPrChange w:id="1492" w:author="Windows User" w:date="2021-05-24T15:39:00Z">
                  <w:rPr>
                    <w:noProof/>
                    <w:webHidden/>
                  </w:rPr>
                </w:rPrChange>
              </w:rPr>
              <w:tab/>
              <w:delText>8</w:delText>
            </w:r>
          </w:del>
        </w:p>
        <w:p w14:paraId="33F41101" w14:textId="736842FA" w:rsidR="00286C57" w:rsidRPr="00271527" w:rsidDel="00B312A0" w:rsidRDefault="00286C57">
          <w:pPr>
            <w:pStyle w:val="TOC2"/>
            <w:tabs>
              <w:tab w:val="left" w:pos="880"/>
              <w:tab w:val="right" w:leader="dot" w:pos="9350"/>
            </w:tabs>
            <w:rPr>
              <w:del w:id="1493" w:author="Windows User" w:date="2021-05-24T15:39:00Z"/>
              <w:rFonts w:ascii="Times New Roman" w:eastAsiaTheme="minorEastAsia" w:hAnsi="Times New Roman" w:cs="Times New Roman"/>
              <w:noProof/>
              <w:sz w:val="24"/>
              <w:szCs w:val="24"/>
              <w:rPrChange w:id="1494" w:author="Windows User" w:date="2021-05-24T15:39:00Z">
                <w:rPr>
                  <w:del w:id="1495" w:author="Windows User" w:date="2021-05-24T15:39:00Z"/>
                  <w:rFonts w:asciiTheme="minorHAnsi" w:eastAsiaTheme="minorEastAsia" w:hAnsiTheme="minorHAnsi" w:cstheme="minorBidi"/>
                  <w:noProof/>
                </w:rPr>
              </w:rPrChange>
            </w:rPr>
          </w:pPr>
          <w:del w:id="1496" w:author="Windows User" w:date="2021-05-24T15:39:00Z">
            <w:r w:rsidRPr="00271527" w:rsidDel="00B312A0">
              <w:rPr>
                <w:sz w:val="24"/>
                <w:szCs w:val="24"/>
                <w:rPrChange w:id="1497" w:author="Windows User" w:date="2021-05-24T15:39:00Z">
                  <w:rPr>
                    <w:rStyle w:val="Hyperlink"/>
                    <w:rFonts w:ascii="Times New Roman" w:eastAsia="Times New Roman" w:hAnsi="Times New Roman" w:cs="Times New Roman"/>
                    <w:noProof/>
                  </w:rPr>
                </w:rPrChange>
              </w:rPr>
              <w:delText>5.2</w:delText>
            </w:r>
            <w:r w:rsidRPr="00271527" w:rsidDel="00B312A0">
              <w:rPr>
                <w:rFonts w:ascii="Times New Roman" w:eastAsiaTheme="minorEastAsia" w:hAnsi="Times New Roman" w:cs="Times New Roman"/>
                <w:noProof/>
                <w:sz w:val="24"/>
                <w:szCs w:val="24"/>
                <w:rPrChange w:id="1498" w:author="Windows User" w:date="2021-05-24T15:39:00Z">
                  <w:rPr>
                    <w:rFonts w:asciiTheme="minorHAnsi" w:eastAsiaTheme="minorEastAsia" w:hAnsiTheme="minorHAnsi" w:cstheme="minorBidi"/>
                    <w:noProof/>
                  </w:rPr>
                </w:rPrChange>
              </w:rPr>
              <w:tab/>
            </w:r>
            <w:r w:rsidRPr="00271527" w:rsidDel="00B312A0">
              <w:rPr>
                <w:sz w:val="24"/>
                <w:szCs w:val="24"/>
                <w:rPrChange w:id="1499" w:author="Windows User" w:date="2021-05-24T15:39:00Z">
                  <w:rPr>
                    <w:rStyle w:val="Hyperlink"/>
                    <w:rFonts w:ascii="Times New Roman" w:hAnsi="Times New Roman" w:cs="Times New Roman"/>
                    <w:noProof/>
                  </w:rPr>
                </w:rPrChange>
              </w:rPr>
              <w:delText xml:space="preserve">Implementasi </w:delText>
            </w:r>
            <w:r w:rsidRPr="00271527" w:rsidDel="00B312A0">
              <w:rPr>
                <w:sz w:val="24"/>
                <w:szCs w:val="24"/>
                <w:rPrChange w:id="1500" w:author="Windows User" w:date="2021-05-24T15:39:00Z">
                  <w:rPr>
                    <w:rStyle w:val="Hyperlink"/>
                    <w:rFonts w:ascii="Times New Roman" w:hAnsi="Times New Roman" w:cs="Times New Roman"/>
                    <w:i/>
                    <w:noProof/>
                  </w:rPr>
                </w:rPrChange>
              </w:rPr>
              <w:delText>Convert</w:delText>
            </w:r>
            <w:r w:rsidRPr="00271527" w:rsidDel="00B312A0">
              <w:rPr>
                <w:sz w:val="24"/>
                <w:szCs w:val="24"/>
                <w:rPrChange w:id="1501" w:author="Windows User" w:date="2021-05-24T15:39:00Z">
                  <w:rPr>
                    <w:rStyle w:val="Hyperlink"/>
                    <w:rFonts w:ascii="Times New Roman" w:hAnsi="Times New Roman" w:cs="Times New Roman"/>
                    <w:noProof/>
                  </w:rPr>
                </w:rPrChange>
              </w:rPr>
              <w:delText xml:space="preserve"> dan </w:delText>
            </w:r>
            <w:r w:rsidRPr="00271527" w:rsidDel="00B312A0">
              <w:rPr>
                <w:sz w:val="24"/>
                <w:szCs w:val="24"/>
                <w:rPrChange w:id="1502" w:author="Windows User" w:date="2021-05-24T15:39:00Z">
                  <w:rPr>
                    <w:rStyle w:val="Hyperlink"/>
                    <w:rFonts w:ascii="Times New Roman" w:hAnsi="Times New Roman" w:cs="Times New Roman"/>
                    <w:i/>
                    <w:noProof/>
                  </w:rPr>
                </w:rPrChange>
              </w:rPr>
              <w:delText>Load Dataset</w:delText>
            </w:r>
            <w:r w:rsidRPr="00271527" w:rsidDel="00B312A0">
              <w:rPr>
                <w:rFonts w:ascii="Times New Roman" w:hAnsi="Times New Roman" w:cs="Times New Roman"/>
                <w:noProof/>
                <w:webHidden/>
                <w:sz w:val="24"/>
                <w:szCs w:val="24"/>
                <w:rPrChange w:id="1503" w:author="Windows User" w:date="2021-05-24T15:39:00Z">
                  <w:rPr>
                    <w:noProof/>
                    <w:webHidden/>
                  </w:rPr>
                </w:rPrChange>
              </w:rPr>
              <w:tab/>
              <w:delText>9</w:delText>
            </w:r>
          </w:del>
        </w:p>
        <w:p w14:paraId="353D1CDE" w14:textId="01DE7872" w:rsidR="00286C57" w:rsidRPr="00271527" w:rsidDel="00B312A0" w:rsidRDefault="00286C57">
          <w:pPr>
            <w:pStyle w:val="TOC2"/>
            <w:tabs>
              <w:tab w:val="left" w:pos="880"/>
              <w:tab w:val="right" w:leader="dot" w:pos="9350"/>
            </w:tabs>
            <w:rPr>
              <w:del w:id="1504" w:author="Windows User" w:date="2021-05-24T15:39:00Z"/>
              <w:rFonts w:ascii="Times New Roman" w:eastAsiaTheme="minorEastAsia" w:hAnsi="Times New Roman" w:cs="Times New Roman"/>
              <w:noProof/>
              <w:sz w:val="24"/>
              <w:szCs w:val="24"/>
              <w:rPrChange w:id="1505" w:author="Windows User" w:date="2021-05-24T15:39:00Z">
                <w:rPr>
                  <w:del w:id="1506" w:author="Windows User" w:date="2021-05-24T15:39:00Z"/>
                  <w:rFonts w:asciiTheme="minorHAnsi" w:eastAsiaTheme="minorEastAsia" w:hAnsiTheme="minorHAnsi" w:cstheme="minorBidi"/>
                  <w:noProof/>
                </w:rPr>
              </w:rPrChange>
            </w:rPr>
          </w:pPr>
          <w:del w:id="1507" w:author="Windows User" w:date="2021-05-24T15:39:00Z">
            <w:r w:rsidRPr="00271527" w:rsidDel="00B312A0">
              <w:rPr>
                <w:sz w:val="24"/>
                <w:szCs w:val="24"/>
                <w:rPrChange w:id="1508" w:author="Windows User" w:date="2021-05-24T15:39:00Z">
                  <w:rPr>
                    <w:rStyle w:val="Hyperlink"/>
                    <w:rFonts w:ascii="Times New Roman" w:eastAsia="Times New Roman" w:hAnsi="Times New Roman" w:cs="Times New Roman"/>
                    <w:noProof/>
                  </w:rPr>
                </w:rPrChange>
              </w:rPr>
              <w:delText>5.3</w:delText>
            </w:r>
            <w:r w:rsidRPr="00271527" w:rsidDel="00B312A0">
              <w:rPr>
                <w:rFonts w:ascii="Times New Roman" w:eastAsiaTheme="minorEastAsia" w:hAnsi="Times New Roman" w:cs="Times New Roman"/>
                <w:noProof/>
                <w:sz w:val="24"/>
                <w:szCs w:val="24"/>
                <w:rPrChange w:id="1509" w:author="Windows User" w:date="2021-05-24T15:39:00Z">
                  <w:rPr>
                    <w:rFonts w:asciiTheme="minorHAnsi" w:eastAsiaTheme="minorEastAsia" w:hAnsiTheme="minorHAnsi" w:cstheme="minorBidi"/>
                    <w:noProof/>
                  </w:rPr>
                </w:rPrChange>
              </w:rPr>
              <w:tab/>
            </w:r>
            <w:r w:rsidRPr="00271527" w:rsidDel="00B312A0">
              <w:rPr>
                <w:sz w:val="24"/>
                <w:szCs w:val="24"/>
                <w:rPrChange w:id="1510" w:author="Windows User" w:date="2021-05-24T15:39:00Z">
                  <w:rPr>
                    <w:rStyle w:val="Hyperlink"/>
                    <w:rFonts w:ascii="Times New Roman" w:hAnsi="Times New Roman" w:cs="Times New Roman"/>
                    <w:noProof/>
                  </w:rPr>
                </w:rPrChange>
              </w:rPr>
              <w:delText>Implementasi Exploratory Data</w:delText>
            </w:r>
            <w:r w:rsidRPr="00271527" w:rsidDel="00B312A0">
              <w:rPr>
                <w:rFonts w:ascii="Times New Roman" w:hAnsi="Times New Roman" w:cs="Times New Roman"/>
                <w:noProof/>
                <w:webHidden/>
                <w:sz w:val="24"/>
                <w:szCs w:val="24"/>
                <w:rPrChange w:id="1511" w:author="Windows User" w:date="2021-05-24T15:39:00Z">
                  <w:rPr>
                    <w:noProof/>
                    <w:webHidden/>
                  </w:rPr>
                </w:rPrChange>
              </w:rPr>
              <w:tab/>
              <w:delText>9</w:delText>
            </w:r>
          </w:del>
        </w:p>
        <w:p w14:paraId="048951C2" w14:textId="4EBF5833" w:rsidR="00286C57" w:rsidRPr="00271527" w:rsidDel="00B312A0" w:rsidRDefault="00286C57">
          <w:pPr>
            <w:pStyle w:val="TOC2"/>
            <w:tabs>
              <w:tab w:val="left" w:pos="880"/>
              <w:tab w:val="right" w:leader="dot" w:pos="9350"/>
            </w:tabs>
            <w:rPr>
              <w:del w:id="1512" w:author="Windows User" w:date="2021-05-24T15:39:00Z"/>
              <w:rFonts w:ascii="Times New Roman" w:eastAsiaTheme="minorEastAsia" w:hAnsi="Times New Roman" w:cs="Times New Roman"/>
              <w:noProof/>
              <w:sz w:val="24"/>
              <w:szCs w:val="24"/>
              <w:rPrChange w:id="1513" w:author="Windows User" w:date="2021-05-24T15:39:00Z">
                <w:rPr>
                  <w:del w:id="1514" w:author="Windows User" w:date="2021-05-24T15:39:00Z"/>
                  <w:rFonts w:asciiTheme="minorHAnsi" w:eastAsiaTheme="minorEastAsia" w:hAnsiTheme="minorHAnsi" w:cstheme="minorBidi"/>
                  <w:noProof/>
                </w:rPr>
              </w:rPrChange>
            </w:rPr>
          </w:pPr>
          <w:del w:id="1515" w:author="Windows User" w:date="2021-05-24T15:39:00Z">
            <w:r w:rsidRPr="00271527" w:rsidDel="00B312A0">
              <w:rPr>
                <w:sz w:val="24"/>
                <w:szCs w:val="24"/>
                <w:rPrChange w:id="1516" w:author="Windows User" w:date="2021-05-24T15:39:00Z">
                  <w:rPr>
                    <w:rStyle w:val="Hyperlink"/>
                    <w:rFonts w:ascii="Times New Roman" w:hAnsi="Times New Roman" w:cs="Times New Roman"/>
                    <w:noProof/>
                  </w:rPr>
                </w:rPrChange>
              </w:rPr>
              <w:delText>5.4</w:delText>
            </w:r>
            <w:r w:rsidRPr="00271527" w:rsidDel="00B312A0">
              <w:rPr>
                <w:rFonts w:ascii="Times New Roman" w:eastAsiaTheme="minorEastAsia" w:hAnsi="Times New Roman" w:cs="Times New Roman"/>
                <w:noProof/>
                <w:sz w:val="24"/>
                <w:szCs w:val="24"/>
                <w:rPrChange w:id="1517" w:author="Windows User" w:date="2021-05-24T15:39:00Z">
                  <w:rPr>
                    <w:rFonts w:asciiTheme="minorHAnsi" w:eastAsiaTheme="minorEastAsia" w:hAnsiTheme="minorHAnsi" w:cstheme="minorBidi"/>
                    <w:noProof/>
                  </w:rPr>
                </w:rPrChange>
              </w:rPr>
              <w:tab/>
            </w:r>
            <w:r w:rsidRPr="00271527" w:rsidDel="00B312A0">
              <w:rPr>
                <w:sz w:val="24"/>
                <w:szCs w:val="24"/>
                <w:rPrChange w:id="1518" w:author="Windows User" w:date="2021-05-24T15:39:00Z">
                  <w:rPr>
                    <w:rStyle w:val="Hyperlink"/>
                    <w:rFonts w:ascii="Times New Roman" w:hAnsi="Times New Roman" w:cs="Times New Roman"/>
                    <w:noProof/>
                  </w:rPr>
                </w:rPrChange>
              </w:rPr>
              <w:delText>Implementasi Data Cleaning</w:delText>
            </w:r>
            <w:r w:rsidRPr="00271527" w:rsidDel="00B312A0">
              <w:rPr>
                <w:rFonts w:ascii="Times New Roman" w:hAnsi="Times New Roman" w:cs="Times New Roman"/>
                <w:noProof/>
                <w:webHidden/>
                <w:sz w:val="24"/>
                <w:szCs w:val="24"/>
                <w:rPrChange w:id="1519" w:author="Windows User" w:date="2021-05-24T15:39:00Z">
                  <w:rPr>
                    <w:noProof/>
                    <w:webHidden/>
                  </w:rPr>
                </w:rPrChange>
              </w:rPr>
              <w:tab/>
              <w:delText>10</w:delText>
            </w:r>
          </w:del>
        </w:p>
        <w:p w14:paraId="2312428A" w14:textId="1DA76B82" w:rsidR="00286C57" w:rsidRPr="00271527" w:rsidDel="00B312A0" w:rsidRDefault="00286C57">
          <w:pPr>
            <w:pStyle w:val="TOC2"/>
            <w:tabs>
              <w:tab w:val="left" w:pos="880"/>
              <w:tab w:val="right" w:leader="dot" w:pos="9350"/>
            </w:tabs>
            <w:rPr>
              <w:del w:id="1520" w:author="Windows User" w:date="2021-05-24T15:39:00Z"/>
              <w:rFonts w:ascii="Times New Roman" w:eastAsiaTheme="minorEastAsia" w:hAnsi="Times New Roman" w:cs="Times New Roman"/>
              <w:noProof/>
              <w:sz w:val="24"/>
              <w:szCs w:val="24"/>
              <w:rPrChange w:id="1521" w:author="Windows User" w:date="2021-05-24T15:39:00Z">
                <w:rPr>
                  <w:del w:id="1522" w:author="Windows User" w:date="2021-05-24T15:39:00Z"/>
                  <w:rFonts w:asciiTheme="minorHAnsi" w:eastAsiaTheme="minorEastAsia" w:hAnsiTheme="minorHAnsi" w:cstheme="minorBidi"/>
                  <w:noProof/>
                </w:rPr>
              </w:rPrChange>
            </w:rPr>
          </w:pPr>
          <w:del w:id="1523" w:author="Windows User" w:date="2021-05-24T15:39:00Z">
            <w:r w:rsidRPr="00271527" w:rsidDel="00B312A0">
              <w:rPr>
                <w:sz w:val="24"/>
                <w:szCs w:val="24"/>
                <w:rPrChange w:id="1524" w:author="Windows User" w:date="2021-05-24T15:39:00Z">
                  <w:rPr>
                    <w:rStyle w:val="Hyperlink"/>
                    <w:rFonts w:ascii="Times New Roman" w:hAnsi="Times New Roman" w:cs="Times New Roman"/>
                    <w:noProof/>
                  </w:rPr>
                </w:rPrChange>
              </w:rPr>
              <w:delText>5.5</w:delText>
            </w:r>
            <w:r w:rsidRPr="00271527" w:rsidDel="00B312A0">
              <w:rPr>
                <w:rFonts w:ascii="Times New Roman" w:eastAsiaTheme="minorEastAsia" w:hAnsi="Times New Roman" w:cs="Times New Roman"/>
                <w:noProof/>
                <w:sz w:val="24"/>
                <w:szCs w:val="24"/>
                <w:rPrChange w:id="1525" w:author="Windows User" w:date="2021-05-24T15:39:00Z">
                  <w:rPr>
                    <w:rFonts w:asciiTheme="minorHAnsi" w:eastAsiaTheme="minorEastAsia" w:hAnsiTheme="minorHAnsi" w:cstheme="minorBidi"/>
                    <w:noProof/>
                  </w:rPr>
                </w:rPrChange>
              </w:rPr>
              <w:tab/>
            </w:r>
            <w:r w:rsidRPr="00271527" w:rsidDel="00B312A0">
              <w:rPr>
                <w:sz w:val="24"/>
                <w:szCs w:val="24"/>
                <w:rPrChange w:id="1526" w:author="Windows User" w:date="2021-05-24T15:39:00Z">
                  <w:rPr>
                    <w:rStyle w:val="Hyperlink"/>
                    <w:rFonts w:ascii="Times New Roman" w:hAnsi="Times New Roman" w:cs="Times New Roman"/>
                    <w:noProof/>
                  </w:rPr>
                </w:rPrChange>
              </w:rPr>
              <w:delText>Implementasi Text Preprocessing</w:delText>
            </w:r>
            <w:r w:rsidRPr="00271527" w:rsidDel="00B312A0">
              <w:rPr>
                <w:rFonts w:ascii="Times New Roman" w:hAnsi="Times New Roman" w:cs="Times New Roman"/>
                <w:noProof/>
                <w:webHidden/>
                <w:sz w:val="24"/>
                <w:szCs w:val="24"/>
                <w:rPrChange w:id="1527" w:author="Windows User" w:date="2021-05-24T15:39:00Z">
                  <w:rPr>
                    <w:noProof/>
                    <w:webHidden/>
                  </w:rPr>
                </w:rPrChange>
              </w:rPr>
              <w:tab/>
              <w:delText>11</w:delText>
            </w:r>
          </w:del>
        </w:p>
        <w:p w14:paraId="0E8F716B" w14:textId="3AD40F93" w:rsidR="00286C57" w:rsidRPr="00271527" w:rsidDel="00B312A0" w:rsidRDefault="00286C57">
          <w:pPr>
            <w:pStyle w:val="TOC2"/>
            <w:tabs>
              <w:tab w:val="left" w:pos="880"/>
              <w:tab w:val="right" w:leader="dot" w:pos="9350"/>
            </w:tabs>
            <w:rPr>
              <w:del w:id="1528" w:author="Windows User" w:date="2021-05-24T15:39:00Z"/>
              <w:rFonts w:ascii="Times New Roman" w:eastAsiaTheme="minorEastAsia" w:hAnsi="Times New Roman" w:cs="Times New Roman"/>
              <w:noProof/>
              <w:sz w:val="24"/>
              <w:szCs w:val="24"/>
              <w:rPrChange w:id="1529" w:author="Windows User" w:date="2021-05-24T15:39:00Z">
                <w:rPr>
                  <w:del w:id="1530" w:author="Windows User" w:date="2021-05-24T15:39:00Z"/>
                  <w:rFonts w:asciiTheme="minorHAnsi" w:eastAsiaTheme="minorEastAsia" w:hAnsiTheme="minorHAnsi" w:cstheme="minorBidi"/>
                  <w:noProof/>
                </w:rPr>
              </w:rPrChange>
            </w:rPr>
          </w:pPr>
          <w:del w:id="1531" w:author="Windows User" w:date="2021-05-24T15:39:00Z">
            <w:r w:rsidRPr="00271527" w:rsidDel="00B312A0">
              <w:rPr>
                <w:sz w:val="24"/>
                <w:szCs w:val="24"/>
                <w:rPrChange w:id="1532" w:author="Windows User" w:date="2021-05-24T15:39:00Z">
                  <w:rPr>
                    <w:rStyle w:val="Hyperlink"/>
                    <w:rFonts w:ascii="Times New Roman" w:eastAsia="Times New Roman" w:hAnsi="Times New Roman" w:cs="Times New Roman"/>
                    <w:noProof/>
                  </w:rPr>
                </w:rPrChange>
              </w:rPr>
              <w:delText>5.6</w:delText>
            </w:r>
            <w:r w:rsidRPr="00271527" w:rsidDel="00B312A0">
              <w:rPr>
                <w:rFonts w:ascii="Times New Roman" w:eastAsiaTheme="minorEastAsia" w:hAnsi="Times New Roman" w:cs="Times New Roman"/>
                <w:noProof/>
                <w:sz w:val="24"/>
                <w:szCs w:val="24"/>
                <w:rPrChange w:id="1533" w:author="Windows User" w:date="2021-05-24T15:39:00Z">
                  <w:rPr>
                    <w:rFonts w:asciiTheme="minorHAnsi" w:eastAsiaTheme="minorEastAsia" w:hAnsiTheme="minorHAnsi" w:cstheme="minorBidi"/>
                    <w:noProof/>
                  </w:rPr>
                </w:rPrChange>
              </w:rPr>
              <w:tab/>
            </w:r>
            <w:r w:rsidRPr="00271527" w:rsidDel="00B312A0">
              <w:rPr>
                <w:sz w:val="24"/>
                <w:szCs w:val="24"/>
                <w:rPrChange w:id="1534" w:author="Windows User" w:date="2021-05-24T15:39:00Z">
                  <w:rPr>
                    <w:rStyle w:val="Hyperlink"/>
                    <w:rFonts w:ascii="Times New Roman" w:hAnsi="Times New Roman" w:cs="Times New Roman"/>
                    <w:noProof/>
                  </w:rPr>
                </w:rPrChange>
              </w:rPr>
              <w:delText>Implementasi Klasifikasi Sentiment</w:delText>
            </w:r>
            <w:r w:rsidRPr="00271527" w:rsidDel="00B312A0">
              <w:rPr>
                <w:rFonts w:ascii="Times New Roman" w:hAnsi="Times New Roman" w:cs="Times New Roman"/>
                <w:noProof/>
                <w:webHidden/>
                <w:sz w:val="24"/>
                <w:szCs w:val="24"/>
                <w:rPrChange w:id="1535" w:author="Windows User" w:date="2021-05-24T15:39:00Z">
                  <w:rPr>
                    <w:noProof/>
                    <w:webHidden/>
                  </w:rPr>
                </w:rPrChange>
              </w:rPr>
              <w:tab/>
              <w:delText>12</w:delText>
            </w:r>
          </w:del>
        </w:p>
        <w:p w14:paraId="2FFEBBB6" w14:textId="746660D4" w:rsidR="00286C57" w:rsidRPr="00271527" w:rsidDel="00B312A0" w:rsidRDefault="00286C57">
          <w:pPr>
            <w:pStyle w:val="TOC2"/>
            <w:tabs>
              <w:tab w:val="left" w:pos="880"/>
              <w:tab w:val="right" w:leader="dot" w:pos="9350"/>
            </w:tabs>
            <w:rPr>
              <w:del w:id="1536" w:author="Windows User" w:date="2021-05-24T15:39:00Z"/>
              <w:rFonts w:ascii="Times New Roman" w:eastAsiaTheme="minorEastAsia" w:hAnsi="Times New Roman" w:cs="Times New Roman"/>
              <w:noProof/>
              <w:sz w:val="24"/>
              <w:szCs w:val="24"/>
              <w:rPrChange w:id="1537" w:author="Windows User" w:date="2021-05-24T15:39:00Z">
                <w:rPr>
                  <w:del w:id="1538" w:author="Windows User" w:date="2021-05-24T15:39:00Z"/>
                  <w:rFonts w:asciiTheme="minorHAnsi" w:eastAsiaTheme="minorEastAsia" w:hAnsiTheme="minorHAnsi" w:cstheme="minorBidi"/>
                  <w:noProof/>
                </w:rPr>
              </w:rPrChange>
            </w:rPr>
          </w:pPr>
          <w:del w:id="1539" w:author="Windows User" w:date="2021-05-24T15:39:00Z">
            <w:r w:rsidRPr="00271527" w:rsidDel="00B312A0">
              <w:rPr>
                <w:sz w:val="24"/>
                <w:szCs w:val="24"/>
                <w:rPrChange w:id="1540" w:author="Windows User" w:date="2021-05-24T15:39:00Z">
                  <w:rPr>
                    <w:rStyle w:val="Hyperlink"/>
                    <w:rFonts w:ascii="Times New Roman" w:eastAsia="Times New Roman" w:hAnsi="Times New Roman" w:cs="Times New Roman"/>
                    <w:noProof/>
                  </w:rPr>
                </w:rPrChange>
              </w:rPr>
              <w:delText>5.7</w:delText>
            </w:r>
            <w:r w:rsidRPr="00271527" w:rsidDel="00B312A0">
              <w:rPr>
                <w:rFonts w:ascii="Times New Roman" w:eastAsiaTheme="minorEastAsia" w:hAnsi="Times New Roman" w:cs="Times New Roman"/>
                <w:noProof/>
                <w:sz w:val="24"/>
                <w:szCs w:val="24"/>
                <w:rPrChange w:id="1541" w:author="Windows User" w:date="2021-05-24T15:39:00Z">
                  <w:rPr>
                    <w:rFonts w:asciiTheme="minorHAnsi" w:eastAsiaTheme="minorEastAsia" w:hAnsiTheme="minorHAnsi" w:cstheme="minorBidi"/>
                    <w:noProof/>
                  </w:rPr>
                </w:rPrChange>
              </w:rPr>
              <w:tab/>
            </w:r>
            <w:r w:rsidRPr="00271527" w:rsidDel="00B312A0">
              <w:rPr>
                <w:sz w:val="24"/>
                <w:szCs w:val="24"/>
                <w:rPrChange w:id="1542" w:author="Windows User" w:date="2021-05-24T15:39:00Z">
                  <w:rPr>
                    <w:rStyle w:val="Hyperlink"/>
                    <w:rFonts w:ascii="Times New Roman" w:hAnsi="Times New Roman" w:cs="Times New Roman"/>
                    <w:noProof/>
                  </w:rPr>
                </w:rPrChange>
              </w:rPr>
              <w:delText>Implementasi Evaluasi Sentimen Analisis</w:delText>
            </w:r>
            <w:r w:rsidRPr="00271527" w:rsidDel="00B312A0">
              <w:rPr>
                <w:rFonts w:ascii="Times New Roman" w:hAnsi="Times New Roman" w:cs="Times New Roman"/>
                <w:noProof/>
                <w:webHidden/>
                <w:sz w:val="24"/>
                <w:szCs w:val="24"/>
                <w:rPrChange w:id="1543" w:author="Windows User" w:date="2021-05-24T15:39:00Z">
                  <w:rPr>
                    <w:noProof/>
                    <w:webHidden/>
                  </w:rPr>
                </w:rPrChange>
              </w:rPr>
              <w:tab/>
              <w:delText>13</w:delText>
            </w:r>
          </w:del>
        </w:p>
        <w:p w14:paraId="5A74048A" w14:textId="169D8A79" w:rsidR="00286C57" w:rsidRPr="00271527" w:rsidDel="00B312A0" w:rsidRDefault="00286C57">
          <w:pPr>
            <w:pStyle w:val="TOC1"/>
            <w:tabs>
              <w:tab w:val="left" w:pos="660"/>
              <w:tab w:val="right" w:leader="dot" w:pos="9350"/>
            </w:tabs>
            <w:rPr>
              <w:del w:id="1544" w:author="Windows User" w:date="2021-05-24T15:39:00Z"/>
              <w:rFonts w:ascii="Times New Roman" w:eastAsiaTheme="minorEastAsia" w:hAnsi="Times New Roman" w:cs="Times New Roman"/>
              <w:noProof/>
              <w:sz w:val="24"/>
              <w:szCs w:val="24"/>
              <w:rPrChange w:id="1545" w:author="Windows User" w:date="2021-05-24T15:39:00Z">
                <w:rPr>
                  <w:del w:id="1546" w:author="Windows User" w:date="2021-05-24T15:39:00Z"/>
                  <w:rFonts w:asciiTheme="minorHAnsi" w:eastAsiaTheme="minorEastAsia" w:hAnsiTheme="minorHAnsi" w:cstheme="minorBidi"/>
                  <w:noProof/>
                </w:rPr>
              </w:rPrChange>
            </w:rPr>
          </w:pPr>
          <w:del w:id="1547" w:author="Windows User" w:date="2021-05-24T15:39:00Z">
            <w:r w:rsidRPr="00271527" w:rsidDel="00B312A0">
              <w:rPr>
                <w:sz w:val="24"/>
                <w:szCs w:val="24"/>
                <w:rPrChange w:id="1548" w:author="Windows User" w:date="2021-05-24T15:39:00Z">
                  <w:rPr>
                    <w:rStyle w:val="Hyperlink"/>
                    <w:rFonts w:ascii="Times New Roman" w:hAnsi="Times New Roman" w:cs="Times New Roman"/>
                    <w:b/>
                    <w:noProof/>
                  </w:rPr>
                </w:rPrChange>
              </w:rPr>
              <w:delText>VI.</w:delText>
            </w:r>
            <w:r w:rsidRPr="00271527" w:rsidDel="00B312A0">
              <w:rPr>
                <w:rFonts w:ascii="Times New Roman" w:eastAsiaTheme="minorEastAsia" w:hAnsi="Times New Roman" w:cs="Times New Roman"/>
                <w:noProof/>
                <w:sz w:val="24"/>
                <w:szCs w:val="24"/>
                <w:rPrChange w:id="1549" w:author="Windows User" w:date="2021-05-24T15:39:00Z">
                  <w:rPr>
                    <w:rFonts w:asciiTheme="minorHAnsi" w:eastAsiaTheme="minorEastAsia" w:hAnsiTheme="minorHAnsi" w:cstheme="minorBidi"/>
                    <w:noProof/>
                  </w:rPr>
                </w:rPrChange>
              </w:rPr>
              <w:tab/>
            </w:r>
            <w:r w:rsidRPr="00271527" w:rsidDel="00B312A0">
              <w:rPr>
                <w:sz w:val="24"/>
                <w:szCs w:val="24"/>
                <w:rPrChange w:id="1550" w:author="Windows User" w:date="2021-05-24T15:39:00Z">
                  <w:rPr>
                    <w:rStyle w:val="Hyperlink"/>
                    <w:rFonts w:ascii="Times New Roman" w:hAnsi="Times New Roman" w:cs="Times New Roman"/>
                    <w:b/>
                    <w:noProof/>
                  </w:rPr>
                </w:rPrChange>
              </w:rPr>
              <w:delText>Hasil dan Pembahasan</w:delText>
            </w:r>
            <w:r w:rsidRPr="00271527" w:rsidDel="00B312A0">
              <w:rPr>
                <w:rFonts w:ascii="Times New Roman" w:hAnsi="Times New Roman" w:cs="Times New Roman"/>
                <w:noProof/>
                <w:webHidden/>
                <w:sz w:val="24"/>
                <w:szCs w:val="24"/>
                <w:rPrChange w:id="1551" w:author="Windows User" w:date="2021-05-24T15:39:00Z">
                  <w:rPr>
                    <w:noProof/>
                    <w:webHidden/>
                  </w:rPr>
                </w:rPrChange>
              </w:rPr>
              <w:tab/>
              <w:delText>14</w:delText>
            </w:r>
          </w:del>
        </w:p>
        <w:p w14:paraId="2FDF10A7" w14:textId="34D5F556" w:rsidR="00286C57" w:rsidRPr="00271527" w:rsidDel="00B312A0" w:rsidRDefault="00286C57">
          <w:pPr>
            <w:pStyle w:val="TOC2"/>
            <w:tabs>
              <w:tab w:val="left" w:pos="880"/>
              <w:tab w:val="right" w:leader="dot" w:pos="9350"/>
            </w:tabs>
            <w:rPr>
              <w:del w:id="1552" w:author="Windows User" w:date="2021-05-24T15:39:00Z"/>
              <w:rFonts w:ascii="Times New Roman" w:eastAsiaTheme="minorEastAsia" w:hAnsi="Times New Roman" w:cs="Times New Roman"/>
              <w:noProof/>
              <w:sz w:val="24"/>
              <w:szCs w:val="24"/>
              <w:rPrChange w:id="1553" w:author="Windows User" w:date="2021-05-24T15:39:00Z">
                <w:rPr>
                  <w:del w:id="1554" w:author="Windows User" w:date="2021-05-24T15:39:00Z"/>
                  <w:rFonts w:asciiTheme="minorHAnsi" w:eastAsiaTheme="minorEastAsia" w:hAnsiTheme="minorHAnsi" w:cstheme="minorBidi"/>
                  <w:noProof/>
                </w:rPr>
              </w:rPrChange>
            </w:rPr>
          </w:pPr>
          <w:del w:id="1555" w:author="Windows User" w:date="2021-05-24T15:39:00Z">
            <w:r w:rsidRPr="00271527" w:rsidDel="00B312A0">
              <w:rPr>
                <w:sz w:val="24"/>
                <w:szCs w:val="24"/>
                <w:rPrChange w:id="1556" w:author="Windows User" w:date="2021-05-24T15:39:00Z">
                  <w:rPr>
                    <w:rStyle w:val="Hyperlink"/>
                    <w:rFonts w:ascii="Times New Roman" w:eastAsia="Times New Roman" w:hAnsi="Times New Roman" w:cs="Times New Roman"/>
                    <w:noProof/>
                  </w:rPr>
                </w:rPrChange>
              </w:rPr>
              <w:delText>6.1</w:delText>
            </w:r>
            <w:r w:rsidRPr="00271527" w:rsidDel="00B312A0">
              <w:rPr>
                <w:rFonts w:ascii="Times New Roman" w:eastAsiaTheme="minorEastAsia" w:hAnsi="Times New Roman" w:cs="Times New Roman"/>
                <w:noProof/>
                <w:sz w:val="24"/>
                <w:szCs w:val="24"/>
                <w:rPrChange w:id="1557" w:author="Windows User" w:date="2021-05-24T15:39:00Z">
                  <w:rPr>
                    <w:rFonts w:asciiTheme="minorHAnsi" w:eastAsiaTheme="minorEastAsia" w:hAnsiTheme="minorHAnsi" w:cstheme="minorBidi"/>
                    <w:noProof/>
                  </w:rPr>
                </w:rPrChange>
              </w:rPr>
              <w:tab/>
            </w:r>
            <w:r w:rsidRPr="00271527" w:rsidDel="00B312A0">
              <w:rPr>
                <w:sz w:val="24"/>
                <w:szCs w:val="24"/>
                <w:rPrChange w:id="1558" w:author="Windows User" w:date="2021-05-24T15:39:00Z">
                  <w:rPr>
                    <w:rStyle w:val="Hyperlink"/>
                    <w:rFonts w:ascii="Times New Roman" w:eastAsia="Times New Roman" w:hAnsi="Times New Roman" w:cs="Times New Roman"/>
                    <w:noProof/>
                  </w:rPr>
                </w:rPrChange>
              </w:rPr>
              <w:delText xml:space="preserve">Hasil Implementasi </w:delText>
            </w:r>
            <w:r w:rsidRPr="00271527" w:rsidDel="00B312A0">
              <w:rPr>
                <w:sz w:val="24"/>
                <w:szCs w:val="24"/>
                <w:rPrChange w:id="1559" w:author="Windows User" w:date="2021-05-24T15:39:00Z">
                  <w:rPr>
                    <w:rStyle w:val="Hyperlink"/>
                    <w:rFonts w:ascii="Times New Roman" w:eastAsia="Times New Roman" w:hAnsi="Times New Roman" w:cs="Times New Roman"/>
                    <w:i/>
                    <w:noProof/>
                  </w:rPr>
                </w:rPrChange>
              </w:rPr>
              <w:delText>Exploratory Data</w:delText>
            </w:r>
            <w:r w:rsidRPr="00271527" w:rsidDel="00B312A0">
              <w:rPr>
                <w:rFonts w:ascii="Times New Roman" w:hAnsi="Times New Roman" w:cs="Times New Roman"/>
                <w:noProof/>
                <w:webHidden/>
                <w:sz w:val="24"/>
                <w:szCs w:val="24"/>
                <w:rPrChange w:id="1560" w:author="Windows User" w:date="2021-05-24T15:39:00Z">
                  <w:rPr>
                    <w:noProof/>
                    <w:webHidden/>
                  </w:rPr>
                </w:rPrChange>
              </w:rPr>
              <w:tab/>
              <w:delText>14</w:delText>
            </w:r>
          </w:del>
        </w:p>
        <w:p w14:paraId="1B8EAD70" w14:textId="0F31B29F" w:rsidR="00286C57" w:rsidRPr="00271527" w:rsidDel="00B312A0" w:rsidRDefault="00286C57">
          <w:pPr>
            <w:pStyle w:val="TOC2"/>
            <w:tabs>
              <w:tab w:val="left" w:pos="880"/>
              <w:tab w:val="right" w:leader="dot" w:pos="9350"/>
            </w:tabs>
            <w:rPr>
              <w:del w:id="1561" w:author="Windows User" w:date="2021-05-24T15:39:00Z"/>
              <w:rFonts w:ascii="Times New Roman" w:eastAsiaTheme="minorEastAsia" w:hAnsi="Times New Roman" w:cs="Times New Roman"/>
              <w:noProof/>
              <w:sz w:val="24"/>
              <w:szCs w:val="24"/>
              <w:rPrChange w:id="1562" w:author="Windows User" w:date="2021-05-24T15:39:00Z">
                <w:rPr>
                  <w:del w:id="1563" w:author="Windows User" w:date="2021-05-24T15:39:00Z"/>
                  <w:rFonts w:asciiTheme="minorHAnsi" w:eastAsiaTheme="minorEastAsia" w:hAnsiTheme="minorHAnsi" w:cstheme="minorBidi"/>
                  <w:noProof/>
                </w:rPr>
              </w:rPrChange>
            </w:rPr>
          </w:pPr>
          <w:del w:id="1564" w:author="Windows User" w:date="2021-05-24T15:39:00Z">
            <w:r w:rsidRPr="00271527" w:rsidDel="00B312A0">
              <w:rPr>
                <w:sz w:val="24"/>
                <w:szCs w:val="24"/>
                <w:rPrChange w:id="1565" w:author="Windows User" w:date="2021-05-24T15:39:00Z">
                  <w:rPr>
                    <w:rStyle w:val="Hyperlink"/>
                    <w:rFonts w:ascii="Times New Roman" w:eastAsia="Times New Roman" w:hAnsi="Times New Roman" w:cs="Times New Roman"/>
                    <w:noProof/>
                  </w:rPr>
                </w:rPrChange>
              </w:rPr>
              <w:delText>6.2</w:delText>
            </w:r>
            <w:r w:rsidRPr="00271527" w:rsidDel="00B312A0">
              <w:rPr>
                <w:rFonts w:ascii="Times New Roman" w:eastAsiaTheme="minorEastAsia" w:hAnsi="Times New Roman" w:cs="Times New Roman"/>
                <w:noProof/>
                <w:sz w:val="24"/>
                <w:szCs w:val="24"/>
                <w:rPrChange w:id="1566" w:author="Windows User" w:date="2021-05-24T15:39:00Z">
                  <w:rPr>
                    <w:rFonts w:asciiTheme="minorHAnsi" w:eastAsiaTheme="minorEastAsia" w:hAnsiTheme="minorHAnsi" w:cstheme="minorBidi"/>
                    <w:noProof/>
                  </w:rPr>
                </w:rPrChange>
              </w:rPr>
              <w:tab/>
            </w:r>
            <w:r w:rsidRPr="00271527" w:rsidDel="00B312A0">
              <w:rPr>
                <w:sz w:val="24"/>
                <w:szCs w:val="24"/>
                <w:rPrChange w:id="1567" w:author="Windows User" w:date="2021-05-24T15:39:00Z">
                  <w:rPr>
                    <w:rStyle w:val="Hyperlink"/>
                    <w:rFonts w:ascii="Times New Roman" w:eastAsia="Times New Roman" w:hAnsi="Times New Roman" w:cs="Times New Roman"/>
                    <w:noProof/>
                  </w:rPr>
                </w:rPrChange>
              </w:rPr>
              <w:delText>Hasil Implementasi Text Preprocessing</w:delText>
            </w:r>
            <w:r w:rsidRPr="00271527" w:rsidDel="00B312A0">
              <w:rPr>
                <w:rFonts w:ascii="Times New Roman" w:hAnsi="Times New Roman" w:cs="Times New Roman"/>
                <w:noProof/>
                <w:webHidden/>
                <w:sz w:val="24"/>
                <w:szCs w:val="24"/>
                <w:rPrChange w:id="1568" w:author="Windows User" w:date="2021-05-24T15:39:00Z">
                  <w:rPr>
                    <w:noProof/>
                    <w:webHidden/>
                  </w:rPr>
                </w:rPrChange>
              </w:rPr>
              <w:tab/>
              <w:delText>15</w:delText>
            </w:r>
          </w:del>
        </w:p>
        <w:p w14:paraId="4BA06233" w14:textId="009E3118" w:rsidR="00286C57" w:rsidRPr="00271527" w:rsidDel="00B312A0" w:rsidRDefault="00286C57">
          <w:pPr>
            <w:pStyle w:val="TOC2"/>
            <w:tabs>
              <w:tab w:val="left" w:pos="880"/>
              <w:tab w:val="right" w:leader="dot" w:pos="9350"/>
            </w:tabs>
            <w:rPr>
              <w:del w:id="1569" w:author="Windows User" w:date="2021-05-24T15:39:00Z"/>
              <w:rFonts w:ascii="Times New Roman" w:eastAsiaTheme="minorEastAsia" w:hAnsi="Times New Roman" w:cs="Times New Roman"/>
              <w:noProof/>
              <w:sz w:val="24"/>
              <w:szCs w:val="24"/>
              <w:rPrChange w:id="1570" w:author="Windows User" w:date="2021-05-24T15:39:00Z">
                <w:rPr>
                  <w:del w:id="1571" w:author="Windows User" w:date="2021-05-24T15:39:00Z"/>
                  <w:rFonts w:asciiTheme="minorHAnsi" w:eastAsiaTheme="minorEastAsia" w:hAnsiTheme="minorHAnsi" w:cstheme="minorBidi"/>
                  <w:noProof/>
                </w:rPr>
              </w:rPrChange>
            </w:rPr>
          </w:pPr>
          <w:del w:id="1572" w:author="Windows User" w:date="2021-05-24T15:39:00Z">
            <w:r w:rsidRPr="00271527" w:rsidDel="00B312A0">
              <w:rPr>
                <w:sz w:val="24"/>
                <w:szCs w:val="24"/>
                <w:rPrChange w:id="1573" w:author="Windows User" w:date="2021-05-24T15:39:00Z">
                  <w:rPr>
                    <w:rStyle w:val="Hyperlink"/>
                    <w:rFonts w:ascii="Times New Roman" w:eastAsia="Times New Roman" w:hAnsi="Times New Roman" w:cs="Times New Roman"/>
                    <w:noProof/>
                  </w:rPr>
                </w:rPrChange>
              </w:rPr>
              <w:delText>6.3</w:delText>
            </w:r>
            <w:r w:rsidRPr="00271527" w:rsidDel="00B312A0">
              <w:rPr>
                <w:rFonts w:ascii="Times New Roman" w:eastAsiaTheme="minorEastAsia" w:hAnsi="Times New Roman" w:cs="Times New Roman"/>
                <w:noProof/>
                <w:sz w:val="24"/>
                <w:szCs w:val="24"/>
                <w:rPrChange w:id="1574" w:author="Windows User" w:date="2021-05-24T15:39:00Z">
                  <w:rPr>
                    <w:rFonts w:asciiTheme="minorHAnsi" w:eastAsiaTheme="minorEastAsia" w:hAnsiTheme="minorHAnsi" w:cstheme="minorBidi"/>
                    <w:noProof/>
                  </w:rPr>
                </w:rPrChange>
              </w:rPr>
              <w:tab/>
            </w:r>
            <w:r w:rsidRPr="00271527" w:rsidDel="00B312A0">
              <w:rPr>
                <w:sz w:val="24"/>
                <w:szCs w:val="24"/>
                <w:rPrChange w:id="1575" w:author="Windows User" w:date="2021-05-24T15:39:00Z">
                  <w:rPr>
                    <w:rStyle w:val="Hyperlink"/>
                    <w:rFonts w:ascii="Times New Roman" w:hAnsi="Times New Roman" w:cs="Times New Roman"/>
                    <w:noProof/>
                  </w:rPr>
                </w:rPrChange>
              </w:rPr>
              <w:delText>Hasil Implementasi Sentimen Analisis</w:delText>
            </w:r>
            <w:r w:rsidRPr="00271527" w:rsidDel="00B312A0">
              <w:rPr>
                <w:rFonts w:ascii="Times New Roman" w:hAnsi="Times New Roman" w:cs="Times New Roman"/>
                <w:noProof/>
                <w:webHidden/>
                <w:sz w:val="24"/>
                <w:szCs w:val="24"/>
                <w:rPrChange w:id="1576" w:author="Windows User" w:date="2021-05-24T15:39:00Z">
                  <w:rPr>
                    <w:noProof/>
                    <w:webHidden/>
                  </w:rPr>
                </w:rPrChange>
              </w:rPr>
              <w:tab/>
              <w:delText>17</w:delText>
            </w:r>
          </w:del>
        </w:p>
        <w:p w14:paraId="62E4276D" w14:textId="4FCE0317" w:rsidR="00286C57" w:rsidRPr="00271527" w:rsidDel="00B312A0" w:rsidRDefault="00286C57">
          <w:pPr>
            <w:pStyle w:val="TOC2"/>
            <w:tabs>
              <w:tab w:val="left" w:pos="880"/>
              <w:tab w:val="right" w:leader="dot" w:pos="9350"/>
            </w:tabs>
            <w:rPr>
              <w:del w:id="1577" w:author="Windows User" w:date="2021-05-24T15:39:00Z"/>
              <w:rFonts w:ascii="Times New Roman" w:eastAsiaTheme="minorEastAsia" w:hAnsi="Times New Roman" w:cs="Times New Roman"/>
              <w:noProof/>
              <w:sz w:val="24"/>
              <w:szCs w:val="24"/>
              <w:rPrChange w:id="1578" w:author="Windows User" w:date="2021-05-24T15:39:00Z">
                <w:rPr>
                  <w:del w:id="1579" w:author="Windows User" w:date="2021-05-24T15:39:00Z"/>
                  <w:rFonts w:asciiTheme="minorHAnsi" w:eastAsiaTheme="minorEastAsia" w:hAnsiTheme="minorHAnsi" w:cstheme="minorBidi"/>
                  <w:noProof/>
                </w:rPr>
              </w:rPrChange>
            </w:rPr>
          </w:pPr>
          <w:del w:id="1580" w:author="Windows User" w:date="2021-05-24T15:39:00Z">
            <w:r w:rsidRPr="00271527" w:rsidDel="00B312A0">
              <w:rPr>
                <w:sz w:val="24"/>
                <w:szCs w:val="24"/>
                <w:rPrChange w:id="1581" w:author="Windows User" w:date="2021-05-24T15:39:00Z">
                  <w:rPr>
                    <w:rStyle w:val="Hyperlink"/>
                    <w:rFonts w:ascii="Times New Roman" w:eastAsia="Times New Roman" w:hAnsi="Times New Roman" w:cs="Times New Roman"/>
                    <w:noProof/>
                  </w:rPr>
                </w:rPrChange>
              </w:rPr>
              <w:delText>6.4</w:delText>
            </w:r>
            <w:r w:rsidRPr="00271527" w:rsidDel="00B312A0">
              <w:rPr>
                <w:rFonts w:ascii="Times New Roman" w:eastAsiaTheme="minorEastAsia" w:hAnsi="Times New Roman" w:cs="Times New Roman"/>
                <w:noProof/>
                <w:sz w:val="24"/>
                <w:szCs w:val="24"/>
                <w:rPrChange w:id="1582" w:author="Windows User" w:date="2021-05-24T15:39:00Z">
                  <w:rPr>
                    <w:rFonts w:asciiTheme="minorHAnsi" w:eastAsiaTheme="minorEastAsia" w:hAnsiTheme="minorHAnsi" w:cstheme="minorBidi"/>
                    <w:noProof/>
                  </w:rPr>
                </w:rPrChange>
              </w:rPr>
              <w:tab/>
            </w:r>
            <w:r w:rsidRPr="00271527" w:rsidDel="00B312A0">
              <w:rPr>
                <w:sz w:val="24"/>
                <w:szCs w:val="24"/>
                <w:rPrChange w:id="1583" w:author="Windows User" w:date="2021-05-24T15:39:00Z">
                  <w:rPr>
                    <w:rStyle w:val="Hyperlink"/>
                    <w:rFonts w:ascii="Times New Roman" w:hAnsi="Times New Roman" w:cs="Times New Roman"/>
                    <w:noProof/>
                  </w:rPr>
                </w:rPrChange>
              </w:rPr>
              <w:delText>Hasil Implementasi Evaluasi</w:delText>
            </w:r>
            <w:r w:rsidRPr="00271527" w:rsidDel="00B312A0">
              <w:rPr>
                <w:rFonts w:ascii="Times New Roman" w:hAnsi="Times New Roman" w:cs="Times New Roman"/>
                <w:noProof/>
                <w:webHidden/>
                <w:sz w:val="24"/>
                <w:szCs w:val="24"/>
                <w:rPrChange w:id="1584" w:author="Windows User" w:date="2021-05-24T15:39:00Z">
                  <w:rPr>
                    <w:noProof/>
                    <w:webHidden/>
                  </w:rPr>
                </w:rPrChange>
              </w:rPr>
              <w:tab/>
              <w:delText>18</w:delText>
            </w:r>
          </w:del>
        </w:p>
        <w:p w14:paraId="65C965D3" w14:textId="77777777" w:rsidR="001860CA" w:rsidRDefault="001860CA">
          <w:r w:rsidRPr="00B24C86">
            <w:rPr>
              <w:rFonts w:ascii="Times New Roman" w:hAnsi="Times New Roman" w:cs="Times New Roman"/>
              <w:b/>
              <w:bCs/>
              <w:noProof/>
              <w:rPrChange w:id="1585" w:author="ITD-STU" w:date="2021-05-24T15:03:00Z">
                <w:rPr>
                  <w:b/>
                  <w:bCs/>
                  <w:noProof/>
                </w:rPr>
              </w:rPrChange>
            </w:rPr>
            <w:fldChar w:fldCharType="end"/>
          </w:r>
        </w:p>
      </w:sdtContent>
    </w:sdt>
    <w:p w14:paraId="7A5438B3" w14:textId="77777777" w:rsidR="001860CA" w:rsidRPr="001860CA" w:rsidRDefault="001860CA" w:rsidP="001860CA">
      <w:pPr>
        <w:sectPr w:rsidR="001860CA" w:rsidRPr="001860CA" w:rsidSect="00B717A5">
          <w:pgSz w:w="12240" w:h="15840"/>
          <w:pgMar w:top="1440" w:right="1440" w:bottom="1440" w:left="1440" w:header="720" w:footer="720" w:gutter="0"/>
          <w:pgNumType w:fmt="lowerRoman" w:start="1"/>
          <w:cols w:space="720"/>
          <w:docGrid w:linePitch="360"/>
          <w:sectPrChange w:id="1586" w:author="Windows User" w:date="2021-05-24T15:27:00Z">
            <w:sectPr w:rsidR="001860CA" w:rsidRPr="001860CA" w:rsidSect="00B717A5">
              <w:pgMar w:top="1440" w:right="1440" w:bottom="1440" w:left="1440" w:header="720" w:footer="720" w:gutter="0"/>
              <w:pgNumType w:fmt="decimal"/>
            </w:sectPr>
          </w:sectPrChange>
        </w:sectPr>
      </w:pPr>
    </w:p>
    <w:p w14:paraId="0C101E32" w14:textId="77777777" w:rsidR="00E7425B" w:rsidRDefault="00E7425B" w:rsidP="00E7425B">
      <w:pPr>
        <w:pStyle w:val="Heading1"/>
        <w:keepNext w:val="0"/>
        <w:keepLines w:val="0"/>
        <w:spacing w:before="480" w:line="360" w:lineRule="auto"/>
        <w:jc w:val="center"/>
        <w:rPr>
          <w:rFonts w:ascii="Times New Roman" w:hAnsi="Times New Roman" w:cs="Times New Roman"/>
          <w:b/>
          <w:sz w:val="28"/>
          <w:szCs w:val="28"/>
        </w:rPr>
      </w:pPr>
      <w:bookmarkStart w:id="1587" w:name="_Toc72763192"/>
      <w:r>
        <w:rPr>
          <w:rFonts w:ascii="Times New Roman" w:hAnsi="Times New Roman" w:cs="Times New Roman"/>
          <w:b/>
          <w:sz w:val="28"/>
          <w:szCs w:val="28"/>
        </w:rPr>
        <w:lastRenderedPageBreak/>
        <w:t>DAFTAR GAMBAR</w:t>
      </w:r>
      <w:bookmarkEnd w:id="1587"/>
    </w:p>
    <w:p w14:paraId="61631EAE" w14:textId="77777777" w:rsidR="00E7425B" w:rsidRDefault="00E7425B" w:rsidP="00E7425B"/>
    <w:p w14:paraId="76375858" w14:textId="4B99DA1A" w:rsidR="00BC51A5" w:rsidRPr="006A2605" w:rsidRDefault="000F0B45">
      <w:pPr>
        <w:pStyle w:val="TableofFigures"/>
        <w:tabs>
          <w:tab w:val="right" w:leader="dot" w:pos="9350"/>
        </w:tabs>
        <w:spacing w:line="360" w:lineRule="auto"/>
        <w:rPr>
          <w:ins w:id="1588" w:author="ITD-STU" w:date="2021-05-24T15:02:00Z"/>
          <w:rFonts w:ascii="Times New Roman" w:eastAsiaTheme="minorEastAsia" w:hAnsi="Times New Roman" w:cs="Times New Roman"/>
          <w:noProof/>
          <w:sz w:val="24"/>
          <w:szCs w:val="24"/>
          <w:rPrChange w:id="1589" w:author="Windows User" w:date="2021-05-24T15:40:00Z">
            <w:rPr>
              <w:ins w:id="1590" w:author="ITD-STU" w:date="2021-05-24T15:02:00Z"/>
              <w:rFonts w:asciiTheme="minorHAnsi" w:eastAsiaTheme="minorEastAsia" w:hAnsiTheme="minorHAnsi" w:cstheme="minorBidi"/>
              <w:noProof/>
            </w:rPr>
          </w:rPrChange>
        </w:rPr>
        <w:pPrChange w:id="1591" w:author="Windows User" w:date="2021-05-24T15:40:00Z">
          <w:pPr>
            <w:pStyle w:val="TableofFigures"/>
            <w:tabs>
              <w:tab w:val="right" w:leader="dot" w:pos="9350"/>
            </w:tabs>
          </w:pPr>
        </w:pPrChange>
      </w:pPr>
      <w:r w:rsidRPr="006A2605">
        <w:rPr>
          <w:rFonts w:ascii="Times New Roman" w:hAnsi="Times New Roman" w:cs="Times New Roman"/>
          <w:sz w:val="24"/>
          <w:szCs w:val="24"/>
          <w:rPrChange w:id="1592" w:author="Windows User" w:date="2021-05-24T15:40:00Z">
            <w:rPr/>
          </w:rPrChange>
        </w:rPr>
        <w:fldChar w:fldCharType="begin"/>
      </w:r>
      <w:r w:rsidRPr="006A2605">
        <w:rPr>
          <w:rFonts w:ascii="Times New Roman" w:hAnsi="Times New Roman" w:cs="Times New Roman"/>
          <w:sz w:val="24"/>
          <w:szCs w:val="24"/>
          <w:rPrChange w:id="1593" w:author="Windows User" w:date="2021-05-24T15:40:00Z">
            <w:rPr/>
          </w:rPrChange>
        </w:rPr>
        <w:instrText xml:space="preserve"> TOC \h \z \c "Gambar" </w:instrText>
      </w:r>
      <w:r w:rsidRPr="006A2605">
        <w:rPr>
          <w:rFonts w:ascii="Times New Roman" w:hAnsi="Times New Roman" w:cs="Times New Roman"/>
          <w:sz w:val="24"/>
          <w:szCs w:val="24"/>
          <w:rPrChange w:id="1594" w:author="Windows User" w:date="2021-05-24T15:40:00Z">
            <w:rPr/>
          </w:rPrChange>
        </w:rPr>
        <w:fldChar w:fldCharType="separate"/>
      </w:r>
      <w:ins w:id="1595" w:author="ITD-STU" w:date="2021-05-24T15:02:00Z">
        <w:r w:rsidR="00BC51A5" w:rsidRPr="006A2605">
          <w:rPr>
            <w:rStyle w:val="Hyperlink"/>
            <w:rFonts w:ascii="Times New Roman" w:hAnsi="Times New Roman" w:cs="Times New Roman"/>
            <w:noProof/>
            <w:sz w:val="24"/>
            <w:szCs w:val="24"/>
            <w:rPrChange w:id="1596" w:author="Windows User" w:date="2021-05-24T15:40:00Z">
              <w:rPr>
                <w:rStyle w:val="Hyperlink"/>
                <w:noProof/>
              </w:rPr>
            </w:rPrChange>
          </w:rPr>
          <w:fldChar w:fldCharType="begin"/>
        </w:r>
        <w:r w:rsidR="00BC51A5" w:rsidRPr="006A2605">
          <w:rPr>
            <w:rStyle w:val="Hyperlink"/>
            <w:rFonts w:ascii="Times New Roman" w:hAnsi="Times New Roman" w:cs="Times New Roman"/>
            <w:noProof/>
            <w:sz w:val="24"/>
            <w:szCs w:val="24"/>
            <w:rPrChange w:id="1597" w:author="Windows User" w:date="2021-05-24T15:40:00Z">
              <w:rPr>
                <w:rStyle w:val="Hyperlink"/>
                <w:noProof/>
              </w:rPr>
            </w:rPrChange>
          </w:rPr>
          <w:instrText xml:space="preserve"> </w:instrText>
        </w:r>
        <w:r w:rsidR="00BC51A5" w:rsidRPr="006A2605">
          <w:rPr>
            <w:rFonts w:ascii="Times New Roman" w:hAnsi="Times New Roman" w:cs="Times New Roman"/>
            <w:noProof/>
            <w:sz w:val="24"/>
            <w:szCs w:val="24"/>
            <w:rPrChange w:id="1598" w:author="Windows User" w:date="2021-05-24T15:40:00Z">
              <w:rPr>
                <w:noProof/>
              </w:rPr>
            </w:rPrChange>
          </w:rPr>
          <w:instrText>HYPERLINK \l "_Toc72760952"</w:instrText>
        </w:r>
        <w:r w:rsidR="00BC51A5" w:rsidRPr="006A2605">
          <w:rPr>
            <w:rStyle w:val="Hyperlink"/>
            <w:rFonts w:ascii="Times New Roman" w:hAnsi="Times New Roman" w:cs="Times New Roman"/>
            <w:noProof/>
            <w:sz w:val="24"/>
            <w:szCs w:val="24"/>
            <w:rPrChange w:id="1599" w:author="Windows User" w:date="2021-05-24T15:40:00Z">
              <w:rPr>
                <w:rStyle w:val="Hyperlink"/>
                <w:noProof/>
              </w:rPr>
            </w:rPrChange>
          </w:rPr>
          <w:instrText xml:space="preserve"> </w:instrText>
        </w:r>
        <w:r w:rsidR="00BC51A5" w:rsidRPr="006A2605">
          <w:rPr>
            <w:rStyle w:val="Hyperlink"/>
            <w:rFonts w:ascii="Times New Roman" w:hAnsi="Times New Roman" w:cs="Times New Roman"/>
            <w:noProof/>
            <w:sz w:val="24"/>
            <w:szCs w:val="24"/>
            <w:rPrChange w:id="1600" w:author="Windows User" w:date="2021-05-24T15:40:00Z">
              <w:rPr>
                <w:rStyle w:val="Hyperlink"/>
                <w:noProof/>
              </w:rPr>
            </w:rPrChange>
          </w:rPr>
          <w:fldChar w:fldCharType="separate"/>
        </w:r>
        <w:r w:rsidR="00BC51A5" w:rsidRPr="006A2605">
          <w:rPr>
            <w:rStyle w:val="Hyperlink"/>
            <w:rFonts w:ascii="Times New Roman" w:hAnsi="Times New Roman" w:cs="Times New Roman"/>
            <w:noProof/>
            <w:sz w:val="24"/>
            <w:szCs w:val="24"/>
            <w:rPrChange w:id="1601" w:author="Windows User" w:date="2021-05-24T15:40:00Z">
              <w:rPr>
                <w:rStyle w:val="Hyperlink"/>
                <w:rFonts w:ascii="Times New Roman" w:hAnsi="Times New Roman" w:cs="Times New Roman"/>
                <w:noProof/>
              </w:rPr>
            </w:rPrChange>
          </w:rPr>
          <w:t>Gambar 1. Arsitektur Sistem</w:t>
        </w:r>
        <w:r w:rsidR="00BC51A5" w:rsidRPr="006A2605">
          <w:rPr>
            <w:rFonts w:ascii="Times New Roman" w:hAnsi="Times New Roman" w:cs="Times New Roman"/>
            <w:noProof/>
            <w:webHidden/>
            <w:sz w:val="24"/>
            <w:szCs w:val="24"/>
            <w:rPrChange w:id="1602" w:author="Windows User" w:date="2021-05-24T15:40:00Z">
              <w:rPr>
                <w:noProof/>
                <w:webHidden/>
              </w:rPr>
            </w:rPrChange>
          </w:rPr>
          <w:tab/>
        </w:r>
        <w:r w:rsidR="00BC51A5" w:rsidRPr="006A2605">
          <w:rPr>
            <w:rFonts w:ascii="Times New Roman" w:hAnsi="Times New Roman" w:cs="Times New Roman"/>
            <w:noProof/>
            <w:webHidden/>
            <w:sz w:val="24"/>
            <w:szCs w:val="24"/>
            <w:rPrChange w:id="1603" w:author="Windows User" w:date="2021-05-24T15:40:00Z">
              <w:rPr>
                <w:noProof/>
                <w:webHidden/>
              </w:rPr>
            </w:rPrChange>
          </w:rPr>
          <w:fldChar w:fldCharType="begin"/>
        </w:r>
        <w:r w:rsidR="00BC51A5" w:rsidRPr="006A2605">
          <w:rPr>
            <w:rFonts w:ascii="Times New Roman" w:hAnsi="Times New Roman" w:cs="Times New Roman"/>
            <w:noProof/>
            <w:webHidden/>
            <w:sz w:val="24"/>
            <w:szCs w:val="24"/>
            <w:rPrChange w:id="1604" w:author="Windows User" w:date="2021-05-24T15:40:00Z">
              <w:rPr>
                <w:noProof/>
                <w:webHidden/>
              </w:rPr>
            </w:rPrChange>
          </w:rPr>
          <w:instrText xml:space="preserve"> PAGEREF _Toc72760952 \h </w:instrText>
        </w:r>
      </w:ins>
      <w:r w:rsidR="00BC51A5" w:rsidRPr="006A2605">
        <w:rPr>
          <w:rFonts w:ascii="Times New Roman" w:hAnsi="Times New Roman" w:cs="Times New Roman"/>
          <w:noProof/>
          <w:webHidden/>
          <w:sz w:val="24"/>
          <w:szCs w:val="24"/>
          <w:rPrChange w:id="1605" w:author="Windows User" w:date="2021-05-24T15:40:00Z">
            <w:rPr>
              <w:rFonts w:ascii="Times New Roman" w:hAnsi="Times New Roman" w:cs="Times New Roman"/>
              <w:noProof/>
              <w:webHidden/>
              <w:sz w:val="24"/>
              <w:szCs w:val="24"/>
            </w:rPr>
          </w:rPrChange>
        </w:rPr>
      </w:r>
      <w:r w:rsidR="00BC51A5" w:rsidRPr="006A2605">
        <w:rPr>
          <w:rFonts w:ascii="Times New Roman" w:hAnsi="Times New Roman" w:cs="Times New Roman"/>
          <w:noProof/>
          <w:webHidden/>
          <w:sz w:val="24"/>
          <w:szCs w:val="24"/>
          <w:rPrChange w:id="1606" w:author="Windows User" w:date="2021-05-24T15:40:00Z">
            <w:rPr>
              <w:noProof/>
              <w:webHidden/>
            </w:rPr>
          </w:rPrChange>
        </w:rPr>
        <w:fldChar w:fldCharType="separate"/>
      </w:r>
      <w:ins w:id="1607" w:author="Windows User" w:date="2021-05-24T15:40:00Z">
        <w:r w:rsidR="006A2605" w:rsidRPr="006A2605">
          <w:rPr>
            <w:rFonts w:ascii="Times New Roman" w:hAnsi="Times New Roman" w:cs="Times New Roman"/>
            <w:noProof/>
            <w:webHidden/>
            <w:sz w:val="24"/>
            <w:szCs w:val="24"/>
            <w:rPrChange w:id="1608" w:author="Windows User" w:date="2021-05-24T15:40:00Z">
              <w:rPr>
                <w:rFonts w:ascii="Times New Roman" w:hAnsi="Times New Roman" w:cs="Times New Roman"/>
                <w:noProof/>
                <w:webHidden/>
              </w:rPr>
            </w:rPrChange>
          </w:rPr>
          <w:t>4</w:t>
        </w:r>
      </w:ins>
      <w:ins w:id="1609" w:author="ITD-STU" w:date="2021-05-24T15:02:00Z">
        <w:del w:id="1610" w:author="Windows User" w:date="2021-05-24T15:28:00Z">
          <w:r w:rsidR="00BC51A5" w:rsidRPr="006A2605" w:rsidDel="00C11C0E">
            <w:rPr>
              <w:rFonts w:ascii="Times New Roman" w:hAnsi="Times New Roman" w:cs="Times New Roman"/>
              <w:noProof/>
              <w:webHidden/>
              <w:sz w:val="24"/>
              <w:szCs w:val="24"/>
              <w:rPrChange w:id="1611" w:author="Windows User" w:date="2021-05-24T15:40:00Z">
                <w:rPr>
                  <w:noProof/>
                  <w:webHidden/>
                </w:rPr>
              </w:rPrChange>
            </w:rPr>
            <w:delText>4</w:delText>
          </w:r>
        </w:del>
        <w:r w:rsidR="00BC51A5" w:rsidRPr="006A2605">
          <w:rPr>
            <w:rFonts w:ascii="Times New Roman" w:hAnsi="Times New Roman" w:cs="Times New Roman"/>
            <w:noProof/>
            <w:webHidden/>
            <w:sz w:val="24"/>
            <w:szCs w:val="24"/>
            <w:rPrChange w:id="1612" w:author="Windows User" w:date="2021-05-24T15:40:00Z">
              <w:rPr>
                <w:noProof/>
                <w:webHidden/>
              </w:rPr>
            </w:rPrChange>
          </w:rPr>
          <w:fldChar w:fldCharType="end"/>
        </w:r>
        <w:r w:rsidR="00BC51A5" w:rsidRPr="006A2605">
          <w:rPr>
            <w:rStyle w:val="Hyperlink"/>
            <w:rFonts w:ascii="Times New Roman" w:hAnsi="Times New Roman" w:cs="Times New Roman"/>
            <w:noProof/>
            <w:sz w:val="24"/>
            <w:szCs w:val="24"/>
            <w:rPrChange w:id="1613" w:author="Windows User" w:date="2021-05-24T15:40:00Z">
              <w:rPr>
                <w:rStyle w:val="Hyperlink"/>
                <w:noProof/>
              </w:rPr>
            </w:rPrChange>
          </w:rPr>
          <w:fldChar w:fldCharType="end"/>
        </w:r>
      </w:ins>
    </w:p>
    <w:p w14:paraId="44450E79" w14:textId="03343B7B" w:rsidR="00BC51A5" w:rsidRPr="006A2605" w:rsidRDefault="00BC51A5">
      <w:pPr>
        <w:pStyle w:val="TableofFigures"/>
        <w:tabs>
          <w:tab w:val="right" w:leader="dot" w:pos="9350"/>
        </w:tabs>
        <w:spacing w:line="360" w:lineRule="auto"/>
        <w:rPr>
          <w:ins w:id="1614" w:author="ITD-STU" w:date="2021-05-24T15:02:00Z"/>
          <w:rFonts w:ascii="Times New Roman" w:eastAsiaTheme="minorEastAsia" w:hAnsi="Times New Roman" w:cs="Times New Roman"/>
          <w:noProof/>
          <w:sz w:val="24"/>
          <w:szCs w:val="24"/>
          <w:rPrChange w:id="1615" w:author="Windows User" w:date="2021-05-24T15:40:00Z">
            <w:rPr>
              <w:ins w:id="1616" w:author="ITD-STU" w:date="2021-05-24T15:02:00Z"/>
              <w:rFonts w:asciiTheme="minorHAnsi" w:eastAsiaTheme="minorEastAsia" w:hAnsiTheme="minorHAnsi" w:cstheme="minorBidi"/>
              <w:noProof/>
            </w:rPr>
          </w:rPrChange>
        </w:rPr>
        <w:pPrChange w:id="1617" w:author="Windows User" w:date="2021-05-24T15:40:00Z">
          <w:pPr>
            <w:pStyle w:val="TableofFigures"/>
            <w:tabs>
              <w:tab w:val="right" w:leader="dot" w:pos="9350"/>
            </w:tabs>
          </w:pPr>
        </w:pPrChange>
      </w:pPr>
      <w:ins w:id="1618" w:author="ITD-STU" w:date="2021-05-24T15:02:00Z">
        <w:r w:rsidRPr="006A2605">
          <w:rPr>
            <w:rStyle w:val="Hyperlink"/>
            <w:rFonts w:ascii="Times New Roman" w:hAnsi="Times New Roman" w:cs="Times New Roman"/>
            <w:noProof/>
            <w:sz w:val="24"/>
            <w:szCs w:val="24"/>
            <w:rPrChange w:id="1619"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620"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621" w:author="Windows User" w:date="2021-05-24T15:40:00Z">
              <w:rPr>
                <w:noProof/>
              </w:rPr>
            </w:rPrChange>
          </w:rPr>
          <w:instrText>HYPERLINK \l "_Toc72760953"</w:instrText>
        </w:r>
        <w:r w:rsidRPr="006A2605">
          <w:rPr>
            <w:rStyle w:val="Hyperlink"/>
            <w:rFonts w:ascii="Times New Roman" w:hAnsi="Times New Roman" w:cs="Times New Roman"/>
            <w:noProof/>
            <w:sz w:val="24"/>
            <w:szCs w:val="24"/>
            <w:rPrChange w:id="1622"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623"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624" w:author="Windows User" w:date="2021-05-24T15:40:00Z">
              <w:rPr>
                <w:rStyle w:val="Hyperlink"/>
                <w:rFonts w:ascii="Times New Roman" w:hAnsi="Times New Roman" w:cs="Times New Roman"/>
                <w:noProof/>
              </w:rPr>
            </w:rPrChange>
          </w:rPr>
          <w:t xml:space="preserve">Gambar 2. </w:t>
        </w:r>
        <w:r w:rsidRPr="006A2605">
          <w:rPr>
            <w:rStyle w:val="Hyperlink"/>
            <w:rFonts w:ascii="Times New Roman" w:hAnsi="Times New Roman" w:cs="Times New Roman"/>
            <w:i/>
            <w:noProof/>
            <w:sz w:val="24"/>
            <w:szCs w:val="24"/>
            <w:rPrChange w:id="1625" w:author="Windows User" w:date="2021-05-24T15:40:00Z">
              <w:rPr>
                <w:rStyle w:val="Hyperlink"/>
                <w:rFonts w:ascii="Times New Roman" w:hAnsi="Times New Roman" w:cs="Times New Roman"/>
                <w:i/>
                <w:noProof/>
              </w:rPr>
            </w:rPrChange>
          </w:rPr>
          <w:t>Machine Learning Pipeline</w:t>
        </w:r>
        <w:r w:rsidRPr="006A2605">
          <w:rPr>
            <w:rFonts w:ascii="Times New Roman" w:hAnsi="Times New Roman" w:cs="Times New Roman"/>
            <w:noProof/>
            <w:webHidden/>
            <w:sz w:val="24"/>
            <w:szCs w:val="24"/>
            <w:rPrChange w:id="1626" w:author="Windows User" w:date="2021-05-24T15:40:00Z">
              <w:rPr>
                <w:noProof/>
                <w:webHidden/>
              </w:rPr>
            </w:rPrChange>
          </w:rPr>
          <w:tab/>
        </w:r>
        <w:r w:rsidRPr="006A2605">
          <w:rPr>
            <w:rFonts w:ascii="Times New Roman" w:hAnsi="Times New Roman" w:cs="Times New Roman"/>
            <w:noProof/>
            <w:webHidden/>
            <w:sz w:val="24"/>
            <w:szCs w:val="24"/>
            <w:rPrChange w:id="1627" w:author="Windows User" w:date="2021-05-24T15:40:00Z">
              <w:rPr>
                <w:noProof/>
                <w:webHidden/>
              </w:rPr>
            </w:rPrChange>
          </w:rPr>
          <w:fldChar w:fldCharType="begin"/>
        </w:r>
        <w:r w:rsidRPr="006A2605">
          <w:rPr>
            <w:rFonts w:ascii="Times New Roman" w:hAnsi="Times New Roman" w:cs="Times New Roman"/>
            <w:noProof/>
            <w:webHidden/>
            <w:sz w:val="24"/>
            <w:szCs w:val="24"/>
            <w:rPrChange w:id="1628" w:author="Windows User" w:date="2021-05-24T15:40:00Z">
              <w:rPr>
                <w:noProof/>
                <w:webHidden/>
              </w:rPr>
            </w:rPrChange>
          </w:rPr>
          <w:instrText xml:space="preserve"> PAGEREF _Toc72760953 \h </w:instrText>
        </w:r>
      </w:ins>
      <w:r w:rsidRPr="006A2605">
        <w:rPr>
          <w:rFonts w:ascii="Times New Roman" w:hAnsi="Times New Roman" w:cs="Times New Roman"/>
          <w:noProof/>
          <w:webHidden/>
          <w:sz w:val="24"/>
          <w:szCs w:val="24"/>
          <w:rPrChange w:id="1629"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630" w:author="Windows User" w:date="2021-05-24T15:40:00Z">
            <w:rPr>
              <w:noProof/>
              <w:webHidden/>
            </w:rPr>
          </w:rPrChange>
        </w:rPr>
        <w:fldChar w:fldCharType="separate"/>
      </w:r>
      <w:ins w:id="1631" w:author="Windows User" w:date="2021-05-24T15:40:00Z">
        <w:r w:rsidR="006A2605" w:rsidRPr="006A2605">
          <w:rPr>
            <w:rFonts w:ascii="Times New Roman" w:hAnsi="Times New Roman" w:cs="Times New Roman"/>
            <w:noProof/>
            <w:webHidden/>
            <w:sz w:val="24"/>
            <w:szCs w:val="24"/>
            <w:rPrChange w:id="1632" w:author="Windows User" w:date="2021-05-24T15:40:00Z">
              <w:rPr>
                <w:rFonts w:ascii="Times New Roman" w:hAnsi="Times New Roman" w:cs="Times New Roman"/>
                <w:noProof/>
                <w:webHidden/>
              </w:rPr>
            </w:rPrChange>
          </w:rPr>
          <w:t>6</w:t>
        </w:r>
      </w:ins>
      <w:ins w:id="1633" w:author="ITD-STU" w:date="2021-05-24T15:02:00Z">
        <w:del w:id="1634" w:author="Windows User" w:date="2021-05-24T15:28:00Z">
          <w:r w:rsidRPr="006A2605" w:rsidDel="00C11C0E">
            <w:rPr>
              <w:rFonts w:ascii="Times New Roman" w:hAnsi="Times New Roman" w:cs="Times New Roman"/>
              <w:noProof/>
              <w:webHidden/>
              <w:sz w:val="24"/>
              <w:szCs w:val="24"/>
              <w:rPrChange w:id="1635" w:author="Windows User" w:date="2021-05-24T15:40:00Z">
                <w:rPr>
                  <w:noProof/>
                  <w:webHidden/>
                </w:rPr>
              </w:rPrChange>
            </w:rPr>
            <w:delText>6</w:delText>
          </w:r>
        </w:del>
        <w:r w:rsidRPr="006A2605">
          <w:rPr>
            <w:rFonts w:ascii="Times New Roman" w:hAnsi="Times New Roman" w:cs="Times New Roman"/>
            <w:noProof/>
            <w:webHidden/>
            <w:sz w:val="24"/>
            <w:szCs w:val="24"/>
            <w:rPrChange w:id="1636"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637" w:author="Windows User" w:date="2021-05-24T15:40:00Z">
              <w:rPr>
                <w:rStyle w:val="Hyperlink"/>
                <w:noProof/>
              </w:rPr>
            </w:rPrChange>
          </w:rPr>
          <w:fldChar w:fldCharType="end"/>
        </w:r>
      </w:ins>
    </w:p>
    <w:p w14:paraId="2848FE04" w14:textId="2E1C36C4" w:rsidR="00BC51A5" w:rsidRPr="006A2605" w:rsidRDefault="00BC51A5">
      <w:pPr>
        <w:pStyle w:val="TableofFigures"/>
        <w:tabs>
          <w:tab w:val="right" w:leader="dot" w:pos="9350"/>
        </w:tabs>
        <w:spacing w:line="360" w:lineRule="auto"/>
        <w:rPr>
          <w:ins w:id="1638" w:author="ITD-STU" w:date="2021-05-24T15:02:00Z"/>
          <w:rFonts w:ascii="Times New Roman" w:eastAsiaTheme="minorEastAsia" w:hAnsi="Times New Roman" w:cs="Times New Roman"/>
          <w:noProof/>
          <w:sz w:val="24"/>
          <w:szCs w:val="24"/>
          <w:rPrChange w:id="1639" w:author="Windows User" w:date="2021-05-24T15:40:00Z">
            <w:rPr>
              <w:ins w:id="1640" w:author="ITD-STU" w:date="2021-05-24T15:02:00Z"/>
              <w:rFonts w:asciiTheme="minorHAnsi" w:eastAsiaTheme="minorEastAsia" w:hAnsiTheme="minorHAnsi" w:cstheme="minorBidi"/>
              <w:noProof/>
            </w:rPr>
          </w:rPrChange>
        </w:rPr>
        <w:pPrChange w:id="1641" w:author="Windows User" w:date="2021-05-24T15:40:00Z">
          <w:pPr>
            <w:pStyle w:val="TableofFigures"/>
            <w:tabs>
              <w:tab w:val="right" w:leader="dot" w:pos="9350"/>
            </w:tabs>
          </w:pPr>
        </w:pPrChange>
      </w:pPr>
      <w:ins w:id="1642" w:author="ITD-STU" w:date="2021-05-24T15:02:00Z">
        <w:r w:rsidRPr="006A2605">
          <w:rPr>
            <w:rStyle w:val="Hyperlink"/>
            <w:rFonts w:ascii="Times New Roman" w:hAnsi="Times New Roman" w:cs="Times New Roman"/>
            <w:noProof/>
            <w:sz w:val="24"/>
            <w:szCs w:val="24"/>
            <w:rPrChange w:id="1643"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644"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645" w:author="Windows User" w:date="2021-05-24T15:40:00Z">
              <w:rPr>
                <w:noProof/>
              </w:rPr>
            </w:rPrChange>
          </w:rPr>
          <w:instrText>HYPERLINK \l "_Toc72760954"</w:instrText>
        </w:r>
        <w:r w:rsidRPr="006A2605">
          <w:rPr>
            <w:rStyle w:val="Hyperlink"/>
            <w:rFonts w:ascii="Times New Roman" w:hAnsi="Times New Roman" w:cs="Times New Roman"/>
            <w:noProof/>
            <w:sz w:val="24"/>
            <w:szCs w:val="24"/>
            <w:rPrChange w:id="1646"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647"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648" w:author="Windows User" w:date="2021-05-24T15:40:00Z">
              <w:rPr>
                <w:rStyle w:val="Hyperlink"/>
                <w:rFonts w:ascii="Times New Roman" w:hAnsi="Times New Roman" w:cs="Times New Roman"/>
                <w:noProof/>
              </w:rPr>
            </w:rPrChange>
          </w:rPr>
          <w:t xml:space="preserve">Gambar 3. </w:t>
        </w:r>
        <w:r w:rsidRPr="006A2605">
          <w:rPr>
            <w:rStyle w:val="Hyperlink"/>
            <w:rFonts w:ascii="Times New Roman" w:hAnsi="Times New Roman" w:cs="Times New Roman"/>
            <w:i/>
            <w:noProof/>
            <w:sz w:val="24"/>
            <w:szCs w:val="24"/>
            <w:rPrChange w:id="1649" w:author="Windows User" w:date="2021-05-24T15:40:00Z">
              <w:rPr>
                <w:rStyle w:val="Hyperlink"/>
                <w:rFonts w:ascii="Times New Roman" w:hAnsi="Times New Roman" w:cs="Times New Roman"/>
                <w:i/>
                <w:noProof/>
              </w:rPr>
            </w:rPrChange>
          </w:rPr>
          <w:t>Load Data Parquet</w:t>
        </w:r>
        <w:r w:rsidRPr="006A2605">
          <w:rPr>
            <w:rFonts w:ascii="Times New Roman" w:hAnsi="Times New Roman" w:cs="Times New Roman"/>
            <w:noProof/>
            <w:webHidden/>
            <w:sz w:val="24"/>
            <w:szCs w:val="24"/>
            <w:rPrChange w:id="1650" w:author="Windows User" w:date="2021-05-24T15:40:00Z">
              <w:rPr>
                <w:noProof/>
                <w:webHidden/>
              </w:rPr>
            </w:rPrChange>
          </w:rPr>
          <w:tab/>
        </w:r>
        <w:r w:rsidRPr="006A2605">
          <w:rPr>
            <w:rFonts w:ascii="Times New Roman" w:hAnsi="Times New Roman" w:cs="Times New Roman"/>
            <w:noProof/>
            <w:webHidden/>
            <w:sz w:val="24"/>
            <w:szCs w:val="24"/>
            <w:rPrChange w:id="1651" w:author="Windows User" w:date="2021-05-24T15:40:00Z">
              <w:rPr>
                <w:noProof/>
                <w:webHidden/>
              </w:rPr>
            </w:rPrChange>
          </w:rPr>
          <w:fldChar w:fldCharType="begin"/>
        </w:r>
        <w:r w:rsidRPr="006A2605">
          <w:rPr>
            <w:rFonts w:ascii="Times New Roman" w:hAnsi="Times New Roman" w:cs="Times New Roman"/>
            <w:noProof/>
            <w:webHidden/>
            <w:sz w:val="24"/>
            <w:szCs w:val="24"/>
            <w:rPrChange w:id="1652" w:author="Windows User" w:date="2021-05-24T15:40:00Z">
              <w:rPr>
                <w:noProof/>
                <w:webHidden/>
              </w:rPr>
            </w:rPrChange>
          </w:rPr>
          <w:instrText xml:space="preserve"> PAGEREF _Toc72760954 \h </w:instrText>
        </w:r>
      </w:ins>
      <w:r w:rsidRPr="006A2605">
        <w:rPr>
          <w:rFonts w:ascii="Times New Roman" w:hAnsi="Times New Roman" w:cs="Times New Roman"/>
          <w:noProof/>
          <w:webHidden/>
          <w:sz w:val="24"/>
          <w:szCs w:val="24"/>
          <w:rPrChange w:id="1653"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654" w:author="Windows User" w:date="2021-05-24T15:40:00Z">
            <w:rPr>
              <w:noProof/>
              <w:webHidden/>
            </w:rPr>
          </w:rPrChange>
        </w:rPr>
        <w:fldChar w:fldCharType="separate"/>
      </w:r>
      <w:ins w:id="1655" w:author="Windows User" w:date="2021-05-24T15:40:00Z">
        <w:r w:rsidR="006A2605" w:rsidRPr="006A2605">
          <w:rPr>
            <w:rFonts w:ascii="Times New Roman" w:hAnsi="Times New Roman" w:cs="Times New Roman"/>
            <w:noProof/>
            <w:webHidden/>
            <w:sz w:val="24"/>
            <w:szCs w:val="24"/>
            <w:rPrChange w:id="1656" w:author="Windows User" w:date="2021-05-24T15:40:00Z">
              <w:rPr>
                <w:rFonts w:ascii="Times New Roman" w:hAnsi="Times New Roman" w:cs="Times New Roman"/>
                <w:noProof/>
                <w:webHidden/>
              </w:rPr>
            </w:rPrChange>
          </w:rPr>
          <w:t>15</w:t>
        </w:r>
      </w:ins>
      <w:ins w:id="1657" w:author="ITD-STU" w:date="2021-05-24T15:02:00Z">
        <w:del w:id="1658" w:author="Windows User" w:date="2021-05-24T15:28:00Z">
          <w:r w:rsidRPr="006A2605" w:rsidDel="00C11C0E">
            <w:rPr>
              <w:rFonts w:ascii="Times New Roman" w:hAnsi="Times New Roman" w:cs="Times New Roman"/>
              <w:noProof/>
              <w:webHidden/>
              <w:sz w:val="24"/>
              <w:szCs w:val="24"/>
              <w:rPrChange w:id="1659" w:author="Windows User" w:date="2021-05-24T15:40:00Z">
                <w:rPr>
                  <w:noProof/>
                  <w:webHidden/>
                </w:rPr>
              </w:rPrChange>
            </w:rPr>
            <w:delText>15</w:delText>
          </w:r>
        </w:del>
        <w:r w:rsidRPr="006A2605">
          <w:rPr>
            <w:rFonts w:ascii="Times New Roman" w:hAnsi="Times New Roman" w:cs="Times New Roman"/>
            <w:noProof/>
            <w:webHidden/>
            <w:sz w:val="24"/>
            <w:szCs w:val="24"/>
            <w:rPrChange w:id="1660"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661" w:author="Windows User" w:date="2021-05-24T15:40:00Z">
              <w:rPr>
                <w:rStyle w:val="Hyperlink"/>
                <w:noProof/>
              </w:rPr>
            </w:rPrChange>
          </w:rPr>
          <w:fldChar w:fldCharType="end"/>
        </w:r>
      </w:ins>
    </w:p>
    <w:p w14:paraId="1345B2ED" w14:textId="0F9A39CD" w:rsidR="00BC51A5" w:rsidRPr="006A2605" w:rsidRDefault="00BC51A5">
      <w:pPr>
        <w:pStyle w:val="TableofFigures"/>
        <w:tabs>
          <w:tab w:val="right" w:leader="dot" w:pos="9350"/>
        </w:tabs>
        <w:spacing w:line="360" w:lineRule="auto"/>
        <w:rPr>
          <w:ins w:id="1662" w:author="ITD-STU" w:date="2021-05-24T15:02:00Z"/>
          <w:rFonts w:ascii="Times New Roman" w:eastAsiaTheme="minorEastAsia" w:hAnsi="Times New Roman" w:cs="Times New Roman"/>
          <w:noProof/>
          <w:sz w:val="24"/>
          <w:szCs w:val="24"/>
          <w:rPrChange w:id="1663" w:author="Windows User" w:date="2021-05-24T15:40:00Z">
            <w:rPr>
              <w:ins w:id="1664" w:author="ITD-STU" w:date="2021-05-24T15:02:00Z"/>
              <w:rFonts w:asciiTheme="minorHAnsi" w:eastAsiaTheme="minorEastAsia" w:hAnsiTheme="minorHAnsi" w:cstheme="minorBidi"/>
              <w:noProof/>
            </w:rPr>
          </w:rPrChange>
        </w:rPr>
        <w:pPrChange w:id="1665" w:author="Windows User" w:date="2021-05-24T15:40:00Z">
          <w:pPr>
            <w:pStyle w:val="TableofFigures"/>
            <w:tabs>
              <w:tab w:val="right" w:leader="dot" w:pos="9350"/>
            </w:tabs>
          </w:pPr>
        </w:pPrChange>
      </w:pPr>
      <w:ins w:id="1666" w:author="ITD-STU" w:date="2021-05-24T15:02:00Z">
        <w:r w:rsidRPr="006A2605">
          <w:rPr>
            <w:rStyle w:val="Hyperlink"/>
            <w:rFonts w:ascii="Times New Roman" w:hAnsi="Times New Roman" w:cs="Times New Roman"/>
            <w:noProof/>
            <w:sz w:val="24"/>
            <w:szCs w:val="24"/>
            <w:rPrChange w:id="1667"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668"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669" w:author="Windows User" w:date="2021-05-24T15:40:00Z">
              <w:rPr>
                <w:noProof/>
              </w:rPr>
            </w:rPrChange>
          </w:rPr>
          <w:instrText>HYPERLINK \l "_Toc72760955"</w:instrText>
        </w:r>
        <w:r w:rsidRPr="006A2605">
          <w:rPr>
            <w:rStyle w:val="Hyperlink"/>
            <w:rFonts w:ascii="Times New Roman" w:hAnsi="Times New Roman" w:cs="Times New Roman"/>
            <w:noProof/>
            <w:sz w:val="24"/>
            <w:szCs w:val="24"/>
            <w:rPrChange w:id="1670"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671"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672" w:author="Windows User" w:date="2021-05-24T15:40:00Z">
              <w:rPr>
                <w:rStyle w:val="Hyperlink"/>
                <w:rFonts w:ascii="Times New Roman" w:hAnsi="Times New Roman" w:cs="Times New Roman"/>
                <w:noProof/>
              </w:rPr>
            </w:rPrChange>
          </w:rPr>
          <w:t>Gambar 4. Atribut dan tipe data atribut</w:t>
        </w:r>
        <w:r w:rsidRPr="006A2605">
          <w:rPr>
            <w:rFonts w:ascii="Times New Roman" w:hAnsi="Times New Roman" w:cs="Times New Roman"/>
            <w:noProof/>
            <w:webHidden/>
            <w:sz w:val="24"/>
            <w:szCs w:val="24"/>
            <w:rPrChange w:id="1673" w:author="Windows User" w:date="2021-05-24T15:40:00Z">
              <w:rPr>
                <w:noProof/>
                <w:webHidden/>
              </w:rPr>
            </w:rPrChange>
          </w:rPr>
          <w:tab/>
        </w:r>
        <w:r w:rsidRPr="006A2605">
          <w:rPr>
            <w:rFonts w:ascii="Times New Roman" w:hAnsi="Times New Roman" w:cs="Times New Roman"/>
            <w:noProof/>
            <w:webHidden/>
            <w:sz w:val="24"/>
            <w:szCs w:val="24"/>
            <w:rPrChange w:id="1674" w:author="Windows User" w:date="2021-05-24T15:40:00Z">
              <w:rPr>
                <w:noProof/>
                <w:webHidden/>
              </w:rPr>
            </w:rPrChange>
          </w:rPr>
          <w:fldChar w:fldCharType="begin"/>
        </w:r>
        <w:r w:rsidRPr="006A2605">
          <w:rPr>
            <w:rFonts w:ascii="Times New Roman" w:hAnsi="Times New Roman" w:cs="Times New Roman"/>
            <w:noProof/>
            <w:webHidden/>
            <w:sz w:val="24"/>
            <w:szCs w:val="24"/>
            <w:rPrChange w:id="1675" w:author="Windows User" w:date="2021-05-24T15:40:00Z">
              <w:rPr>
                <w:noProof/>
                <w:webHidden/>
              </w:rPr>
            </w:rPrChange>
          </w:rPr>
          <w:instrText xml:space="preserve"> PAGEREF _Toc72760955 \h </w:instrText>
        </w:r>
      </w:ins>
      <w:r w:rsidRPr="006A2605">
        <w:rPr>
          <w:rFonts w:ascii="Times New Roman" w:hAnsi="Times New Roman" w:cs="Times New Roman"/>
          <w:noProof/>
          <w:webHidden/>
          <w:sz w:val="24"/>
          <w:szCs w:val="24"/>
          <w:rPrChange w:id="1676"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677" w:author="Windows User" w:date="2021-05-24T15:40:00Z">
            <w:rPr>
              <w:noProof/>
              <w:webHidden/>
            </w:rPr>
          </w:rPrChange>
        </w:rPr>
        <w:fldChar w:fldCharType="separate"/>
      </w:r>
      <w:ins w:id="1678" w:author="Windows User" w:date="2021-05-24T15:40:00Z">
        <w:r w:rsidR="006A2605" w:rsidRPr="006A2605">
          <w:rPr>
            <w:rFonts w:ascii="Times New Roman" w:hAnsi="Times New Roman" w:cs="Times New Roman"/>
            <w:noProof/>
            <w:webHidden/>
            <w:sz w:val="24"/>
            <w:szCs w:val="24"/>
            <w:rPrChange w:id="1679" w:author="Windows User" w:date="2021-05-24T15:40:00Z">
              <w:rPr>
                <w:rFonts w:ascii="Times New Roman" w:hAnsi="Times New Roman" w:cs="Times New Roman"/>
                <w:noProof/>
                <w:webHidden/>
              </w:rPr>
            </w:rPrChange>
          </w:rPr>
          <w:t>15</w:t>
        </w:r>
      </w:ins>
      <w:ins w:id="1680" w:author="ITD-STU" w:date="2021-05-24T15:02:00Z">
        <w:del w:id="1681" w:author="Windows User" w:date="2021-05-24T15:28:00Z">
          <w:r w:rsidRPr="006A2605" w:rsidDel="00C11C0E">
            <w:rPr>
              <w:rFonts w:ascii="Times New Roman" w:hAnsi="Times New Roman" w:cs="Times New Roman"/>
              <w:noProof/>
              <w:webHidden/>
              <w:sz w:val="24"/>
              <w:szCs w:val="24"/>
              <w:rPrChange w:id="1682" w:author="Windows User" w:date="2021-05-24T15:40:00Z">
                <w:rPr>
                  <w:noProof/>
                  <w:webHidden/>
                </w:rPr>
              </w:rPrChange>
            </w:rPr>
            <w:delText>15</w:delText>
          </w:r>
        </w:del>
        <w:r w:rsidRPr="006A2605">
          <w:rPr>
            <w:rFonts w:ascii="Times New Roman" w:hAnsi="Times New Roman" w:cs="Times New Roman"/>
            <w:noProof/>
            <w:webHidden/>
            <w:sz w:val="24"/>
            <w:szCs w:val="24"/>
            <w:rPrChange w:id="1683"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684" w:author="Windows User" w:date="2021-05-24T15:40:00Z">
              <w:rPr>
                <w:rStyle w:val="Hyperlink"/>
                <w:noProof/>
              </w:rPr>
            </w:rPrChange>
          </w:rPr>
          <w:fldChar w:fldCharType="end"/>
        </w:r>
      </w:ins>
    </w:p>
    <w:p w14:paraId="73EDEEE8" w14:textId="0F9BC52A" w:rsidR="00BC51A5" w:rsidRPr="006A2605" w:rsidRDefault="00BC51A5">
      <w:pPr>
        <w:pStyle w:val="TableofFigures"/>
        <w:tabs>
          <w:tab w:val="right" w:leader="dot" w:pos="9350"/>
        </w:tabs>
        <w:spacing w:line="360" w:lineRule="auto"/>
        <w:rPr>
          <w:ins w:id="1685" w:author="ITD-STU" w:date="2021-05-24T15:02:00Z"/>
          <w:rFonts w:ascii="Times New Roman" w:eastAsiaTheme="minorEastAsia" w:hAnsi="Times New Roman" w:cs="Times New Roman"/>
          <w:noProof/>
          <w:sz w:val="24"/>
          <w:szCs w:val="24"/>
          <w:rPrChange w:id="1686" w:author="Windows User" w:date="2021-05-24T15:40:00Z">
            <w:rPr>
              <w:ins w:id="1687" w:author="ITD-STU" w:date="2021-05-24T15:02:00Z"/>
              <w:rFonts w:asciiTheme="minorHAnsi" w:eastAsiaTheme="minorEastAsia" w:hAnsiTheme="minorHAnsi" w:cstheme="minorBidi"/>
              <w:noProof/>
            </w:rPr>
          </w:rPrChange>
        </w:rPr>
        <w:pPrChange w:id="1688" w:author="Windows User" w:date="2021-05-24T15:40:00Z">
          <w:pPr>
            <w:pStyle w:val="TableofFigures"/>
            <w:tabs>
              <w:tab w:val="right" w:leader="dot" w:pos="9350"/>
            </w:tabs>
          </w:pPr>
        </w:pPrChange>
      </w:pPr>
      <w:ins w:id="1689" w:author="ITD-STU" w:date="2021-05-24T15:02:00Z">
        <w:r w:rsidRPr="006A2605">
          <w:rPr>
            <w:rStyle w:val="Hyperlink"/>
            <w:rFonts w:ascii="Times New Roman" w:hAnsi="Times New Roman" w:cs="Times New Roman"/>
            <w:noProof/>
            <w:sz w:val="24"/>
            <w:szCs w:val="24"/>
            <w:rPrChange w:id="1690"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691"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692" w:author="Windows User" w:date="2021-05-24T15:40:00Z">
              <w:rPr>
                <w:noProof/>
              </w:rPr>
            </w:rPrChange>
          </w:rPr>
          <w:instrText>HYPERLINK \l "_Toc72760956"</w:instrText>
        </w:r>
        <w:r w:rsidRPr="006A2605">
          <w:rPr>
            <w:rStyle w:val="Hyperlink"/>
            <w:rFonts w:ascii="Times New Roman" w:hAnsi="Times New Roman" w:cs="Times New Roman"/>
            <w:noProof/>
            <w:sz w:val="24"/>
            <w:szCs w:val="24"/>
            <w:rPrChange w:id="1693"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694"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695" w:author="Windows User" w:date="2021-05-24T15:40:00Z">
              <w:rPr>
                <w:rStyle w:val="Hyperlink"/>
                <w:rFonts w:ascii="Times New Roman" w:hAnsi="Times New Roman" w:cs="Times New Roman"/>
                <w:noProof/>
              </w:rPr>
            </w:rPrChange>
          </w:rPr>
          <w:t>Gambar 5. Deskripsi dari data yang digunakan</w:t>
        </w:r>
        <w:r w:rsidRPr="006A2605">
          <w:rPr>
            <w:rFonts w:ascii="Times New Roman" w:hAnsi="Times New Roman" w:cs="Times New Roman"/>
            <w:noProof/>
            <w:webHidden/>
            <w:sz w:val="24"/>
            <w:szCs w:val="24"/>
            <w:rPrChange w:id="1696" w:author="Windows User" w:date="2021-05-24T15:40:00Z">
              <w:rPr>
                <w:noProof/>
                <w:webHidden/>
              </w:rPr>
            </w:rPrChange>
          </w:rPr>
          <w:tab/>
        </w:r>
        <w:r w:rsidRPr="006A2605">
          <w:rPr>
            <w:rFonts w:ascii="Times New Roman" w:hAnsi="Times New Roman" w:cs="Times New Roman"/>
            <w:noProof/>
            <w:webHidden/>
            <w:sz w:val="24"/>
            <w:szCs w:val="24"/>
            <w:rPrChange w:id="1697" w:author="Windows User" w:date="2021-05-24T15:40:00Z">
              <w:rPr>
                <w:noProof/>
                <w:webHidden/>
              </w:rPr>
            </w:rPrChange>
          </w:rPr>
          <w:fldChar w:fldCharType="begin"/>
        </w:r>
        <w:r w:rsidRPr="006A2605">
          <w:rPr>
            <w:rFonts w:ascii="Times New Roman" w:hAnsi="Times New Roman" w:cs="Times New Roman"/>
            <w:noProof/>
            <w:webHidden/>
            <w:sz w:val="24"/>
            <w:szCs w:val="24"/>
            <w:rPrChange w:id="1698" w:author="Windows User" w:date="2021-05-24T15:40:00Z">
              <w:rPr>
                <w:noProof/>
                <w:webHidden/>
              </w:rPr>
            </w:rPrChange>
          </w:rPr>
          <w:instrText xml:space="preserve"> PAGEREF _Toc72760956 \h </w:instrText>
        </w:r>
      </w:ins>
      <w:r w:rsidRPr="006A2605">
        <w:rPr>
          <w:rFonts w:ascii="Times New Roman" w:hAnsi="Times New Roman" w:cs="Times New Roman"/>
          <w:noProof/>
          <w:webHidden/>
          <w:sz w:val="24"/>
          <w:szCs w:val="24"/>
          <w:rPrChange w:id="1699"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700" w:author="Windows User" w:date="2021-05-24T15:40:00Z">
            <w:rPr>
              <w:noProof/>
              <w:webHidden/>
            </w:rPr>
          </w:rPrChange>
        </w:rPr>
        <w:fldChar w:fldCharType="separate"/>
      </w:r>
      <w:ins w:id="1701" w:author="Windows User" w:date="2021-05-24T15:40:00Z">
        <w:r w:rsidR="006A2605" w:rsidRPr="006A2605">
          <w:rPr>
            <w:rFonts w:ascii="Times New Roman" w:hAnsi="Times New Roman" w:cs="Times New Roman"/>
            <w:noProof/>
            <w:webHidden/>
            <w:sz w:val="24"/>
            <w:szCs w:val="24"/>
            <w:rPrChange w:id="1702" w:author="Windows User" w:date="2021-05-24T15:40:00Z">
              <w:rPr>
                <w:rFonts w:ascii="Times New Roman" w:hAnsi="Times New Roman" w:cs="Times New Roman"/>
                <w:noProof/>
                <w:webHidden/>
              </w:rPr>
            </w:rPrChange>
          </w:rPr>
          <w:t>16</w:t>
        </w:r>
      </w:ins>
      <w:ins w:id="1703" w:author="ITD-STU" w:date="2021-05-24T15:02:00Z">
        <w:del w:id="1704" w:author="Windows User" w:date="2021-05-24T15:28:00Z">
          <w:r w:rsidRPr="006A2605" w:rsidDel="00C11C0E">
            <w:rPr>
              <w:rFonts w:ascii="Times New Roman" w:hAnsi="Times New Roman" w:cs="Times New Roman"/>
              <w:noProof/>
              <w:webHidden/>
              <w:sz w:val="24"/>
              <w:szCs w:val="24"/>
              <w:rPrChange w:id="1705" w:author="Windows User" w:date="2021-05-24T15:40:00Z">
                <w:rPr>
                  <w:noProof/>
                  <w:webHidden/>
                </w:rPr>
              </w:rPrChange>
            </w:rPr>
            <w:delText>16</w:delText>
          </w:r>
        </w:del>
        <w:r w:rsidRPr="006A2605">
          <w:rPr>
            <w:rFonts w:ascii="Times New Roman" w:hAnsi="Times New Roman" w:cs="Times New Roman"/>
            <w:noProof/>
            <w:webHidden/>
            <w:sz w:val="24"/>
            <w:szCs w:val="24"/>
            <w:rPrChange w:id="1706"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707" w:author="Windows User" w:date="2021-05-24T15:40:00Z">
              <w:rPr>
                <w:rStyle w:val="Hyperlink"/>
                <w:noProof/>
              </w:rPr>
            </w:rPrChange>
          </w:rPr>
          <w:fldChar w:fldCharType="end"/>
        </w:r>
      </w:ins>
    </w:p>
    <w:p w14:paraId="09F33F0F" w14:textId="7EA32AFD" w:rsidR="00BC51A5" w:rsidRPr="006A2605" w:rsidRDefault="00BC51A5">
      <w:pPr>
        <w:pStyle w:val="TableofFigures"/>
        <w:tabs>
          <w:tab w:val="right" w:leader="dot" w:pos="9350"/>
        </w:tabs>
        <w:spacing w:line="360" w:lineRule="auto"/>
        <w:rPr>
          <w:ins w:id="1708" w:author="ITD-STU" w:date="2021-05-24T15:02:00Z"/>
          <w:rFonts w:ascii="Times New Roman" w:eastAsiaTheme="minorEastAsia" w:hAnsi="Times New Roman" w:cs="Times New Roman"/>
          <w:noProof/>
          <w:sz w:val="24"/>
          <w:szCs w:val="24"/>
          <w:rPrChange w:id="1709" w:author="Windows User" w:date="2021-05-24T15:40:00Z">
            <w:rPr>
              <w:ins w:id="1710" w:author="ITD-STU" w:date="2021-05-24T15:02:00Z"/>
              <w:rFonts w:asciiTheme="minorHAnsi" w:eastAsiaTheme="minorEastAsia" w:hAnsiTheme="minorHAnsi" w:cstheme="minorBidi"/>
              <w:noProof/>
            </w:rPr>
          </w:rPrChange>
        </w:rPr>
        <w:pPrChange w:id="1711" w:author="Windows User" w:date="2021-05-24T15:40:00Z">
          <w:pPr>
            <w:pStyle w:val="TableofFigures"/>
            <w:tabs>
              <w:tab w:val="right" w:leader="dot" w:pos="9350"/>
            </w:tabs>
          </w:pPr>
        </w:pPrChange>
      </w:pPr>
      <w:ins w:id="1712" w:author="ITD-STU" w:date="2021-05-24T15:02:00Z">
        <w:r w:rsidRPr="006A2605">
          <w:rPr>
            <w:rStyle w:val="Hyperlink"/>
            <w:rFonts w:ascii="Times New Roman" w:hAnsi="Times New Roman" w:cs="Times New Roman"/>
            <w:noProof/>
            <w:sz w:val="24"/>
            <w:szCs w:val="24"/>
            <w:rPrChange w:id="1713"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714"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715" w:author="Windows User" w:date="2021-05-24T15:40:00Z">
              <w:rPr>
                <w:noProof/>
              </w:rPr>
            </w:rPrChange>
          </w:rPr>
          <w:instrText>HYPERLINK \l "_Toc72760957"</w:instrText>
        </w:r>
        <w:r w:rsidRPr="006A2605">
          <w:rPr>
            <w:rStyle w:val="Hyperlink"/>
            <w:rFonts w:ascii="Times New Roman" w:hAnsi="Times New Roman" w:cs="Times New Roman"/>
            <w:noProof/>
            <w:sz w:val="24"/>
            <w:szCs w:val="24"/>
            <w:rPrChange w:id="1716"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717"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718" w:author="Windows User" w:date="2021-05-24T15:40:00Z">
              <w:rPr>
                <w:rStyle w:val="Hyperlink"/>
                <w:rFonts w:ascii="Times New Roman" w:hAnsi="Times New Roman" w:cs="Times New Roman"/>
                <w:noProof/>
              </w:rPr>
            </w:rPrChange>
          </w:rPr>
          <w:t>Gambar 6. Jumlah data sentiment positif dan negatif</w:t>
        </w:r>
        <w:r w:rsidRPr="006A2605">
          <w:rPr>
            <w:rFonts w:ascii="Times New Roman" w:hAnsi="Times New Roman" w:cs="Times New Roman"/>
            <w:noProof/>
            <w:webHidden/>
            <w:sz w:val="24"/>
            <w:szCs w:val="24"/>
            <w:rPrChange w:id="1719" w:author="Windows User" w:date="2021-05-24T15:40:00Z">
              <w:rPr>
                <w:noProof/>
                <w:webHidden/>
              </w:rPr>
            </w:rPrChange>
          </w:rPr>
          <w:tab/>
        </w:r>
        <w:r w:rsidRPr="006A2605">
          <w:rPr>
            <w:rFonts w:ascii="Times New Roman" w:hAnsi="Times New Roman" w:cs="Times New Roman"/>
            <w:noProof/>
            <w:webHidden/>
            <w:sz w:val="24"/>
            <w:szCs w:val="24"/>
            <w:rPrChange w:id="1720" w:author="Windows User" w:date="2021-05-24T15:40:00Z">
              <w:rPr>
                <w:noProof/>
                <w:webHidden/>
              </w:rPr>
            </w:rPrChange>
          </w:rPr>
          <w:fldChar w:fldCharType="begin"/>
        </w:r>
        <w:r w:rsidRPr="006A2605">
          <w:rPr>
            <w:rFonts w:ascii="Times New Roman" w:hAnsi="Times New Roman" w:cs="Times New Roman"/>
            <w:noProof/>
            <w:webHidden/>
            <w:sz w:val="24"/>
            <w:szCs w:val="24"/>
            <w:rPrChange w:id="1721" w:author="Windows User" w:date="2021-05-24T15:40:00Z">
              <w:rPr>
                <w:noProof/>
                <w:webHidden/>
              </w:rPr>
            </w:rPrChange>
          </w:rPr>
          <w:instrText xml:space="preserve"> PAGEREF _Toc72760957 \h </w:instrText>
        </w:r>
      </w:ins>
      <w:r w:rsidRPr="006A2605">
        <w:rPr>
          <w:rFonts w:ascii="Times New Roman" w:hAnsi="Times New Roman" w:cs="Times New Roman"/>
          <w:noProof/>
          <w:webHidden/>
          <w:sz w:val="24"/>
          <w:szCs w:val="24"/>
          <w:rPrChange w:id="1722"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723" w:author="Windows User" w:date="2021-05-24T15:40:00Z">
            <w:rPr>
              <w:noProof/>
              <w:webHidden/>
            </w:rPr>
          </w:rPrChange>
        </w:rPr>
        <w:fldChar w:fldCharType="separate"/>
      </w:r>
      <w:ins w:id="1724" w:author="Windows User" w:date="2021-05-24T15:40:00Z">
        <w:r w:rsidR="006A2605" w:rsidRPr="006A2605">
          <w:rPr>
            <w:rFonts w:ascii="Times New Roman" w:hAnsi="Times New Roman" w:cs="Times New Roman"/>
            <w:noProof/>
            <w:webHidden/>
            <w:sz w:val="24"/>
            <w:szCs w:val="24"/>
            <w:rPrChange w:id="1725" w:author="Windows User" w:date="2021-05-24T15:40:00Z">
              <w:rPr>
                <w:rFonts w:ascii="Times New Roman" w:hAnsi="Times New Roman" w:cs="Times New Roman"/>
                <w:noProof/>
                <w:webHidden/>
              </w:rPr>
            </w:rPrChange>
          </w:rPr>
          <w:t>16</w:t>
        </w:r>
      </w:ins>
      <w:ins w:id="1726" w:author="ITD-STU" w:date="2021-05-24T15:02:00Z">
        <w:del w:id="1727" w:author="Windows User" w:date="2021-05-24T15:28:00Z">
          <w:r w:rsidRPr="006A2605" w:rsidDel="00C11C0E">
            <w:rPr>
              <w:rFonts w:ascii="Times New Roman" w:hAnsi="Times New Roman" w:cs="Times New Roman"/>
              <w:noProof/>
              <w:webHidden/>
              <w:sz w:val="24"/>
              <w:szCs w:val="24"/>
              <w:rPrChange w:id="1728" w:author="Windows User" w:date="2021-05-24T15:40:00Z">
                <w:rPr>
                  <w:noProof/>
                  <w:webHidden/>
                </w:rPr>
              </w:rPrChange>
            </w:rPr>
            <w:delText>16</w:delText>
          </w:r>
        </w:del>
        <w:r w:rsidRPr="006A2605">
          <w:rPr>
            <w:rFonts w:ascii="Times New Roman" w:hAnsi="Times New Roman" w:cs="Times New Roman"/>
            <w:noProof/>
            <w:webHidden/>
            <w:sz w:val="24"/>
            <w:szCs w:val="24"/>
            <w:rPrChange w:id="1729"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730" w:author="Windows User" w:date="2021-05-24T15:40:00Z">
              <w:rPr>
                <w:rStyle w:val="Hyperlink"/>
                <w:noProof/>
              </w:rPr>
            </w:rPrChange>
          </w:rPr>
          <w:fldChar w:fldCharType="end"/>
        </w:r>
      </w:ins>
    </w:p>
    <w:p w14:paraId="53C6D0D4" w14:textId="4459127E" w:rsidR="00BC51A5" w:rsidRPr="006A2605" w:rsidRDefault="00BC51A5">
      <w:pPr>
        <w:pStyle w:val="TableofFigures"/>
        <w:tabs>
          <w:tab w:val="right" w:leader="dot" w:pos="9350"/>
        </w:tabs>
        <w:spacing w:line="360" w:lineRule="auto"/>
        <w:rPr>
          <w:ins w:id="1731" w:author="ITD-STU" w:date="2021-05-24T15:02:00Z"/>
          <w:rFonts w:ascii="Times New Roman" w:eastAsiaTheme="minorEastAsia" w:hAnsi="Times New Roman" w:cs="Times New Roman"/>
          <w:noProof/>
          <w:sz w:val="24"/>
          <w:szCs w:val="24"/>
          <w:rPrChange w:id="1732" w:author="Windows User" w:date="2021-05-24T15:40:00Z">
            <w:rPr>
              <w:ins w:id="1733" w:author="ITD-STU" w:date="2021-05-24T15:02:00Z"/>
              <w:rFonts w:asciiTheme="minorHAnsi" w:eastAsiaTheme="minorEastAsia" w:hAnsiTheme="minorHAnsi" w:cstheme="minorBidi"/>
              <w:noProof/>
            </w:rPr>
          </w:rPrChange>
        </w:rPr>
        <w:pPrChange w:id="1734" w:author="Windows User" w:date="2021-05-24T15:40:00Z">
          <w:pPr>
            <w:pStyle w:val="TableofFigures"/>
            <w:tabs>
              <w:tab w:val="right" w:leader="dot" w:pos="9350"/>
            </w:tabs>
          </w:pPr>
        </w:pPrChange>
      </w:pPr>
      <w:ins w:id="1735" w:author="ITD-STU" w:date="2021-05-24T15:02:00Z">
        <w:r w:rsidRPr="006A2605">
          <w:rPr>
            <w:rStyle w:val="Hyperlink"/>
            <w:rFonts w:ascii="Times New Roman" w:hAnsi="Times New Roman" w:cs="Times New Roman"/>
            <w:noProof/>
            <w:sz w:val="24"/>
            <w:szCs w:val="24"/>
            <w:rPrChange w:id="1736"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737"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738" w:author="Windows User" w:date="2021-05-24T15:40:00Z">
              <w:rPr>
                <w:noProof/>
              </w:rPr>
            </w:rPrChange>
          </w:rPr>
          <w:instrText>HYPERLINK \l "_Toc72760958"</w:instrText>
        </w:r>
        <w:r w:rsidRPr="006A2605">
          <w:rPr>
            <w:rStyle w:val="Hyperlink"/>
            <w:rFonts w:ascii="Times New Roman" w:hAnsi="Times New Roman" w:cs="Times New Roman"/>
            <w:noProof/>
            <w:sz w:val="24"/>
            <w:szCs w:val="24"/>
            <w:rPrChange w:id="1739"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740"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741" w:author="Windows User" w:date="2021-05-24T15:40:00Z">
              <w:rPr>
                <w:rStyle w:val="Hyperlink"/>
                <w:rFonts w:ascii="Times New Roman" w:hAnsi="Times New Roman" w:cs="Times New Roman"/>
                <w:noProof/>
              </w:rPr>
            </w:rPrChange>
          </w:rPr>
          <w:t xml:space="preserve">Gambar 7. </w:t>
        </w:r>
        <w:r w:rsidRPr="006A2605">
          <w:rPr>
            <w:rStyle w:val="Hyperlink"/>
            <w:rFonts w:ascii="Times New Roman" w:hAnsi="Times New Roman" w:cs="Times New Roman"/>
            <w:i/>
            <w:noProof/>
            <w:sz w:val="24"/>
            <w:szCs w:val="24"/>
            <w:rPrChange w:id="1742" w:author="Windows User" w:date="2021-05-24T15:40:00Z">
              <w:rPr>
                <w:rStyle w:val="Hyperlink"/>
                <w:rFonts w:ascii="Times New Roman" w:hAnsi="Times New Roman" w:cs="Times New Roman"/>
                <w:i/>
                <w:noProof/>
              </w:rPr>
            </w:rPrChange>
          </w:rPr>
          <w:t>Bar chart</w:t>
        </w:r>
        <w:r w:rsidRPr="006A2605">
          <w:rPr>
            <w:rStyle w:val="Hyperlink"/>
            <w:rFonts w:ascii="Times New Roman" w:hAnsi="Times New Roman" w:cs="Times New Roman"/>
            <w:noProof/>
            <w:sz w:val="24"/>
            <w:szCs w:val="24"/>
            <w:rPrChange w:id="1743" w:author="Windows User" w:date="2021-05-24T15:40:00Z">
              <w:rPr>
                <w:rStyle w:val="Hyperlink"/>
                <w:rFonts w:ascii="Times New Roman" w:hAnsi="Times New Roman" w:cs="Times New Roman"/>
                <w:noProof/>
              </w:rPr>
            </w:rPrChange>
          </w:rPr>
          <w:t xml:space="preserve"> yang menunjukkan jumlah data sentiment positif dan negatif</w:t>
        </w:r>
        <w:r w:rsidRPr="006A2605">
          <w:rPr>
            <w:rFonts w:ascii="Times New Roman" w:hAnsi="Times New Roman" w:cs="Times New Roman"/>
            <w:noProof/>
            <w:webHidden/>
            <w:sz w:val="24"/>
            <w:szCs w:val="24"/>
            <w:rPrChange w:id="1744" w:author="Windows User" w:date="2021-05-24T15:40:00Z">
              <w:rPr>
                <w:noProof/>
                <w:webHidden/>
              </w:rPr>
            </w:rPrChange>
          </w:rPr>
          <w:tab/>
        </w:r>
        <w:r w:rsidRPr="006A2605">
          <w:rPr>
            <w:rFonts w:ascii="Times New Roman" w:hAnsi="Times New Roman" w:cs="Times New Roman"/>
            <w:noProof/>
            <w:webHidden/>
            <w:sz w:val="24"/>
            <w:szCs w:val="24"/>
            <w:rPrChange w:id="1745" w:author="Windows User" w:date="2021-05-24T15:40:00Z">
              <w:rPr>
                <w:noProof/>
                <w:webHidden/>
              </w:rPr>
            </w:rPrChange>
          </w:rPr>
          <w:fldChar w:fldCharType="begin"/>
        </w:r>
        <w:r w:rsidRPr="006A2605">
          <w:rPr>
            <w:rFonts w:ascii="Times New Roman" w:hAnsi="Times New Roman" w:cs="Times New Roman"/>
            <w:noProof/>
            <w:webHidden/>
            <w:sz w:val="24"/>
            <w:szCs w:val="24"/>
            <w:rPrChange w:id="1746" w:author="Windows User" w:date="2021-05-24T15:40:00Z">
              <w:rPr>
                <w:noProof/>
                <w:webHidden/>
              </w:rPr>
            </w:rPrChange>
          </w:rPr>
          <w:instrText xml:space="preserve"> PAGEREF _Toc72760958 \h </w:instrText>
        </w:r>
      </w:ins>
      <w:r w:rsidRPr="006A2605">
        <w:rPr>
          <w:rFonts w:ascii="Times New Roman" w:hAnsi="Times New Roman" w:cs="Times New Roman"/>
          <w:noProof/>
          <w:webHidden/>
          <w:sz w:val="24"/>
          <w:szCs w:val="24"/>
          <w:rPrChange w:id="1747"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748" w:author="Windows User" w:date="2021-05-24T15:40:00Z">
            <w:rPr>
              <w:noProof/>
              <w:webHidden/>
            </w:rPr>
          </w:rPrChange>
        </w:rPr>
        <w:fldChar w:fldCharType="separate"/>
      </w:r>
      <w:ins w:id="1749" w:author="Windows User" w:date="2021-05-24T15:40:00Z">
        <w:r w:rsidR="006A2605" w:rsidRPr="006A2605">
          <w:rPr>
            <w:rFonts w:ascii="Times New Roman" w:hAnsi="Times New Roman" w:cs="Times New Roman"/>
            <w:noProof/>
            <w:webHidden/>
            <w:sz w:val="24"/>
            <w:szCs w:val="24"/>
            <w:rPrChange w:id="1750" w:author="Windows User" w:date="2021-05-24T15:40:00Z">
              <w:rPr>
                <w:rFonts w:ascii="Times New Roman" w:hAnsi="Times New Roman" w:cs="Times New Roman"/>
                <w:noProof/>
                <w:webHidden/>
              </w:rPr>
            </w:rPrChange>
          </w:rPr>
          <w:t>16</w:t>
        </w:r>
      </w:ins>
      <w:ins w:id="1751" w:author="ITD-STU" w:date="2021-05-24T15:02:00Z">
        <w:del w:id="1752" w:author="Windows User" w:date="2021-05-24T15:28:00Z">
          <w:r w:rsidRPr="006A2605" w:rsidDel="00C11C0E">
            <w:rPr>
              <w:rFonts w:ascii="Times New Roman" w:hAnsi="Times New Roman" w:cs="Times New Roman"/>
              <w:noProof/>
              <w:webHidden/>
              <w:sz w:val="24"/>
              <w:szCs w:val="24"/>
              <w:rPrChange w:id="1753" w:author="Windows User" w:date="2021-05-24T15:40:00Z">
                <w:rPr>
                  <w:noProof/>
                  <w:webHidden/>
                </w:rPr>
              </w:rPrChange>
            </w:rPr>
            <w:delText>16</w:delText>
          </w:r>
        </w:del>
        <w:r w:rsidRPr="006A2605">
          <w:rPr>
            <w:rFonts w:ascii="Times New Roman" w:hAnsi="Times New Roman" w:cs="Times New Roman"/>
            <w:noProof/>
            <w:webHidden/>
            <w:sz w:val="24"/>
            <w:szCs w:val="24"/>
            <w:rPrChange w:id="1754"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755" w:author="Windows User" w:date="2021-05-24T15:40:00Z">
              <w:rPr>
                <w:rStyle w:val="Hyperlink"/>
                <w:noProof/>
              </w:rPr>
            </w:rPrChange>
          </w:rPr>
          <w:fldChar w:fldCharType="end"/>
        </w:r>
      </w:ins>
    </w:p>
    <w:p w14:paraId="0D463F91" w14:textId="06C2FCE8" w:rsidR="00BC51A5" w:rsidRPr="006A2605" w:rsidRDefault="00BC51A5">
      <w:pPr>
        <w:pStyle w:val="TableofFigures"/>
        <w:tabs>
          <w:tab w:val="right" w:leader="dot" w:pos="9350"/>
        </w:tabs>
        <w:spacing w:line="360" w:lineRule="auto"/>
        <w:rPr>
          <w:ins w:id="1756" w:author="ITD-STU" w:date="2021-05-24T15:02:00Z"/>
          <w:rFonts w:ascii="Times New Roman" w:eastAsiaTheme="minorEastAsia" w:hAnsi="Times New Roman" w:cs="Times New Roman"/>
          <w:noProof/>
          <w:sz w:val="24"/>
          <w:szCs w:val="24"/>
          <w:rPrChange w:id="1757" w:author="Windows User" w:date="2021-05-24T15:40:00Z">
            <w:rPr>
              <w:ins w:id="1758" w:author="ITD-STU" w:date="2021-05-24T15:02:00Z"/>
              <w:rFonts w:asciiTheme="minorHAnsi" w:eastAsiaTheme="minorEastAsia" w:hAnsiTheme="minorHAnsi" w:cstheme="minorBidi"/>
              <w:noProof/>
            </w:rPr>
          </w:rPrChange>
        </w:rPr>
        <w:pPrChange w:id="1759" w:author="Windows User" w:date="2021-05-24T15:40:00Z">
          <w:pPr>
            <w:pStyle w:val="TableofFigures"/>
            <w:tabs>
              <w:tab w:val="right" w:leader="dot" w:pos="9350"/>
            </w:tabs>
          </w:pPr>
        </w:pPrChange>
      </w:pPr>
      <w:ins w:id="1760" w:author="ITD-STU" w:date="2021-05-24T15:02:00Z">
        <w:r w:rsidRPr="006A2605">
          <w:rPr>
            <w:rStyle w:val="Hyperlink"/>
            <w:rFonts w:ascii="Times New Roman" w:hAnsi="Times New Roman" w:cs="Times New Roman"/>
            <w:noProof/>
            <w:sz w:val="24"/>
            <w:szCs w:val="24"/>
            <w:rPrChange w:id="1761"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762"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763" w:author="Windows User" w:date="2021-05-24T15:40:00Z">
              <w:rPr>
                <w:noProof/>
              </w:rPr>
            </w:rPrChange>
          </w:rPr>
          <w:instrText>HYPERLINK \l "_Toc72760959"</w:instrText>
        </w:r>
        <w:r w:rsidRPr="006A2605">
          <w:rPr>
            <w:rStyle w:val="Hyperlink"/>
            <w:rFonts w:ascii="Times New Roman" w:hAnsi="Times New Roman" w:cs="Times New Roman"/>
            <w:noProof/>
            <w:sz w:val="24"/>
            <w:szCs w:val="24"/>
            <w:rPrChange w:id="1764"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765"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766" w:author="Windows User" w:date="2021-05-24T15:40:00Z">
              <w:rPr>
                <w:rStyle w:val="Hyperlink"/>
                <w:rFonts w:ascii="Times New Roman" w:hAnsi="Times New Roman" w:cs="Times New Roman"/>
                <w:noProof/>
              </w:rPr>
            </w:rPrChange>
          </w:rPr>
          <w:t xml:space="preserve">Gambar 8. </w:t>
        </w:r>
        <w:r w:rsidRPr="006A2605">
          <w:rPr>
            <w:rStyle w:val="Hyperlink"/>
            <w:rFonts w:ascii="Times New Roman" w:hAnsi="Times New Roman" w:cs="Times New Roman"/>
            <w:i/>
            <w:noProof/>
            <w:sz w:val="24"/>
            <w:szCs w:val="24"/>
            <w:rPrChange w:id="1767" w:author="Windows User" w:date="2021-05-24T15:40:00Z">
              <w:rPr>
                <w:rStyle w:val="Hyperlink"/>
                <w:rFonts w:ascii="Times New Roman" w:hAnsi="Times New Roman" w:cs="Times New Roman"/>
                <w:i/>
                <w:noProof/>
              </w:rPr>
            </w:rPrChange>
          </w:rPr>
          <w:t>Funnel</w:t>
        </w:r>
        <w:r w:rsidRPr="006A2605">
          <w:rPr>
            <w:rStyle w:val="Hyperlink"/>
            <w:rFonts w:ascii="Times New Roman" w:hAnsi="Times New Roman" w:cs="Times New Roman"/>
            <w:noProof/>
            <w:sz w:val="24"/>
            <w:szCs w:val="24"/>
            <w:rPrChange w:id="1768" w:author="Windows User" w:date="2021-05-24T15:40:00Z">
              <w:rPr>
                <w:rStyle w:val="Hyperlink"/>
                <w:rFonts w:ascii="Times New Roman" w:hAnsi="Times New Roman" w:cs="Times New Roman"/>
                <w:noProof/>
              </w:rPr>
            </w:rPrChange>
          </w:rPr>
          <w:t xml:space="preserve"> </w:t>
        </w:r>
        <w:r w:rsidRPr="006A2605">
          <w:rPr>
            <w:rStyle w:val="Hyperlink"/>
            <w:rFonts w:ascii="Times New Roman" w:hAnsi="Times New Roman" w:cs="Times New Roman"/>
            <w:i/>
            <w:noProof/>
            <w:sz w:val="24"/>
            <w:szCs w:val="24"/>
            <w:rPrChange w:id="1769" w:author="Windows User" w:date="2021-05-24T15:40:00Z">
              <w:rPr>
                <w:rStyle w:val="Hyperlink"/>
                <w:rFonts w:ascii="Times New Roman" w:hAnsi="Times New Roman" w:cs="Times New Roman"/>
                <w:i/>
                <w:noProof/>
              </w:rPr>
            </w:rPrChange>
          </w:rPr>
          <w:t>chart</w:t>
        </w:r>
        <w:r w:rsidRPr="006A2605">
          <w:rPr>
            <w:rStyle w:val="Hyperlink"/>
            <w:rFonts w:ascii="Times New Roman" w:hAnsi="Times New Roman" w:cs="Times New Roman"/>
            <w:noProof/>
            <w:sz w:val="24"/>
            <w:szCs w:val="24"/>
            <w:rPrChange w:id="1770" w:author="Windows User" w:date="2021-05-24T15:40:00Z">
              <w:rPr>
                <w:rStyle w:val="Hyperlink"/>
                <w:rFonts w:ascii="Times New Roman" w:hAnsi="Times New Roman" w:cs="Times New Roman"/>
                <w:noProof/>
              </w:rPr>
            </w:rPrChange>
          </w:rPr>
          <w:t xml:space="preserve"> yang menunjukkan jumlah data sentiment positif dan negative</w:t>
        </w:r>
        <w:r w:rsidRPr="006A2605">
          <w:rPr>
            <w:rFonts w:ascii="Times New Roman" w:hAnsi="Times New Roman" w:cs="Times New Roman"/>
            <w:noProof/>
            <w:webHidden/>
            <w:sz w:val="24"/>
            <w:szCs w:val="24"/>
            <w:rPrChange w:id="1771" w:author="Windows User" w:date="2021-05-24T15:40:00Z">
              <w:rPr>
                <w:noProof/>
                <w:webHidden/>
              </w:rPr>
            </w:rPrChange>
          </w:rPr>
          <w:tab/>
        </w:r>
        <w:r w:rsidRPr="006A2605">
          <w:rPr>
            <w:rFonts w:ascii="Times New Roman" w:hAnsi="Times New Roman" w:cs="Times New Roman"/>
            <w:noProof/>
            <w:webHidden/>
            <w:sz w:val="24"/>
            <w:szCs w:val="24"/>
            <w:rPrChange w:id="1772" w:author="Windows User" w:date="2021-05-24T15:40:00Z">
              <w:rPr>
                <w:noProof/>
                <w:webHidden/>
              </w:rPr>
            </w:rPrChange>
          </w:rPr>
          <w:fldChar w:fldCharType="begin"/>
        </w:r>
        <w:r w:rsidRPr="006A2605">
          <w:rPr>
            <w:rFonts w:ascii="Times New Roman" w:hAnsi="Times New Roman" w:cs="Times New Roman"/>
            <w:noProof/>
            <w:webHidden/>
            <w:sz w:val="24"/>
            <w:szCs w:val="24"/>
            <w:rPrChange w:id="1773" w:author="Windows User" w:date="2021-05-24T15:40:00Z">
              <w:rPr>
                <w:noProof/>
                <w:webHidden/>
              </w:rPr>
            </w:rPrChange>
          </w:rPr>
          <w:instrText xml:space="preserve"> PAGEREF _Toc72760959 \h </w:instrText>
        </w:r>
      </w:ins>
      <w:r w:rsidRPr="006A2605">
        <w:rPr>
          <w:rFonts w:ascii="Times New Roman" w:hAnsi="Times New Roman" w:cs="Times New Roman"/>
          <w:noProof/>
          <w:webHidden/>
          <w:sz w:val="24"/>
          <w:szCs w:val="24"/>
          <w:rPrChange w:id="1774"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775" w:author="Windows User" w:date="2021-05-24T15:40:00Z">
            <w:rPr>
              <w:noProof/>
              <w:webHidden/>
            </w:rPr>
          </w:rPrChange>
        </w:rPr>
        <w:fldChar w:fldCharType="separate"/>
      </w:r>
      <w:ins w:id="1776" w:author="Windows User" w:date="2021-05-24T15:40:00Z">
        <w:r w:rsidR="006A2605" w:rsidRPr="006A2605">
          <w:rPr>
            <w:rFonts w:ascii="Times New Roman" w:hAnsi="Times New Roman" w:cs="Times New Roman"/>
            <w:noProof/>
            <w:webHidden/>
            <w:sz w:val="24"/>
            <w:szCs w:val="24"/>
            <w:rPrChange w:id="1777" w:author="Windows User" w:date="2021-05-24T15:40:00Z">
              <w:rPr>
                <w:rFonts w:ascii="Times New Roman" w:hAnsi="Times New Roman" w:cs="Times New Roman"/>
                <w:noProof/>
                <w:webHidden/>
              </w:rPr>
            </w:rPrChange>
          </w:rPr>
          <w:t>17</w:t>
        </w:r>
      </w:ins>
      <w:ins w:id="1778" w:author="ITD-STU" w:date="2021-05-24T15:02:00Z">
        <w:del w:id="1779" w:author="Windows User" w:date="2021-05-24T15:28:00Z">
          <w:r w:rsidRPr="006A2605" w:rsidDel="00C11C0E">
            <w:rPr>
              <w:rFonts w:ascii="Times New Roman" w:hAnsi="Times New Roman" w:cs="Times New Roman"/>
              <w:noProof/>
              <w:webHidden/>
              <w:sz w:val="24"/>
              <w:szCs w:val="24"/>
              <w:rPrChange w:id="1780" w:author="Windows User" w:date="2021-05-24T15:40:00Z">
                <w:rPr>
                  <w:noProof/>
                  <w:webHidden/>
                </w:rPr>
              </w:rPrChange>
            </w:rPr>
            <w:delText>17</w:delText>
          </w:r>
        </w:del>
        <w:r w:rsidRPr="006A2605">
          <w:rPr>
            <w:rFonts w:ascii="Times New Roman" w:hAnsi="Times New Roman" w:cs="Times New Roman"/>
            <w:noProof/>
            <w:webHidden/>
            <w:sz w:val="24"/>
            <w:szCs w:val="24"/>
            <w:rPrChange w:id="1781"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782" w:author="Windows User" w:date="2021-05-24T15:40:00Z">
              <w:rPr>
                <w:rStyle w:val="Hyperlink"/>
                <w:noProof/>
              </w:rPr>
            </w:rPrChange>
          </w:rPr>
          <w:fldChar w:fldCharType="end"/>
        </w:r>
      </w:ins>
    </w:p>
    <w:p w14:paraId="5B015C64" w14:textId="503E43BD" w:rsidR="00BC51A5" w:rsidRPr="006A2605" w:rsidRDefault="00BC51A5">
      <w:pPr>
        <w:pStyle w:val="TableofFigures"/>
        <w:tabs>
          <w:tab w:val="right" w:leader="dot" w:pos="9350"/>
        </w:tabs>
        <w:spacing w:line="360" w:lineRule="auto"/>
        <w:rPr>
          <w:ins w:id="1783" w:author="ITD-STU" w:date="2021-05-24T15:02:00Z"/>
          <w:rFonts w:ascii="Times New Roman" w:eastAsiaTheme="minorEastAsia" w:hAnsi="Times New Roman" w:cs="Times New Roman"/>
          <w:noProof/>
          <w:sz w:val="24"/>
          <w:szCs w:val="24"/>
          <w:rPrChange w:id="1784" w:author="Windows User" w:date="2021-05-24T15:40:00Z">
            <w:rPr>
              <w:ins w:id="1785" w:author="ITD-STU" w:date="2021-05-24T15:02:00Z"/>
              <w:rFonts w:asciiTheme="minorHAnsi" w:eastAsiaTheme="minorEastAsia" w:hAnsiTheme="minorHAnsi" w:cstheme="minorBidi"/>
              <w:noProof/>
            </w:rPr>
          </w:rPrChange>
        </w:rPr>
        <w:pPrChange w:id="1786" w:author="Windows User" w:date="2021-05-24T15:40:00Z">
          <w:pPr>
            <w:pStyle w:val="TableofFigures"/>
            <w:tabs>
              <w:tab w:val="right" w:leader="dot" w:pos="9350"/>
            </w:tabs>
          </w:pPr>
        </w:pPrChange>
      </w:pPr>
      <w:ins w:id="1787" w:author="ITD-STU" w:date="2021-05-24T15:02:00Z">
        <w:r w:rsidRPr="006A2605">
          <w:rPr>
            <w:rStyle w:val="Hyperlink"/>
            <w:rFonts w:ascii="Times New Roman" w:hAnsi="Times New Roman" w:cs="Times New Roman"/>
            <w:noProof/>
            <w:sz w:val="24"/>
            <w:szCs w:val="24"/>
            <w:rPrChange w:id="1788"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789"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790" w:author="Windows User" w:date="2021-05-24T15:40:00Z">
              <w:rPr>
                <w:noProof/>
              </w:rPr>
            </w:rPrChange>
          </w:rPr>
          <w:instrText>HYPERLINK \l "_Toc72760960"</w:instrText>
        </w:r>
        <w:r w:rsidRPr="006A2605">
          <w:rPr>
            <w:rStyle w:val="Hyperlink"/>
            <w:rFonts w:ascii="Times New Roman" w:hAnsi="Times New Roman" w:cs="Times New Roman"/>
            <w:noProof/>
            <w:sz w:val="24"/>
            <w:szCs w:val="24"/>
            <w:rPrChange w:id="1791"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792"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793" w:author="Windows User" w:date="2021-05-24T15:40:00Z">
              <w:rPr>
                <w:rStyle w:val="Hyperlink"/>
                <w:rFonts w:ascii="Times New Roman" w:hAnsi="Times New Roman" w:cs="Times New Roman"/>
                <w:noProof/>
              </w:rPr>
            </w:rPrChange>
          </w:rPr>
          <w:t xml:space="preserve">Gambar 9. Hasil implementasi </w:t>
        </w:r>
        <w:r w:rsidRPr="006A2605">
          <w:rPr>
            <w:rStyle w:val="Hyperlink"/>
            <w:rFonts w:ascii="Times New Roman" w:hAnsi="Times New Roman" w:cs="Times New Roman"/>
            <w:i/>
            <w:noProof/>
            <w:sz w:val="24"/>
            <w:szCs w:val="24"/>
            <w:rPrChange w:id="1794" w:author="Windows User" w:date="2021-05-24T15:40:00Z">
              <w:rPr>
                <w:rStyle w:val="Hyperlink"/>
                <w:rFonts w:ascii="Times New Roman" w:hAnsi="Times New Roman" w:cs="Times New Roman"/>
                <w:i/>
                <w:noProof/>
              </w:rPr>
            </w:rPrChange>
          </w:rPr>
          <w:t>review</w:t>
        </w:r>
        <w:r w:rsidRPr="006A2605">
          <w:rPr>
            <w:rStyle w:val="Hyperlink"/>
            <w:rFonts w:ascii="Times New Roman" w:hAnsi="Times New Roman" w:cs="Times New Roman"/>
            <w:noProof/>
            <w:sz w:val="24"/>
            <w:szCs w:val="24"/>
            <w:rPrChange w:id="1795" w:author="Windows User" w:date="2021-05-24T15:40:00Z">
              <w:rPr>
                <w:rStyle w:val="Hyperlink"/>
                <w:rFonts w:ascii="Times New Roman" w:hAnsi="Times New Roman" w:cs="Times New Roman"/>
                <w:noProof/>
              </w:rPr>
            </w:rPrChange>
          </w:rPr>
          <w:t xml:space="preserve"> positif</w:t>
        </w:r>
        <w:r w:rsidRPr="006A2605">
          <w:rPr>
            <w:rFonts w:ascii="Times New Roman" w:hAnsi="Times New Roman" w:cs="Times New Roman"/>
            <w:noProof/>
            <w:webHidden/>
            <w:sz w:val="24"/>
            <w:szCs w:val="24"/>
            <w:rPrChange w:id="1796" w:author="Windows User" w:date="2021-05-24T15:40:00Z">
              <w:rPr>
                <w:noProof/>
                <w:webHidden/>
              </w:rPr>
            </w:rPrChange>
          </w:rPr>
          <w:tab/>
        </w:r>
        <w:r w:rsidRPr="006A2605">
          <w:rPr>
            <w:rFonts w:ascii="Times New Roman" w:hAnsi="Times New Roman" w:cs="Times New Roman"/>
            <w:noProof/>
            <w:webHidden/>
            <w:sz w:val="24"/>
            <w:szCs w:val="24"/>
            <w:rPrChange w:id="1797" w:author="Windows User" w:date="2021-05-24T15:40:00Z">
              <w:rPr>
                <w:noProof/>
                <w:webHidden/>
              </w:rPr>
            </w:rPrChange>
          </w:rPr>
          <w:fldChar w:fldCharType="begin"/>
        </w:r>
        <w:r w:rsidRPr="006A2605">
          <w:rPr>
            <w:rFonts w:ascii="Times New Roman" w:hAnsi="Times New Roman" w:cs="Times New Roman"/>
            <w:noProof/>
            <w:webHidden/>
            <w:sz w:val="24"/>
            <w:szCs w:val="24"/>
            <w:rPrChange w:id="1798" w:author="Windows User" w:date="2021-05-24T15:40:00Z">
              <w:rPr>
                <w:noProof/>
                <w:webHidden/>
              </w:rPr>
            </w:rPrChange>
          </w:rPr>
          <w:instrText xml:space="preserve"> PAGEREF _Toc72760960 \h </w:instrText>
        </w:r>
      </w:ins>
      <w:r w:rsidRPr="006A2605">
        <w:rPr>
          <w:rFonts w:ascii="Times New Roman" w:hAnsi="Times New Roman" w:cs="Times New Roman"/>
          <w:noProof/>
          <w:webHidden/>
          <w:sz w:val="24"/>
          <w:szCs w:val="24"/>
          <w:rPrChange w:id="1799"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800" w:author="Windows User" w:date="2021-05-24T15:40:00Z">
            <w:rPr>
              <w:noProof/>
              <w:webHidden/>
            </w:rPr>
          </w:rPrChange>
        </w:rPr>
        <w:fldChar w:fldCharType="separate"/>
      </w:r>
      <w:ins w:id="1801" w:author="Windows User" w:date="2021-05-24T15:40:00Z">
        <w:r w:rsidR="006A2605" w:rsidRPr="006A2605">
          <w:rPr>
            <w:rFonts w:ascii="Times New Roman" w:hAnsi="Times New Roman" w:cs="Times New Roman"/>
            <w:noProof/>
            <w:webHidden/>
            <w:sz w:val="24"/>
            <w:szCs w:val="24"/>
            <w:rPrChange w:id="1802" w:author="Windows User" w:date="2021-05-24T15:40:00Z">
              <w:rPr>
                <w:rFonts w:ascii="Times New Roman" w:hAnsi="Times New Roman" w:cs="Times New Roman"/>
                <w:noProof/>
                <w:webHidden/>
              </w:rPr>
            </w:rPrChange>
          </w:rPr>
          <w:t>17</w:t>
        </w:r>
      </w:ins>
      <w:ins w:id="1803" w:author="ITD-STU" w:date="2021-05-24T15:02:00Z">
        <w:del w:id="1804" w:author="Windows User" w:date="2021-05-24T15:28:00Z">
          <w:r w:rsidRPr="006A2605" w:rsidDel="00C11C0E">
            <w:rPr>
              <w:rFonts w:ascii="Times New Roman" w:hAnsi="Times New Roman" w:cs="Times New Roman"/>
              <w:noProof/>
              <w:webHidden/>
              <w:sz w:val="24"/>
              <w:szCs w:val="24"/>
              <w:rPrChange w:id="1805" w:author="Windows User" w:date="2021-05-24T15:40:00Z">
                <w:rPr>
                  <w:noProof/>
                  <w:webHidden/>
                </w:rPr>
              </w:rPrChange>
            </w:rPr>
            <w:delText>17</w:delText>
          </w:r>
        </w:del>
        <w:r w:rsidRPr="006A2605">
          <w:rPr>
            <w:rFonts w:ascii="Times New Roman" w:hAnsi="Times New Roman" w:cs="Times New Roman"/>
            <w:noProof/>
            <w:webHidden/>
            <w:sz w:val="24"/>
            <w:szCs w:val="24"/>
            <w:rPrChange w:id="1806"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807" w:author="Windows User" w:date="2021-05-24T15:40:00Z">
              <w:rPr>
                <w:rStyle w:val="Hyperlink"/>
                <w:noProof/>
              </w:rPr>
            </w:rPrChange>
          </w:rPr>
          <w:fldChar w:fldCharType="end"/>
        </w:r>
      </w:ins>
    </w:p>
    <w:p w14:paraId="5E424370" w14:textId="0E189E8F" w:rsidR="00BC51A5" w:rsidRPr="006A2605" w:rsidRDefault="00BC51A5">
      <w:pPr>
        <w:pStyle w:val="TableofFigures"/>
        <w:tabs>
          <w:tab w:val="right" w:leader="dot" w:pos="9350"/>
        </w:tabs>
        <w:spacing w:line="360" w:lineRule="auto"/>
        <w:rPr>
          <w:ins w:id="1808" w:author="ITD-STU" w:date="2021-05-24T15:02:00Z"/>
          <w:rFonts w:ascii="Times New Roman" w:eastAsiaTheme="minorEastAsia" w:hAnsi="Times New Roman" w:cs="Times New Roman"/>
          <w:noProof/>
          <w:sz w:val="24"/>
          <w:szCs w:val="24"/>
          <w:rPrChange w:id="1809" w:author="Windows User" w:date="2021-05-24T15:40:00Z">
            <w:rPr>
              <w:ins w:id="1810" w:author="ITD-STU" w:date="2021-05-24T15:02:00Z"/>
              <w:rFonts w:asciiTheme="minorHAnsi" w:eastAsiaTheme="minorEastAsia" w:hAnsiTheme="minorHAnsi" w:cstheme="minorBidi"/>
              <w:noProof/>
            </w:rPr>
          </w:rPrChange>
        </w:rPr>
        <w:pPrChange w:id="1811" w:author="Windows User" w:date="2021-05-24T15:40:00Z">
          <w:pPr>
            <w:pStyle w:val="TableofFigures"/>
            <w:tabs>
              <w:tab w:val="right" w:leader="dot" w:pos="9350"/>
            </w:tabs>
          </w:pPr>
        </w:pPrChange>
      </w:pPr>
      <w:ins w:id="1812" w:author="ITD-STU" w:date="2021-05-24T15:02:00Z">
        <w:r w:rsidRPr="006A2605">
          <w:rPr>
            <w:rStyle w:val="Hyperlink"/>
            <w:rFonts w:ascii="Times New Roman" w:hAnsi="Times New Roman" w:cs="Times New Roman"/>
            <w:noProof/>
            <w:sz w:val="24"/>
            <w:szCs w:val="24"/>
            <w:rPrChange w:id="1813"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814"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815" w:author="Windows User" w:date="2021-05-24T15:40:00Z">
              <w:rPr>
                <w:noProof/>
              </w:rPr>
            </w:rPrChange>
          </w:rPr>
          <w:instrText>HYPERLINK \l "_Toc72760961"</w:instrText>
        </w:r>
        <w:r w:rsidRPr="006A2605">
          <w:rPr>
            <w:rStyle w:val="Hyperlink"/>
            <w:rFonts w:ascii="Times New Roman" w:hAnsi="Times New Roman" w:cs="Times New Roman"/>
            <w:noProof/>
            <w:sz w:val="24"/>
            <w:szCs w:val="24"/>
            <w:rPrChange w:id="1816"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817"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818" w:author="Windows User" w:date="2021-05-24T15:40:00Z">
              <w:rPr>
                <w:rStyle w:val="Hyperlink"/>
                <w:rFonts w:ascii="Times New Roman" w:hAnsi="Times New Roman" w:cs="Times New Roman"/>
                <w:noProof/>
              </w:rPr>
            </w:rPrChange>
          </w:rPr>
          <w:t>Gambar 10. Contoh dari kata yang bermakna positif</w:t>
        </w:r>
        <w:r w:rsidRPr="006A2605">
          <w:rPr>
            <w:rFonts w:ascii="Times New Roman" w:hAnsi="Times New Roman" w:cs="Times New Roman"/>
            <w:noProof/>
            <w:webHidden/>
            <w:sz w:val="24"/>
            <w:szCs w:val="24"/>
            <w:rPrChange w:id="1819" w:author="Windows User" w:date="2021-05-24T15:40:00Z">
              <w:rPr>
                <w:noProof/>
                <w:webHidden/>
              </w:rPr>
            </w:rPrChange>
          </w:rPr>
          <w:tab/>
        </w:r>
        <w:r w:rsidRPr="006A2605">
          <w:rPr>
            <w:rFonts w:ascii="Times New Roman" w:hAnsi="Times New Roman" w:cs="Times New Roman"/>
            <w:noProof/>
            <w:webHidden/>
            <w:sz w:val="24"/>
            <w:szCs w:val="24"/>
            <w:rPrChange w:id="1820" w:author="Windows User" w:date="2021-05-24T15:40:00Z">
              <w:rPr>
                <w:noProof/>
                <w:webHidden/>
              </w:rPr>
            </w:rPrChange>
          </w:rPr>
          <w:fldChar w:fldCharType="begin"/>
        </w:r>
        <w:r w:rsidRPr="006A2605">
          <w:rPr>
            <w:rFonts w:ascii="Times New Roman" w:hAnsi="Times New Roman" w:cs="Times New Roman"/>
            <w:noProof/>
            <w:webHidden/>
            <w:sz w:val="24"/>
            <w:szCs w:val="24"/>
            <w:rPrChange w:id="1821" w:author="Windows User" w:date="2021-05-24T15:40:00Z">
              <w:rPr>
                <w:noProof/>
                <w:webHidden/>
              </w:rPr>
            </w:rPrChange>
          </w:rPr>
          <w:instrText xml:space="preserve"> PAGEREF _Toc72760961 \h </w:instrText>
        </w:r>
      </w:ins>
      <w:r w:rsidRPr="006A2605">
        <w:rPr>
          <w:rFonts w:ascii="Times New Roman" w:hAnsi="Times New Roman" w:cs="Times New Roman"/>
          <w:noProof/>
          <w:webHidden/>
          <w:sz w:val="24"/>
          <w:szCs w:val="24"/>
          <w:rPrChange w:id="1822"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823" w:author="Windows User" w:date="2021-05-24T15:40:00Z">
            <w:rPr>
              <w:noProof/>
              <w:webHidden/>
            </w:rPr>
          </w:rPrChange>
        </w:rPr>
        <w:fldChar w:fldCharType="separate"/>
      </w:r>
      <w:ins w:id="1824" w:author="Windows User" w:date="2021-05-24T15:40:00Z">
        <w:r w:rsidR="006A2605" w:rsidRPr="006A2605">
          <w:rPr>
            <w:rFonts w:ascii="Times New Roman" w:hAnsi="Times New Roman" w:cs="Times New Roman"/>
            <w:noProof/>
            <w:webHidden/>
            <w:sz w:val="24"/>
            <w:szCs w:val="24"/>
            <w:rPrChange w:id="1825" w:author="Windows User" w:date="2021-05-24T15:40:00Z">
              <w:rPr>
                <w:rFonts w:ascii="Times New Roman" w:hAnsi="Times New Roman" w:cs="Times New Roman"/>
                <w:noProof/>
                <w:webHidden/>
              </w:rPr>
            </w:rPrChange>
          </w:rPr>
          <w:t>17</w:t>
        </w:r>
      </w:ins>
      <w:ins w:id="1826" w:author="ITD-STU" w:date="2021-05-24T15:02:00Z">
        <w:del w:id="1827" w:author="Windows User" w:date="2021-05-24T15:28:00Z">
          <w:r w:rsidRPr="006A2605" w:rsidDel="00C11C0E">
            <w:rPr>
              <w:rFonts w:ascii="Times New Roman" w:hAnsi="Times New Roman" w:cs="Times New Roman"/>
              <w:noProof/>
              <w:webHidden/>
              <w:sz w:val="24"/>
              <w:szCs w:val="24"/>
              <w:rPrChange w:id="1828" w:author="Windows User" w:date="2021-05-24T15:40:00Z">
                <w:rPr>
                  <w:noProof/>
                  <w:webHidden/>
                </w:rPr>
              </w:rPrChange>
            </w:rPr>
            <w:delText>17</w:delText>
          </w:r>
        </w:del>
        <w:r w:rsidRPr="006A2605">
          <w:rPr>
            <w:rFonts w:ascii="Times New Roman" w:hAnsi="Times New Roman" w:cs="Times New Roman"/>
            <w:noProof/>
            <w:webHidden/>
            <w:sz w:val="24"/>
            <w:szCs w:val="24"/>
            <w:rPrChange w:id="1829"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830" w:author="Windows User" w:date="2021-05-24T15:40:00Z">
              <w:rPr>
                <w:rStyle w:val="Hyperlink"/>
                <w:noProof/>
              </w:rPr>
            </w:rPrChange>
          </w:rPr>
          <w:fldChar w:fldCharType="end"/>
        </w:r>
      </w:ins>
    </w:p>
    <w:p w14:paraId="2F221B19" w14:textId="264F3EB0" w:rsidR="00BC51A5" w:rsidRPr="006A2605" w:rsidRDefault="00BC51A5">
      <w:pPr>
        <w:pStyle w:val="TableofFigures"/>
        <w:tabs>
          <w:tab w:val="right" w:leader="dot" w:pos="9350"/>
        </w:tabs>
        <w:spacing w:line="360" w:lineRule="auto"/>
        <w:rPr>
          <w:ins w:id="1831" w:author="ITD-STU" w:date="2021-05-24T15:02:00Z"/>
          <w:rFonts w:ascii="Times New Roman" w:eastAsiaTheme="minorEastAsia" w:hAnsi="Times New Roman" w:cs="Times New Roman"/>
          <w:noProof/>
          <w:sz w:val="24"/>
          <w:szCs w:val="24"/>
          <w:rPrChange w:id="1832" w:author="Windows User" w:date="2021-05-24T15:40:00Z">
            <w:rPr>
              <w:ins w:id="1833" w:author="ITD-STU" w:date="2021-05-24T15:02:00Z"/>
              <w:rFonts w:asciiTheme="minorHAnsi" w:eastAsiaTheme="minorEastAsia" w:hAnsiTheme="minorHAnsi" w:cstheme="minorBidi"/>
              <w:noProof/>
            </w:rPr>
          </w:rPrChange>
        </w:rPr>
        <w:pPrChange w:id="1834" w:author="Windows User" w:date="2021-05-24T15:40:00Z">
          <w:pPr>
            <w:pStyle w:val="TableofFigures"/>
            <w:tabs>
              <w:tab w:val="right" w:leader="dot" w:pos="9350"/>
            </w:tabs>
          </w:pPr>
        </w:pPrChange>
      </w:pPr>
      <w:ins w:id="1835" w:author="ITD-STU" w:date="2021-05-24T15:02:00Z">
        <w:r w:rsidRPr="006A2605">
          <w:rPr>
            <w:rStyle w:val="Hyperlink"/>
            <w:rFonts w:ascii="Times New Roman" w:hAnsi="Times New Roman" w:cs="Times New Roman"/>
            <w:noProof/>
            <w:sz w:val="24"/>
            <w:szCs w:val="24"/>
            <w:rPrChange w:id="1836"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837"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838" w:author="Windows User" w:date="2021-05-24T15:40:00Z">
              <w:rPr>
                <w:noProof/>
              </w:rPr>
            </w:rPrChange>
          </w:rPr>
          <w:instrText>HYPERLINK \l "_Toc72760962"</w:instrText>
        </w:r>
        <w:r w:rsidRPr="006A2605">
          <w:rPr>
            <w:rStyle w:val="Hyperlink"/>
            <w:rFonts w:ascii="Times New Roman" w:hAnsi="Times New Roman" w:cs="Times New Roman"/>
            <w:noProof/>
            <w:sz w:val="24"/>
            <w:szCs w:val="24"/>
            <w:rPrChange w:id="1839"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840"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841" w:author="Windows User" w:date="2021-05-24T15:40:00Z">
              <w:rPr>
                <w:rStyle w:val="Hyperlink"/>
                <w:rFonts w:ascii="Times New Roman" w:hAnsi="Times New Roman" w:cs="Times New Roman"/>
                <w:noProof/>
              </w:rPr>
            </w:rPrChange>
          </w:rPr>
          <w:t xml:space="preserve">Gambar 11. Hasil implementasi </w:t>
        </w:r>
        <w:r w:rsidRPr="006A2605">
          <w:rPr>
            <w:rStyle w:val="Hyperlink"/>
            <w:rFonts w:ascii="Times New Roman" w:hAnsi="Times New Roman" w:cs="Times New Roman"/>
            <w:i/>
            <w:noProof/>
            <w:sz w:val="24"/>
            <w:szCs w:val="24"/>
            <w:rPrChange w:id="1842" w:author="Windows User" w:date="2021-05-24T15:40:00Z">
              <w:rPr>
                <w:rStyle w:val="Hyperlink"/>
                <w:rFonts w:ascii="Times New Roman" w:hAnsi="Times New Roman" w:cs="Times New Roman"/>
                <w:i/>
                <w:noProof/>
              </w:rPr>
            </w:rPrChange>
          </w:rPr>
          <w:t>review</w:t>
        </w:r>
        <w:r w:rsidRPr="006A2605">
          <w:rPr>
            <w:rStyle w:val="Hyperlink"/>
            <w:rFonts w:ascii="Times New Roman" w:hAnsi="Times New Roman" w:cs="Times New Roman"/>
            <w:noProof/>
            <w:sz w:val="24"/>
            <w:szCs w:val="24"/>
            <w:rPrChange w:id="1843" w:author="Windows User" w:date="2021-05-24T15:40:00Z">
              <w:rPr>
                <w:rStyle w:val="Hyperlink"/>
                <w:rFonts w:ascii="Times New Roman" w:hAnsi="Times New Roman" w:cs="Times New Roman"/>
                <w:noProof/>
              </w:rPr>
            </w:rPrChange>
          </w:rPr>
          <w:t xml:space="preserve"> negatif</w:t>
        </w:r>
        <w:r w:rsidRPr="006A2605">
          <w:rPr>
            <w:rFonts w:ascii="Times New Roman" w:hAnsi="Times New Roman" w:cs="Times New Roman"/>
            <w:noProof/>
            <w:webHidden/>
            <w:sz w:val="24"/>
            <w:szCs w:val="24"/>
            <w:rPrChange w:id="1844" w:author="Windows User" w:date="2021-05-24T15:40:00Z">
              <w:rPr>
                <w:noProof/>
                <w:webHidden/>
              </w:rPr>
            </w:rPrChange>
          </w:rPr>
          <w:tab/>
        </w:r>
        <w:r w:rsidRPr="006A2605">
          <w:rPr>
            <w:rFonts w:ascii="Times New Roman" w:hAnsi="Times New Roman" w:cs="Times New Roman"/>
            <w:noProof/>
            <w:webHidden/>
            <w:sz w:val="24"/>
            <w:szCs w:val="24"/>
            <w:rPrChange w:id="1845" w:author="Windows User" w:date="2021-05-24T15:40:00Z">
              <w:rPr>
                <w:noProof/>
                <w:webHidden/>
              </w:rPr>
            </w:rPrChange>
          </w:rPr>
          <w:fldChar w:fldCharType="begin"/>
        </w:r>
        <w:r w:rsidRPr="006A2605">
          <w:rPr>
            <w:rFonts w:ascii="Times New Roman" w:hAnsi="Times New Roman" w:cs="Times New Roman"/>
            <w:noProof/>
            <w:webHidden/>
            <w:sz w:val="24"/>
            <w:szCs w:val="24"/>
            <w:rPrChange w:id="1846" w:author="Windows User" w:date="2021-05-24T15:40:00Z">
              <w:rPr>
                <w:noProof/>
                <w:webHidden/>
              </w:rPr>
            </w:rPrChange>
          </w:rPr>
          <w:instrText xml:space="preserve"> PAGEREF _Toc72760962 \h </w:instrText>
        </w:r>
      </w:ins>
      <w:r w:rsidRPr="006A2605">
        <w:rPr>
          <w:rFonts w:ascii="Times New Roman" w:hAnsi="Times New Roman" w:cs="Times New Roman"/>
          <w:noProof/>
          <w:webHidden/>
          <w:sz w:val="24"/>
          <w:szCs w:val="24"/>
          <w:rPrChange w:id="1847"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848" w:author="Windows User" w:date="2021-05-24T15:40:00Z">
            <w:rPr>
              <w:noProof/>
              <w:webHidden/>
            </w:rPr>
          </w:rPrChange>
        </w:rPr>
        <w:fldChar w:fldCharType="separate"/>
      </w:r>
      <w:ins w:id="1849" w:author="Windows User" w:date="2021-05-24T15:40:00Z">
        <w:r w:rsidR="006A2605" w:rsidRPr="006A2605">
          <w:rPr>
            <w:rFonts w:ascii="Times New Roman" w:hAnsi="Times New Roman" w:cs="Times New Roman"/>
            <w:noProof/>
            <w:webHidden/>
            <w:sz w:val="24"/>
            <w:szCs w:val="24"/>
            <w:rPrChange w:id="1850" w:author="Windows User" w:date="2021-05-24T15:40:00Z">
              <w:rPr>
                <w:rFonts w:ascii="Times New Roman" w:hAnsi="Times New Roman" w:cs="Times New Roman"/>
                <w:noProof/>
                <w:webHidden/>
              </w:rPr>
            </w:rPrChange>
          </w:rPr>
          <w:t>17</w:t>
        </w:r>
      </w:ins>
      <w:ins w:id="1851" w:author="ITD-STU" w:date="2021-05-24T15:02:00Z">
        <w:del w:id="1852" w:author="Windows User" w:date="2021-05-24T15:28:00Z">
          <w:r w:rsidRPr="006A2605" w:rsidDel="00C11C0E">
            <w:rPr>
              <w:rFonts w:ascii="Times New Roman" w:hAnsi="Times New Roman" w:cs="Times New Roman"/>
              <w:noProof/>
              <w:webHidden/>
              <w:sz w:val="24"/>
              <w:szCs w:val="24"/>
              <w:rPrChange w:id="1853" w:author="Windows User" w:date="2021-05-24T15:40:00Z">
                <w:rPr>
                  <w:noProof/>
                  <w:webHidden/>
                </w:rPr>
              </w:rPrChange>
            </w:rPr>
            <w:delText>17</w:delText>
          </w:r>
        </w:del>
        <w:r w:rsidRPr="006A2605">
          <w:rPr>
            <w:rFonts w:ascii="Times New Roman" w:hAnsi="Times New Roman" w:cs="Times New Roman"/>
            <w:noProof/>
            <w:webHidden/>
            <w:sz w:val="24"/>
            <w:szCs w:val="24"/>
            <w:rPrChange w:id="1854"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855" w:author="Windows User" w:date="2021-05-24T15:40:00Z">
              <w:rPr>
                <w:rStyle w:val="Hyperlink"/>
                <w:noProof/>
              </w:rPr>
            </w:rPrChange>
          </w:rPr>
          <w:fldChar w:fldCharType="end"/>
        </w:r>
      </w:ins>
    </w:p>
    <w:p w14:paraId="4A7647C7" w14:textId="1DD8F544" w:rsidR="00BC51A5" w:rsidRPr="006A2605" w:rsidRDefault="00BC51A5">
      <w:pPr>
        <w:pStyle w:val="TableofFigures"/>
        <w:tabs>
          <w:tab w:val="right" w:leader="dot" w:pos="9350"/>
        </w:tabs>
        <w:spacing w:line="360" w:lineRule="auto"/>
        <w:rPr>
          <w:ins w:id="1856" w:author="ITD-STU" w:date="2021-05-24T15:02:00Z"/>
          <w:rFonts w:ascii="Times New Roman" w:eastAsiaTheme="minorEastAsia" w:hAnsi="Times New Roman" w:cs="Times New Roman"/>
          <w:noProof/>
          <w:sz w:val="24"/>
          <w:szCs w:val="24"/>
          <w:rPrChange w:id="1857" w:author="Windows User" w:date="2021-05-24T15:40:00Z">
            <w:rPr>
              <w:ins w:id="1858" w:author="ITD-STU" w:date="2021-05-24T15:02:00Z"/>
              <w:rFonts w:asciiTheme="minorHAnsi" w:eastAsiaTheme="minorEastAsia" w:hAnsiTheme="minorHAnsi" w:cstheme="minorBidi"/>
              <w:noProof/>
            </w:rPr>
          </w:rPrChange>
        </w:rPr>
        <w:pPrChange w:id="1859" w:author="Windows User" w:date="2021-05-24T15:40:00Z">
          <w:pPr>
            <w:pStyle w:val="TableofFigures"/>
            <w:tabs>
              <w:tab w:val="right" w:leader="dot" w:pos="9350"/>
            </w:tabs>
          </w:pPr>
        </w:pPrChange>
      </w:pPr>
      <w:ins w:id="1860" w:author="ITD-STU" w:date="2021-05-24T15:02:00Z">
        <w:r w:rsidRPr="006A2605">
          <w:rPr>
            <w:rStyle w:val="Hyperlink"/>
            <w:rFonts w:ascii="Times New Roman" w:hAnsi="Times New Roman" w:cs="Times New Roman"/>
            <w:noProof/>
            <w:sz w:val="24"/>
            <w:szCs w:val="24"/>
            <w:rPrChange w:id="1861"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862"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863" w:author="Windows User" w:date="2021-05-24T15:40:00Z">
              <w:rPr>
                <w:noProof/>
              </w:rPr>
            </w:rPrChange>
          </w:rPr>
          <w:instrText>HYPERLINK \l "_Toc72760963"</w:instrText>
        </w:r>
        <w:r w:rsidRPr="006A2605">
          <w:rPr>
            <w:rStyle w:val="Hyperlink"/>
            <w:rFonts w:ascii="Times New Roman" w:hAnsi="Times New Roman" w:cs="Times New Roman"/>
            <w:noProof/>
            <w:sz w:val="24"/>
            <w:szCs w:val="24"/>
            <w:rPrChange w:id="1864"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865"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866" w:author="Windows User" w:date="2021-05-24T15:40:00Z">
              <w:rPr>
                <w:rStyle w:val="Hyperlink"/>
                <w:rFonts w:ascii="Times New Roman" w:hAnsi="Times New Roman" w:cs="Times New Roman"/>
                <w:noProof/>
              </w:rPr>
            </w:rPrChange>
          </w:rPr>
          <w:t>Gambar 12. Contoh dari kata yang bermakna negative</w:t>
        </w:r>
        <w:r w:rsidRPr="006A2605">
          <w:rPr>
            <w:rFonts w:ascii="Times New Roman" w:hAnsi="Times New Roman" w:cs="Times New Roman"/>
            <w:noProof/>
            <w:webHidden/>
            <w:sz w:val="24"/>
            <w:szCs w:val="24"/>
            <w:rPrChange w:id="1867" w:author="Windows User" w:date="2021-05-24T15:40:00Z">
              <w:rPr>
                <w:noProof/>
                <w:webHidden/>
              </w:rPr>
            </w:rPrChange>
          </w:rPr>
          <w:tab/>
        </w:r>
        <w:r w:rsidRPr="006A2605">
          <w:rPr>
            <w:rFonts w:ascii="Times New Roman" w:hAnsi="Times New Roman" w:cs="Times New Roman"/>
            <w:noProof/>
            <w:webHidden/>
            <w:sz w:val="24"/>
            <w:szCs w:val="24"/>
            <w:rPrChange w:id="1868" w:author="Windows User" w:date="2021-05-24T15:40:00Z">
              <w:rPr>
                <w:noProof/>
                <w:webHidden/>
              </w:rPr>
            </w:rPrChange>
          </w:rPr>
          <w:fldChar w:fldCharType="begin"/>
        </w:r>
        <w:r w:rsidRPr="006A2605">
          <w:rPr>
            <w:rFonts w:ascii="Times New Roman" w:hAnsi="Times New Roman" w:cs="Times New Roman"/>
            <w:noProof/>
            <w:webHidden/>
            <w:sz w:val="24"/>
            <w:szCs w:val="24"/>
            <w:rPrChange w:id="1869" w:author="Windows User" w:date="2021-05-24T15:40:00Z">
              <w:rPr>
                <w:noProof/>
                <w:webHidden/>
              </w:rPr>
            </w:rPrChange>
          </w:rPr>
          <w:instrText xml:space="preserve"> PAGEREF _Toc72760963 \h </w:instrText>
        </w:r>
      </w:ins>
      <w:r w:rsidRPr="006A2605">
        <w:rPr>
          <w:rFonts w:ascii="Times New Roman" w:hAnsi="Times New Roman" w:cs="Times New Roman"/>
          <w:noProof/>
          <w:webHidden/>
          <w:sz w:val="24"/>
          <w:szCs w:val="24"/>
          <w:rPrChange w:id="1870"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871" w:author="Windows User" w:date="2021-05-24T15:40:00Z">
            <w:rPr>
              <w:noProof/>
              <w:webHidden/>
            </w:rPr>
          </w:rPrChange>
        </w:rPr>
        <w:fldChar w:fldCharType="separate"/>
      </w:r>
      <w:ins w:id="1872" w:author="Windows User" w:date="2021-05-24T15:40:00Z">
        <w:r w:rsidR="006A2605" w:rsidRPr="006A2605">
          <w:rPr>
            <w:rFonts w:ascii="Times New Roman" w:hAnsi="Times New Roman" w:cs="Times New Roman"/>
            <w:noProof/>
            <w:webHidden/>
            <w:sz w:val="24"/>
            <w:szCs w:val="24"/>
            <w:rPrChange w:id="1873" w:author="Windows User" w:date="2021-05-24T15:40:00Z">
              <w:rPr>
                <w:rFonts w:ascii="Times New Roman" w:hAnsi="Times New Roman" w:cs="Times New Roman"/>
                <w:noProof/>
                <w:webHidden/>
              </w:rPr>
            </w:rPrChange>
          </w:rPr>
          <w:t>18</w:t>
        </w:r>
      </w:ins>
      <w:ins w:id="1874" w:author="ITD-STU" w:date="2021-05-24T15:02:00Z">
        <w:del w:id="1875" w:author="Windows User" w:date="2021-05-24T15:28:00Z">
          <w:r w:rsidRPr="006A2605" w:rsidDel="00C11C0E">
            <w:rPr>
              <w:rFonts w:ascii="Times New Roman" w:hAnsi="Times New Roman" w:cs="Times New Roman"/>
              <w:noProof/>
              <w:webHidden/>
              <w:sz w:val="24"/>
              <w:szCs w:val="24"/>
              <w:rPrChange w:id="1876" w:author="Windows User" w:date="2021-05-24T15:40:00Z">
                <w:rPr>
                  <w:noProof/>
                  <w:webHidden/>
                </w:rPr>
              </w:rPrChange>
            </w:rPr>
            <w:delText>18</w:delText>
          </w:r>
        </w:del>
        <w:r w:rsidRPr="006A2605">
          <w:rPr>
            <w:rFonts w:ascii="Times New Roman" w:hAnsi="Times New Roman" w:cs="Times New Roman"/>
            <w:noProof/>
            <w:webHidden/>
            <w:sz w:val="24"/>
            <w:szCs w:val="24"/>
            <w:rPrChange w:id="1877"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878" w:author="Windows User" w:date="2021-05-24T15:40:00Z">
              <w:rPr>
                <w:rStyle w:val="Hyperlink"/>
                <w:noProof/>
              </w:rPr>
            </w:rPrChange>
          </w:rPr>
          <w:fldChar w:fldCharType="end"/>
        </w:r>
      </w:ins>
    </w:p>
    <w:p w14:paraId="36AC71E3" w14:textId="420549E6" w:rsidR="00BC51A5" w:rsidRPr="006A2605" w:rsidRDefault="00BC51A5">
      <w:pPr>
        <w:pStyle w:val="TableofFigures"/>
        <w:tabs>
          <w:tab w:val="right" w:leader="dot" w:pos="9350"/>
        </w:tabs>
        <w:spacing w:line="360" w:lineRule="auto"/>
        <w:rPr>
          <w:ins w:id="1879" w:author="ITD-STU" w:date="2021-05-24T15:02:00Z"/>
          <w:rFonts w:ascii="Times New Roman" w:eastAsiaTheme="minorEastAsia" w:hAnsi="Times New Roman" w:cs="Times New Roman"/>
          <w:noProof/>
          <w:sz w:val="24"/>
          <w:szCs w:val="24"/>
          <w:rPrChange w:id="1880" w:author="Windows User" w:date="2021-05-24T15:40:00Z">
            <w:rPr>
              <w:ins w:id="1881" w:author="ITD-STU" w:date="2021-05-24T15:02:00Z"/>
              <w:rFonts w:asciiTheme="minorHAnsi" w:eastAsiaTheme="minorEastAsia" w:hAnsiTheme="minorHAnsi" w:cstheme="minorBidi"/>
              <w:noProof/>
            </w:rPr>
          </w:rPrChange>
        </w:rPr>
        <w:pPrChange w:id="1882" w:author="Windows User" w:date="2021-05-24T15:40:00Z">
          <w:pPr>
            <w:pStyle w:val="TableofFigures"/>
            <w:tabs>
              <w:tab w:val="right" w:leader="dot" w:pos="9350"/>
            </w:tabs>
          </w:pPr>
        </w:pPrChange>
      </w:pPr>
      <w:ins w:id="1883" w:author="ITD-STU" w:date="2021-05-24T15:02:00Z">
        <w:r w:rsidRPr="006A2605">
          <w:rPr>
            <w:rStyle w:val="Hyperlink"/>
            <w:rFonts w:ascii="Times New Roman" w:hAnsi="Times New Roman" w:cs="Times New Roman"/>
            <w:noProof/>
            <w:sz w:val="24"/>
            <w:szCs w:val="24"/>
            <w:rPrChange w:id="1884"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885"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886" w:author="Windows User" w:date="2021-05-24T15:40:00Z">
              <w:rPr>
                <w:noProof/>
              </w:rPr>
            </w:rPrChange>
          </w:rPr>
          <w:instrText>HYPERLINK \l "_Toc72760964"</w:instrText>
        </w:r>
        <w:r w:rsidRPr="006A2605">
          <w:rPr>
            <w:rStyle w:val="Hyperlink"/>
            <w:rFonts w:ascii="Times New Roman" w:hAnsi="Times New Roman" w:cs="Times New Roman"/>
            <w:noProof/>
            <w:sz w:val="24"/>
            <w:szCs w:val="24"/>
            <w:rPrChange w:id="1887"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888"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889" w:author="Windows User" w:date="2021-05-24T15:40:00Z">
              <w:rPr>
                <w:rStyle w:val="Hyperlink"/>
                <w:rFonts w:ascii="Times New Roman" w:hAnsi="Times New Roman" w:cs="Times New Roman"/>
                <w:noProof/>
              </w:rPr>
            </w:rPrChange>
          </w:rPr>
          <w:t xml:space="preserve">Gambar 13. Tidak terdapat data </w:t>
        </w:r>
        <w:r w:rsidRPr="006A2605">
          <w:rPr>
            <w:rStyle w:val="Hyperlink"/>
            <w:rFonts w:ascii="Times New Roman" w:hAnsi="Times New Roman" w:cs="Times New Roman"/>
            <w:i/>
            <w:noProof/>
            <w:sz w:val="24"/>
            <w:szCs w:val="24"/>
            <w:rPrChange w:id="1890" w:author="Windows User" w:date="2021-05-24T15:40:00Z">
              <w:rPr>
                <w:rStyle w:val="Hyperlink"/>
                <w:rFonts w:ascii="Times New Roman" w:hAnsi="Times New Roman" w:cs="Times New Roman"/>
                <w:i/>
                <w:noProof/>
              </w:rPr>
            </w:rPrChange>
          </w:rPr>
          <w:t>null</w:t>
        </w:r>
        <w:r w:rsidRPr="006A2605">
          <w:rPr>
            <w:rStyle w:val="Hyperlink"/>
            <w:rFonts w:ascii="Times New Roman" w:hAnsi="Times New Roman" w:cs="Times New Roman"/>
            <w:noProof/>
            <w:sz w:val="24"/>
            <w:szCs w:val="24"/>
            <w:rPrChange w:id="1891" w:author="Windows User" w:date="2021-05-24T15:40:00Z">
              <w:rPr>
                <w:rStyle w:val="Hyperlink"/>
                <w:rFonts w:ascii="Times New Roman" w:hAnsi="Times New Roman" w:cs="Times New Roman"/>
                <w:noProof/>
              </w:rPr>
            </w:rPrChange>
          </w:rPr>
          <w:t xml:space="preserve"> pada dataset</w:t>
        </w:r>
        <w:r w:rsidRPr="006A2605">
          <w:rPr>
            <w:rFonts w:ascii="Times New Roman" w:hAnsi="Times New Roman" w:cs="Times New Roman"/>
            <w:noProof/>
            <w:webHidden/>
            <w:sz w:val="24"/>
            <w:szCs w:val="24"/>
            <w:rPrChange w:id="1892" w:author="Windows User" w:date="2021-05-24T15:40:00Z">
              <w:rPr>
                <w:noProof/>
                <w:webHidden/>
              </w:rPr>
            </w:rPrChange>
          </w:rPr>
          <w:tab/>
        </w:r>
        <w:r w:rsidRPr="006A2605">
          <w:rPr>
            <w:rFonts w:ascii="Times New Roman" w:hAnsi="Times New Roman" w:cs="Times New Roman"/>
            <w:noProof/>
            <w:webHidden/>
            <w:sz w:val="24"/>
            <w:szCs w:val="24"/>
            <w:rPrChange w:id="1893" w:author="Windows User" w:date="2021-05-24T15:40:00Z">
              <w:rPr>
                <w:noProof/>
                <w:webHidden/>
              </w:rPr>
            </w:rPrChange>
          </w:rPr>
          <w:fldChar w:fldCharType="begin"/>
        </w:r>
        <w:r w:rsidRPr="006A2605">
          <w:rPr>
            <w:rFonts w:ascii="Times New Roman" w:hAnsi="Times New Roman" w:cs="Times New Roman"/>
            <w:noProof/>
            <w:webHidden/>
            <w:sz w:val="24"/>
            <w:szCs w:val="24"/>
            <w:rPrChange w:id="1894" w:author="Windows User" w:date="2021-05-24T15:40:00Z">
              <w:rPr>
                <w:noProof/>
                <w:webHidden/>
              </w:rPr>
            </w:rPrChange>
          </w:rPr>
          <w:instrText xml:space="preserve"> PAGEREF _Toc72760964 \h </w:instrText>
        </w:r>
      </w:ins>
      <w:r w:rsidRPr="006A2605">
        <w:rPr>
          <w:rFonts w:ascii="Times New Roman" w:hAnsi="Times New Roman" w:cs="Times New Roman"/>
          <w:noProof/>
          <w:webHidden/>
          <w:sz w:val="24"/>
          <w:szCs w:val="24"/>
          <w:rPrChange w:id="1895"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896" w:author="Windows User" w:date="2021-05-24T15:40:00Z">
            <w:rPr>
              <w:noProof/>
              <w:webHidden/>
            </w:rPr>
          </w:rPrChange>
        </w:rPr>
        <w:fldChar w:fldCharType="separate"/>
      </w:r>
      <w:ins w:id="1897" w:author="Windows User" w:date="2021-05-24T15:40:00Z">
        <w:r w:rsidR="006A2605" w:rsidRPr="006A2605">
          <w:rPr>
            <w:rFonts w:ascii="Times New Roman" w:hAnsi="Times New Roman" w:cs="Times New Roman"/>
            <w:noProof/>
            <w:webHidden/>
            <w:sz w:val="24"/>
            <w:szCs w:val="24"/>
            <w:rPrChange w:id="1898" w:author="Windows User" w:date="2021-05-24T15:40:00Z">
              <w:rPr>
                <w:rFonts w:ascii="Times New Roman" w:hAnsi="Times New Roman" w:cs="Times New Roman"/>
                <w:noProof/>
                <w:webHidden/>
              </w:rPr>
            </w:rPrChange>
          </w:rPr>
          <w:t>18</w:t>
        </w:r>
      </w:ins>
      <w:ins w:id="1899" w:author="ITD-STU" w:date="2021-05-24T15:02:00Z">
        <w:del w:id="1900" w:author="Windows User" w:date="2021-05-24T15:28:00Z">
          <w:r w:rsidRPr="006A2605" w:rsidDel="00C11C0E">
            <w:rPr>
              <w:rFonts w:ascii="Times New Roman" w:hAnsi="Times New Roman" w:cs="Times New Roman"/>
              <w:noProof/>
              <w:webHidden/>
              <w:sz w:val="24"/>
              <w:szCs w:val="24"/>
              <w:rPrChange w:id="1901" w:author="Windows User" w:date="2021-05-24T15:40:00Z">
                <w:rPr>
                  <w:noProof/>
                  <w:webHidden/>
                </w:rPr>
              </w:rPrChange>
            </w:rPr>
            <w:delText>18</w:delText>
          </w:r>
        </w:del>
        <w:r w:rsidRPr="006A2605">
          <w:rPr>
            <w:rFonts w:ascii="Times New Roman" w:hAnsi="Times New Roman" w:cs="Times New Roman"/>
            <w:noProof/>
            <w:webHidden/>
            <w:sz w:val="24"/>
            <w:szCs w:val="24"/>
            <w:rPrChange w:id="1902"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903" w:author="Windows User" w:date="2021-05-24T15:40:00Z">
              <w:rPr>
                <w:rStyle w:val="Hyperlink"/>
                <w:noProof/>
              </w:rPr>
            </w:rPrChange>
          </w:rPr>
          <w:fldChar w:fldCharType="end"/>
        </w:r>
      </w:ins>
    </w:p>
    <w:p w14:paraId="1099EE14" w14:textId="327813BB" w:rsidR="00BC51A5" w:rsidRPr="006A2605" w:rsidRDefault="00BC51A5">
      <w:pPr>
        <w:pStyle w:val="TableofFigures"/>
        <w:tabs>
          <w:tab w:val="right" w:leader="dot" w:pos="9350"/>
        </w:tabs>
        <w:spacing w:line="360" w:lineRule="auto"/>
        <w:rPr>
          <w:ins w:id="1904" w:author="ITD-STU" w:date="2021-05-24T15:02:00Z"/>
          <w:rFonts w:ascii="Times New Roman" w:eastAsiaTheme="minorEastAsia" w:hAnsi="Times New Roman" w:cs="Times New Roman"/>
          <w:noProof/>
          <w:sz w:val="24"/>
          <w:szCs w:val="24"/>
          <w:rPrChange w:id="1905" w:author="Windows User" w:date="2021-05-24T15:40:00Z">
            <w:rPr>
              <w:ins w:id="1906" w:author="ITD-STU" w:date="2021-05-24T15:02:00Z"/>
              <w:rFonts w:asciiTheme="minorHAnsi" w:eastAsiaTheme="minorEastAsia" w:hAnsiTheme="minorHAnsi" w:cstheme="minorBidi"/>
              <w:noProof/>
            </w:rPr>
          </w:rPrChange>
        </w:rPr>
        <w:pPrChange w:id="1907" w:author="Windows User" w:date="2021-05-24T15:40:00Z">
          <w:pPr>
            <w:pStyle w:val="TableofFigures"/>
            <w:tabs>
              <w:tab w:val="right" w:leader="dot" w:pos="9350"/>
            </w:tabs>
          </w:pPr>
        </w:pPrChange>
      </w:pPr>
      <w:ins w:id="1908" w:author="ITD-STU" w:date="2021-05-24T15:02:00Z">
        <w:r w:rsidRPr="006A2605">
          <w:rPr>
            <w:rStyle w:val="Hyperlink"/>
            <w:rFonts w:ascii="Times New Roman" w:hAnsi="Times New Roman" w:cs="Times New Roman"/>
            <w:noProof/>
            <w:sz w:val="24"/>
            <w:szCs w:val="24"/>
            <w:rPrChange w:id="1909"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910"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911" w:author="Windows User" w:date="2021-05-24T15:40:00Z">
              <w:rPr>
                <w:noProof/>
              </w:rPr>
            </w:rPrChange>
          </w:rPr>
          <w:instrText>HYPERLINK \l "_Toc72760965"</w:instrText>
        </w:r>
        <w:r w:rsidRPr="006A2605">
          <w:rPr>
            <w:rStyle w:val="Hyperlink"/>
            <w:rFonts w:ascii="Times New Roman" w:hAnsi="Times New Roman" w:cs="Times New Roman"/>
            <w:noProof/>
            <w:sz w:val="24"/>
            <w:szCs w:val="24"/>
            <w:rPrChange w:id="1912"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913"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914" w:author="Windows User" w:date="2021-05-24T15:40:00Z">
              <w:rPr>
                <w:rStyle w:val="Hyperlink"/>
                <w:rFonts w:ascii="Times New Roman" w:hAnsi="Times New Roman" w:cs="Times New Roman"/>
                <w:noProof/>
              </w:rPr>
            </w:rPrChange>
          </w:rPr>
          <w:t>Gambar 14. Hasil Implementasi Tokenisasi</w:t>
        </w:r>
        <w:r w:rsidRPr="006A2605">
          <w:rPr>
            <w:rFonts w:ascii="Times New Roman" w:hAnsi="Times New Roman" w:cs="Times New Roman"/>
            <w:noProof/>
            <w:webHidden/>
            <w:sz w:val="24"/>
            <w:szCs w:val="24"/>
            <w:rPrChange w:id="1915" w:author="Windows User" w:date="2021-05-24T15:40:00Z">
              <w:rPr>
                <w:noProof/>
                <w:webHidden/>
              </w:rPr>
            </w:rPrChange>
          </w:rPr>
          <w:tab/>
        </w:r>
        <w:r w:rsidRPr="006A2605">
          <w:rPr>
            <w:rFonts w:ascii="Times New Roman" w:hAnsi="Times New Roman" w:cs="Times New Roman"/>
            <w:noProof/>
            <w:webHidden/>
            <w:sz w:val="24"/>
            <w:szCs w:val="24"/>
            <w:rPrChange w:id="1916" w:author="Windows User" w:date="2021-05-24T15:40:00Z">
              <w:rPr>
                <w:noProof/>
                <w:webHidden/>
              </w:rPr>
            </w:rPrChange>
          </w:rPr>
          <w:fldChar w:fldCharType="begin"/>
        </w:r>
        <w:r w:rsidRPr="006A2605">
          <w:rPr>
            <w:rFonts w:ascii="Times New Roman" w:hAnsi="Times New Roman" w:cs="Times New Roman"/>
            <w:noProof/>
            <w:webHidden/>
            <w:sz w:val="24"/>
            <w:szCs w:val="24"/>
            <w:rPrChange w:id="1917" w:author="Windows User" w:date="2021-05-24T15:40:00Z">
              <w:rPr>
                <w:noProof/>
                <w:webHidden/>
              </w:rPr>
            </w:rPrChange>
          </w:rPr>
          <w:instrText xml:space="preserve"> PAGEREF _Toc72760965 \h </w:instrText>
        </w:r>
      </w:ins>
      <w:r w:rsidRPr="006A2605">
        <w:rPr>
          <w:rFonts w:ascii="Times New Roman" w:hAnsi="Times New Roman" w:cs="Times New Roman"/>
          <w:noProof/>
          <w:webHidden/>
          <w:sz w:val="24"/>
          <w:szCs w:val="24"/>
          <w:rPrChange w:id="1918"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919" w:author="Windows User" w:date="2021-05-24T15:40:00Z">
            <w:rPr>
              <w:noProof/>
              <w:webHidden/>
            </w:rPr>
          </w:rPrChange>
        </w:rPr>
        <w:fldChar w:fldCharType="separate"/>
      </w:r>
      <w:ins w:id="1920" w:author="Windows User" w:date="2021-05-24T15:40:00Z">
        <w:r w:rsidR="006A2605" w:rsidRPr="006A2605">
          <w:rPr>
            <w:rFonts w:ascii="Times New Roman" w:hAnsi="Times New Roman" w:cs="Times New Roman"/>
            <w:noProof/>
            <w:webHidden/>
            <w:sz w:val="24"/>
            <w:szCs w:val="24"/>
            <w:rPrChange w:id="1921" w:author="Windows User" w:date="2021-05-24T15:40:00Z">
              <w:rPr>
                <w:rFonts w:ascii="Times New Roman" w:hAnsi="Times New Roman" w:cs="Times New Roman"/>
                <w:noProof/>
                <w:webHidden/>
              </w:rPr>
            </w:rPrChange>
          </w:rPr>
          <w:t>19</w:t>
        </w:r>
      </w:ins>
      <w:ins w:id="1922" w:author="ITD-STU" w:date="2021-05-24T15:02:00Z">
        <w:del w:id="1923" w:author="Windows User" w:date="2021-05-24T15:28:00Z">
          <w:r w:rsidRPr="006A2605" w:rsidDel="00C11C0E">
            <w:rPr>
              <w:rFonts w:ascii="Times New Roman" w:hAnsi="Times New Roman" w:cs="Times New Roman"/>
              <w:noProof/>
              <w:webHidden/>
              <w:sz w:val="24"/>
              <w:szCs w:val="24"/>
              <w:rPrChange w:id="1924" w:author="Windows User" w:date="2021-05-24T15:40:00Z">
                <w:rPr>
                  <w:noProof/>
                  <w:webHidden/>
                </w:rPr>
              </w:rPrChange>
            </w:rPr>
            <w:delText>19</w:delText>
          </w:r>
        </w:del>
        <w:r w:rsidRPr="006A2605">
          <w:rPr>
            <w:rFonts w:ascii="Times New Roman" w:hAnsi="Times New Roman" w:cs="Times New Roman"/>
            <w:noProof/>
            <w:webHidden/>
            <w:sz w:val="24"/>
            <w:szCs w:val="24"/>
            <w:rPrChange w:id="1925"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926" w:author="Windows User" w:date="2021-05-24T15:40:00Z">
              <w:rPr>
                <w:rStyle w:val="Hyperlink"/>
                <w:noProof/>
              </w:rPr>
            </w:rPrChange>
          </w:rPr>
          <w:fldChar w:fldCharType="end"/>
        </w:r>
      </w:ins>
    </w:p>
    <w:p w14:paraId="7C4F3C38" w14:textId="7BB67F41" w:rsidR="00BC51A5" w:rsidRPr="006A2605" w:rsidRDefault="00BC51A5">
      <w:pPr>
        <w:pStyle w:val="TableofFigures"/>
        <w:tabs>
          <w:tab w:val="right" w:leader="dot" w:pos="9350"/>
        </w:tabs>
        <w:spacing w:line="360" w:lineRule="auto"/>
        <w:rPr>
          <w:ins w:id="1927" w:author="ITD-STU" w:date="2021-05-24T15:02:00Z"/>
          <w:rFonts w:ascii="Times New Roman" w:eastAsiaTheme="minorEastAsia" w:hAnsi="Times New Roman" w:cs="Times New Roman"/>
          <w:noProof/>
          <w:sz w:val="24"/>
          <w:szCs w:val="24"/>
          <w:rPrChange w:id="1928" w:author="Windows User" w:date="2021-05-24T15:40:00Z">
            <w:rPr>
              <w:ins w:id="1929" w:author="ITD-STU" w:date="2021-05-24T15:02:00Z"/>
              <w:rFonts w:asciiTheme="minorHAnsi" w:eastAsiaTheme="minorEastAsia" w:hAnsiTheme="minorHAnsi" w:cstheme="minorBidi"/>
              <w:noProof/>
            </w:rPr>
          </w:rPrChange>
        </w:rPr>
        <w:pPrChange w:id="1930" w:author="Windows User" w:date="2021-05-24T15:40:00Z">
          <w:pPr>
            <w:pStyle w:val="TableofFigures"/>
            <w:tabs>
              <w:tab w:val="right" w:leader="dot" w:pos="9350"/>
            </w:tabs>
          </w:pPr>
        </w:pPrChange>
      </w:pPr>
      <w:ins w:id="1931" w:author="ITD-STU" w:date="2021-05-24T15:02:00Z">
        <w:r w:rsidRPr="006A2605">
          <w:rPr>
            <w:rStyle w:val="Hyperlink"/>
            <w:rFonts w:ascii="Times New Roman" w:hAnsi="Times New Roman" w:cs="Times New Roman"/>
            <w:noProof/>
            <w:sz w:val="24"/>
            <w:szCs w:val="24"/>
            <w:rPrChange w:id="1932"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933"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934" w:author="Windows User" w:date="2021-05-24T15:40:00Z">
              <w:rPr>
                <w:noProof/>
              </w:rPr>
            </w:rPrChange>
          </w:rPr>
          <w:instrText>HYPERLINK \l "_Toc72760966"</w:instrText>
        </w:r>
        <w:r w:rsidRPr="006A2605">
          <w:rPr>
            <w:rStyle w:val="Hyperlink"/>
            <w:rFonts w:ascii="Times New Roman" w:hAnsi="Times New Roman" w:cs="Times New Roman"/>
            <w:noProof/>
            <w:sz w:val="24"/>
            <w:szCs w:val="24"/>
            <w:rPrChange w:id="1935"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936"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937" w:author="Windows User" w:date="2021-05-24T15:40:00Z">
              <w:rPr>
                <w:rStyle w:val="Hyperlink"/>
                <w:rFonts w:ascii="Times New Roman" w:hAnsi="Times New Roman" w:cs="Times New Roman"/>
                <w:noProof/>
              </w:rPr>
            </w:rPrChange>
          </w:rPr>
          <w:t xml:space="preserve">Gambar 15. Hasil Implementasi </w:t>
        </w:r>
        <w:r w:rsidRPr="006A2605">
          <w:rPr>
            <w:rStyle w:val="Hyperlink"/>
            <w:rFonts w:ascii="Times New Roman" w:hAnsi="Times New Roman" w:cs="Times New Roman"/>
            <w:i/>
            <w:noProof/>
            <w:sz w:val="24"/>
            <w:szCs w:val="24"/>
            <w:rPrChange w:id="1938" w:author="Windows User" w:date="2021-05-24T15:40:00Z">
              <w:rPr>
                <w:rStyle w:val="Hyperlink"/>
                <w:rFonts w:ascii="Times New Roman" w:hAnsi="Times New Roman" w:cs="Times New Roman"/>
                <w:i/>
                <w:noProof/>
              </w:rPr>
            </w:rPrChange>
          </w:rPr>
          <w:t>Stop Words Removal</w:t>
        </w:r>
        <w:r w:rsidRPr="006A2605">
          <w:rPr>
            <w:rFonts w:ascii="Times New Roman" w:hAnsi="Times New Roman" w:cs="Times New Roman"/>
            <w:noProof/>
            <w:webHidden/>
            <w:sz w:val="24"/>
            <w:szCs w:val="24"/>
            <w:rPrChange w:id="1939" w:author="Windows User" w:date="2021-05-24T15:40:00Z">
              <w:rPr>
                <w:noProof/>
                <w:webHidden/>
              </w:rPr>
            </w:rPrChange>
          </w:rPr>
          <w:tab/>
        </w:r>
        <w:r w:rsidRPr="006A2605">
          <w:rPr>
            <w:rFonts w:ascii="Times New Roman" w:hAnsi="Times New Roman" w:cs="Times New Roman"/>
            <w:noProof/>
            <w:webHidden/>
            <w:sz w:val="24"/>
            <w:szCs w:val="24"/>
            <w:rPrChange w:id="1940" w:author="Windows User" w:date="2021-05-24T15:40:00Z">
              <w:rPr>
                <w:noProof/>
                <w:webHidden/>
              </w:rPr>
            </w:rPrChange>
          </w:rPr>
          <w:fldChar w:fldCharType="begin"/>
        </w:r>
        <w:r w:rsidRPr="006A2605">
          <w:rPr>
            <w:rFonts w:ascii="Times New Roman" w:hAnsi="Times New Roman" w:cs="Times New Roman"/>
            <w:noProof/>
            <w:webHidden/>
            <w:sz w:val="24"/>
            <w:szCs w:val="24"/>
            <w:rPrChange w:id="1941" w:author="Windows User" w:date="2021-05-24T15:40:00Z">
              <w:rPr>
                <w:noProof/>
                <w:webHidden/>
              </w:rPr>
            </w:rPrChange>
          </w:rPr>
          <w:instrText xml:space="preserve"> PAGEREF _Toc72760966 \h </w:instrText>
        </w:r>
      </w:ins>
      <w:r w:rsidRPr="006A2605">
        <w:rPr>
          <w:rFonts w:ascii="Times New Roman" w:hAnsi="Times New Roman" w:cs="Times New Roman"/>
          <w:noProof/>
          <w:webHidden/>
          <w:sz w:val="24"/>
          <w:szCs w:val="24"/>
          <w:rPrChange w:id="1942"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943" w:author="Windows User" w:date="2021-05-24T15:40:00Z">
            <w:rPr>
              <w:noProof/>
              <w:webHidden/>
            </w:rPr>
          </w:rPrChange>
        </w:rPr>
        <w:fldChar w:fldCharType="separate"/>
      </w:r>
      <w:ins w:id="1944" w:author="Windows User" w:date="2021-05-24T15:40:00Z">
        <w:r w:rsidR="006A2605" w:rsidRPr="006A2605">
          <w:rPr>
            <w:rFonts w:ascii="Times New Roman" w:hAnsi="Times New Roman" w:cs="Times New Roman"/>
            <w:noProof/>
            <w:webHidden/>
            <w:sz w:val="24"/>
            <w:szCs w:val="24"/>
            <w:rPrChange w:id="1945" w:author="Windows User" w:date="2021-05-24T15:40:00Z">
              <w:rPr>
                <w:rFonts w:ascii="Times New Roman" w:hAnsi="Times New Roman" w:cs="Times New Roman"/>
                <w:noProof/>
                <w:webHidden/>
              </w:rPr>
            </w:rPrChange>
          </w:rPr>
          <w:t>19</w:t>
        </w:r>
      </w:ins>
      <w:ins w:id="1946" w:author="ITD-STU" w:date="2021-05-24T15:02:00Z">
        <w:del w:id="1947" w:author="Windows User" w:date="2021-05-24T15:28:00Z">
          <w:r w:rsidRPr="006A2605" w:rsidDel="00C11C0E">
            <w:rPr>
              <w:rFonts w:ascii="Times New Roman" w:hAnsi="Times New Roman" w:cs="Times New Roman"/>
              <w:noProof/>
              <w:webHidden/>
              <w:sz w:val="24"/>
              <w:szCs w:val="24"/>
              <w:rPrChange w:id="1948" w:author="Windows User" w:date="2021-05-24T15:40:00Z">
                <w:rPr>
                  <w:noProof/>
                  <w:webHidden/>
                </w:rPr>
              </w:rPrChange>
            </w:rPr>
            <w:delText>19</w:delText>
          </w:r>
        </w:del>
        <w:r w:rsidRPr="006A2605">
          <w:rPr>
            <w:rFonts w:ascii="Times New Roman" w:hAnsi="Times New Roman" w:cs="Times New Roman"/>
            <w:noProof/>
            <w:webHidden/>
            <w:sz w:val="24"/>
            <w:szCs w:val="24"/>
            <w:rPrChange w:id="1949"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950" w:author="Windows User" w:date="2021-05-24T15:40:00Z">
              <w:rPr>
                <w:rStyle w:val="Hyperlink"/>
                <w:noProof/>
              </w:rPr>
            </w:rPrChange>
          </w:rPr>
          <w:fldChar w:fldCharType="end"/>
        </w:r>
      </w:ins>
    </w:p>
    <w:p w14:paraId="06C63113" w14:textId="735B2EB8" w:rsidR="00BC51A5" w:rsidRPr="006A2605" w:rsidRDefault="00BC51A5">
      <w:pPr>
        <w:pStyle w:val="TableofFigures"/>
        <w:tabs>
          <w:tab w:val="right" w:leader="dot" w:pos="9350"/>
        </w:tabs>
        <w:spacing w:line="360" w:lineRule="auto"/>
        <w:rPr>
          <w:ins w:id="1951" w:author="ITD-STU" w:date="2021-05-24T15:02:00Z"/>
          <w:rFonts w:ascii="Times New Roman" w:eastAsiaTheme="minorEastAsia" w:hAnsi="Times New Roman" w:cs="Times New Roman"/>
          <w:noProof/>
          <w:sz w:val="24"/>
          <w:szCs w:val="24"/>
          <w:rPrChange w:id="1952" w:author="Windows User" w:date="2021-05-24T15:40:00Z">
            <w:rPr>
              <w:ins w:id="1953" w:author="ITD-STU" w:date="2021-05-24T15:02:00Z"/>
              <w:rFonts w:asciiTheme="minorHAnsi" w:eastAsiaTheme="minorEastAsia" w:hAnsiTheme="minorHAnsi" w:cstheme="minorBidi"/>
              <w:noProof/>
            </w:rPr>
          </w:rPrChange>
        </w:rPr>
        <w:pPrChange w:id="1954" w:author="Windows User" w:date="2021-05-24T15:40:00Z">
          <w:pPr>
            <w:pStyle w:val="TableofFigures"/>
            <w:tabs>
              <w:tab w:val="right" w:leader="dot" w:pos="9350"/>
            </w:tabs>
          </w:pPr>
        </w:pPrChange>
      </w:pPr>
      <w:ins w:id="1955" w:author="ITD-STU" w:date="2021-05-24T15:02:00Z">
        <w:r w:rsidRPr="006A2605">
          <w:rPr>
            <w:rStyle w:val="Hyperlink"/>
            <w:rFonts w:ascii="Times New Roman" w:hAnsi="Times New Roman" w:cs="Times New Roman"/>
            <w:noProof/>
            <w:sz w:val="24"/>
            <w:szCs w:val="24"/>
            <w:rPrChange w:id="1956"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957"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958" w:author="Windows User" w:date="2021-05-24T15:40:00Z">
              <w:rPr>
                <w:noProof/>
              </w:rPr>
            </w:rPrChange>
          </w:rPr>
          <w:instrText>HYPERLINK \l "_Toc72760967"</w:instrText>
        </w:r>
        <w:r w:rsidRPr="006A2605">
          <w:rPr>
            <w:rStyle w:val="Hyperlink"/>
            <w:rFonts w:ascii="Times New Roman" w:hAnsi="Times New Roman" w:cs="Times New Roman"/>
            <w:noProof/>
            <w:sz w:val="24"/>
            <w:szCs w:val="24"/>
            <w:rPrChange w:id="1959"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960"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961" w:author="Windows User" w:date="2021-05-24T15:40:00Z">
              <w:rPr>
                <w:rStyle w:val="Hyperlink"/>
                <w:rFonts w:ascii="Times New Roman" w:hAnsi="Times New Roman" w:cs="Times New Roman"/>
                <w:noProof/>
              </w:rPr>
            </w:rPrChange>
          </w:rPr>
          <w:t xml:space="preserve">Gambar 16. Hasil Implementasi </w:t>
        </w:r>
        <w:r w:rsidRPr="006A2605">
          <w:rPr>
            <w:rStyle w:val="Hyperlink"/>
            <w:rFonts w:ascii="Times New Roman" w:hAnsi="Times New Roman" w:cs="Times New Roman"/>
            <w:i/>
            <w:noProof/>
            <w:sz w:val="24"/>
            <w:szCs w:val="24"/>
            <w:rPrChange w:id="1962" w:author="Windows User" w:date="2021-05-24T15:40:00Z">
              <w:rPr>
                <w:rStyle w:val="Hyperlink"/>
                <w:rFonts w:ascii="Times New Roman" w:hAnsi="Times New Roman" w:cs="Times New Roman"/>
                <w:i/>
                <w:noProof/>
              </w:rPr>
            </w:rPrChange>
          </w:rPr>
          <w:t>HasingTF</w:t>
        </w:r>
        <w:r w:rsidRPr="006A2605">
          <w:rPr>
            <w:rFonts w:ascii="Times New Roman" w:hAnsi="Times New Roman" w:cs="Times New Roman"/>
            <w:noProof/>
            <w:webHidden/>
            <w:sz w:val="24"/>
            <w:szCs w:val="24"/>
            <w:rPrChange w:id="1963" w:author="Windows User" w:date="2021-05-24T15:40:00Z">
              <w:rPr>
                <w:noProof/>
                <w:webHidden/>
              </w:rPr>
            </w:rPrChange>
          </w:rPr>
          <w:tab/>
        </w:r>
        <w:r w:rsidRPr="006A2605">
          <w:rPr>
            <w:rFonts w:ascii="Times New Roman" w:hAnsi="Times New Roman" w:cs="Times New Roman"/>
            <w:noProof/>
            <w:webHidden/>
            <w:sz w:val="24"/>
            <w:szCs w:val="24"/>
            <w:rPrChange w:id="1964" w:author="Windows User" w:date="2021-05-24T15:40:00Z">
              <w:rPr>
                <w:noProof/>
                <w:webHidden/>
              </w:rPr>
            </w:rPrChange>
          </w:rPr>
          <w:fldChar w:fldCharType="begin"/>
        </w:r>
        <w:r w:rsidRPr="006A2605">
          <w:rPr>
            <w:rFonts w:ascii="Times New Roman" w:hAnsi="Times New Roman" w:cs="Times New Roman"/>
            <w:noProof/>
            <w:webHidden/>
            <w:sz w:val="24"/>
            <w:szCs w:val="24"/>
            <w:rPrChange w:id="1965" w:author="Windows User" w:date="2021-05-24T15:40:00Z">
              <w:rPr>
                <w:noProof/>
                <w:webHidden/>
              </w:rPr>
            </w:rPrChange>
          </w:rPr>
          <w:instrText xml:space="preserve"> PAGEREF _Toc72760967 \h </w:instrText>
        </w:r>
      </w:ins>
      <w:r w:rsidRPr="006A2605">
        <w:rPr>
          <w:rFonts w:ascii="Times New Roman" w:hAnsi="Times New Roman" w:cs="Times New Roman"/>
          <w:noProof/>
          <w:webHidden/>
          <w:sz w:val="24"/>
          <w:szCs w:val="24"/>
          <w:rPrChange w:id="1966"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967" w:author="Windows User" w:date="2021-05-24T15:40:00Z">
            <w:rPr>
              <w:noProof/>
              <w:webHidden/>
            </w:rPr>
          </w:rPrChange>
        </w:rPr>
        <w:fldChar w:fldCharType="separate"/>
      </w:r>
      <w:ins w:id="1968" w:author="Windows User" w:date="2021-05-24T15:40:00Z">
        <w:r w:rsidR="006A2605" w:rsidRPr="006A2605">
          <w:rPr>
            <w:rFonts w:ascii="Times New Roman" w:hAnsi="Times New Roman" w:cs="Times New Roman"/>
            <w:noProof/>
            <w:webHidden/>
            <w:sz w:val="24"/>
            <w:szCs w:val="24"/>
            <w:rPrChange w:id="1969" w:author="Windows User" w:date="2021-05-24T15:40:00Z">
              <w:rPr>
                <w:rFonts w:ascii="Times New Roman" w:hAnsi="Times New Roman" w:cs="Times New Roman"/>
                <w:noProof/>
                <w:webHidden/>
              </w:rPr>
            </w:rPrChange>
          </w:rPr>
          <w:t>20</w:t>
        </w:r>
      </w:ins>
      <w:ins w:id="1970" w:author="ITD-STU" w:date="2021-05-24T15:02:00Z">
        <w:del w:id="1971" w:author="Windows User" w:date="2021-05-24T15:28:00Z">
          <w:r w:rsidRPr="006A2605" w:rsidDel="00C11C0E">
            <w:rPr>
              <w:rFonts w:ascii="Times New Roman" w:hAnsi="Times New Roman" w:cs="Times New Roman"/>
              <w:noProof/>
              <w:webHidden/>
              <w:sz w:val="24"/>
              <w:szCs w:val="24"/>
              <w:rPrChange w:id="1972" w:author="Windows User" w:date="2021-05-24T15:40:00Z">
                <w:rPr>
                  <w:noProof/>
                  <w:webHidden/>
                </w:rPr>
              </w:rPrChange>
            </w:rPr>
            <w:delText>20</w:delText>
          </w:r>
        </w:del>
        <w:r w:rsidRPr="006A2605">
          <w:rPr>
            <w:rFonts w:ascii="Times New Roman" w:hAnsi="Times New Roman" w:cs="Times New Roman"/>
            <w:noProof/>
            <w:webHidden/>
            <w:sz w:val="24"/>
            <w:szCs w:val="24"/>
            <w:rPrChange w:id="1973"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974" w:author="Windows User" w:date="2021-05-24T15:40:00Z">
              <w:rPr>
                <w:rStyle w:val="Hyperlink"/>
                <w:noProof/>
              </w:rPr>
            </w:rPrChange>
          </w:rPr>
          <w:fldChar w:fldCharType="end"/>
        </w:r>
      </w:ins>
    </w:p>
    <w:p w14:paraId="7C555BC6" w14:textId="32D5126C" w:rsidR="00BC51A5" w:rsidRPr="006A2605" w:rsidRDefault="00BC51A5">
      <w:pPr>
        <w:pStyle w:val="TableofFigures"/>
        <w:tabs>
          <w:tab w:val="right" w:leader="dot" w:pos="9350"/>
        </w:tabs>
        <w:spacing w:line="360" w:lineRule="auto"/>
        <w:rPr>
          <w:ins w:id="1975" w:author="ITD-STU" w:date="2021-05-24T15:02:00Z"/>
          <w:rFonts w:ascii="Times New Roman" w:eastAsiaTheme="minorEastAsia" w:hAnsi="Times New Roman" w:cs="Times New Roman"/>
          <w:noProof/>
          <w:sz w:val="24"/>
          <w:szCs w:val="24"/>
          <w:rPrChange w:id="1976" w:author="Windows User" w:date="2021-05-24T15:40:00Z">
            <w:rPr>
              <w:ins w:id="1977" w:author="ITD-STU" w:date="2021-05-24T15:02:00Z"/>
              <w:rFonts w:asciiTheme="minorHAnsi" w:eastAsiaTheme="minorEastAsia" w:hAnsiTheme="minorHAnsi" w:cstheme="minorBidi"/>
              <w:noProof/>
            </w:rPr>
          </w:rPrChange>
        </w:rPr>
        <w:pPrChange w:id="1978" w:author="Windows User" w:date="2021-05-24T15:40:00Z">
          <w:pPr>
            <w:pStyle w:val="TableofFigures"/>
            <w:tabs>
              <w:tab w:val="right" w:leader="dot" w:pos="9350"/>
            </w:tabs>
          </w:pPr>
        </w:pPrChange>
      </w:pPr>
      <w:ins w:id="1979" w:author="ITD-STU" w:date="2021-05-24T15:02:00Z">
        <w:r w:rsidRPr="006A2605">
          <w:rPr>
            <w:rStyle w:val="Hyperlink"/>
            <w:rFonts w:ascii="Times New Roman" w:hAnsi="Times New Roman" w:cs="Times New Roman"/>
            <w:noProof/>
            <w:sz w:val="24"/>
            <w:szCs w:val="24"/>
            <w:rPrChange w:id="1980" w:author="Windows User" w:date="2021-05-24T15:40:00Z">
              <w:rPr>
                <w:rStyle w:val="Hyperlink"/>
                <w:noProof/>
              </w:rPr>
            </w:rPrChange>
          </w:rPr>
          <w:fldChar w:fldCharType="begin"/>
        </w:r>
        <w:r w:rsidRPr="006A2605">
          <w:rPr>
            <w:rStyle w:val="Hyperlink"/>
            <w:rFonts w:ascii="Times New Roman" w:hAnsi="Times New Roman" w:cs="Times New Roman"/>
            <w:noProof/>
            <w:sz w:val="24"/>
            <w:szCs w:val="24"/>
            <w:rPrChange w:id="1981" w:author="Windows User" w:date="2021-05-24T15:40:00Z">
              <w:rPr>
                <w:rStyle w:val="Hyperlink"/>
                <w:noProof/>
              </w:rPr>
            </w:rPrChange>
          </w:rPr>
          <w:instrText xml:space="preserve"> </w:instrText>
        </w:r>
        <w:r w:rsidRPr="006A2605">
          <w:rPr>
            <w:rFonts w:ascii="Times New Roman" w:hAnsi="Times New Roman" w:cs="Times New Roman"/>
            <w:noProof/>
            <w:sz w:val="24"/>
            <w:szCs w:val="24"/>
            <w:rPrChange w:id="1982" w:author="Windows User" w:date="2021-05-24T15:40:00Z">
              <w:rPr>
                <w:noProof/>
              </w:rPr>
            </w:rPrChange>
          </w:rPr>
          <w:instrText>HYPERLINK \l "_Toc72760968"</w:instrText>
        </w:r>
        <w:r w:rsidRPr="006A2605">
          <w:rPr>
            <w:rStyle w:val="Hyperlink"/>
            <w:rFonts w:ascii="Times New Roman" w:hAnsi="Times New Roman" w:cs="Times New Roman"/>
            <w:noProof/>
            <w:sz w:val="24"/>
            <w:szCs w:val="24"/>
            <w:rPrChange w:id="1983" w:author="Windows User" w:date="2021-05-24T15:40:00Z">
              <w:rPr>
                <w:rStyle w:val="Hyperlink"/>
                <w:noProof/>
              </w:rPr>
            </w:rPrChange>
          </w:rPr>
          <w:instrText xml:space="preserve"> </w:instrText>
        </w:r>
        <w:r w:rsidRPr="006A2605">
          <w:rPr>
            <w:rStyle w:val="Hyperlink"/>
            <w:rFonts w:ascii="Times New Roman" w:hAnsi="Times New Roman" w:cs="Times New Roman"/>
            <w:noProof/>
            <w:sz w:val="24"/>
            <w:szCs w:val="24"/>
            <w:rPrChange w:id="1984" w:author="Windows User" w:date="2021-05-24T15:40:00Z">
              <w:rPr>
                <w:rStyle w:val="Hyperlink"/>
                <w:noProof/>
              </w:rPr>
            </w:rPrChange>
          </w:rPr>
          <w:fldChar w:fldCharType="separate"/>
        </w:r>
        <w:r w:rsidRPr="006A2605">
          <w:rPr>
            <w:rStyle w:val="Hyperlink"/>
            <w:rFonts w:ascii="Times New Roman" w:hAnsi="Times New Roman" w:cs="Times New Roman"/>
            <w:noProof/>
            <w:sz w:val="24"/>
            <w:szCs w:val="24"/>
            <w:rPrChange w:id="1985" w:author="Windows User" w:date="2021-05-24T15:40:00Z">
              <w:rPr>
                <w:rStyle w:val="Hyperlink"/>
                <w:rFonts w:ascii="Times New Roman" w:hAnsi="Times New Roman" w:cs="Times New Roman"/>
                <w:noProof/>
              </w:rPr>
            </w:rPrChange>
          </w:rPr>
          <w:t>Gambar 17. Hasil Implementasi Sentimen Analisis</w:t>
        </w:r>
        <w:r w:rsidRPr="006A2605">
          <w:rPr>
            <w:rFonts w:ascii="Times New Roman" w:hAnsi="Times New Roman" w:cs="Times New Roman"/>
            <w:noProof/>
            <w:webHidden/>
            <w:sz w:val="24"/>
            <w:szCs w:val="24"/>
            <w:rPrChange w:id="1986" w:author="Windows User" w:date="2021-05-24T15:40:00Z">
              <w:rPr>
                <w:noProof/>
                <w:webHidden/>
              </w:rPr>
            </w:rPrChange>
          </w:rPr>
          <w:tab/>
        </w:r>
        <w:r w:rsidRPr="006A2605">
          <w:rPr>
            <w:rFonts w:ascii="Times New Roman" w:hAnsi="Times New Roman" w:cs="Times New Roman"/>
            <w:noProof/>
            <w:webHidden/>
            <w:sz w:val="24"/>
            <w:szCs w:val="24"/>
            <w:rPrChange w:id="1987" w:author="Windows User" w:date="2021-05-24T15:40:00Z">
              <w:rPr>
                <w:noProof/>
                <w:webHidden/>
              </w:rPr>
            </w:rPrChange>
          </w:rPr>
          <w:fldChar w:fldCharType="begin"/>
        </w:r>
        <w:r w:rsidRPr="006A2605">
          <w:rPr>
            <w:rFonts w:ascii="Times New Roman" w:hAnsi="Times New Roman" w:cs="Times New Roman"/>
            <w:noProof/>
            <w:webHidden/>
            <w:sz w:val="24"/>
            <w:szCs w:val="24"/>
            <w:rPrChange w:id="1988" w:author="Windows User" w:date="2021-05-24T15:40:00Z">
              <w:rPr>
                <w:noProof/>
                <w:webHidden/>
              </w:rPr>
            </w:rPrChange>
          </w:rPr>
          <w:instrText xml:space="preserve"> PAGEREF _Toc72760968 \h </w:instrText>
        </w:r>
      </w:ins>
      <w:r w:rsidRPr="006A2605">
        <w:rPr>
          <w:rFonts w:ascii="Times New Roman" w:hAnsi="Times New Roman" w:cs="Times New Roman"/>
          <w:noProof/>
          <w:webHidden/>
          <w:sz w:val="24"/>
          <w:szCs w:val="24"/>
          <w:rPrChange w:id="1989" w:author="Windows User" w:date="2021-05-24T15:40:00Z">
            <w:rPr>
              <w:rFonts w:ascii="Times New Roman" w:hAnsi="Times New Roman" w:cs="Times New Roman"/>
              <w:noProof/>
              <w:webHidden/>
              <w:sz w:val="24"/>
              <w:szCs w:val="24"/>
            </w:rPr>
          </w:rPrChange>
        </w:rPr>
      </w:r>
      <w:r w:rsidRPr="006A2605">
        <w:rPr>
          <w:rFonts w:ascii="Times New Roman" w:hAnsi="Times New Roman" w:cs="Times New Roman"/>
          <w:noProof/>
          <w:webHidden/>
          <w:sz w:val="24"/>
          <w:szCs w:val="24"/>
          <w:rPrChange w:id="1990" w:author="Windows User" w:date="2021-05-24T15:40:00Z">
            <w:rPr>
              <w:noProof/>
              <w:webHidden/>
            </w:rPr>
          </w:rPrChange>
        </w:rPr>
        <w:fldChar w:fldCharType="separate"/>
      </w:r>
      <w:ins w:id="1991" w:author="Windows User" w:date="2021-05-24T15:40:00Z">
        <w:r w:rsidR="006A2605" w:rsidRPr="006A2605">
          <w:rPr>
            <w:rFonts w:ascii="Times New Roman" w:hAnsi="Times New Roman" w:cs="Times New Roman"/>
            <w:noProof/>
            <w:webHidden/>
            <w:sz w:val="24"/>
            <w:szCs w:val="24"/>
            <w:rPrChange w:id="1992" w:author="Windows User" w:date="2021-05-24T15:40:00Z">
              <w:rPr>
                <w:rFonts w:ascii="Times New Roman" w:hAnsi="Times New Roman" w:cs="Times New Roman"/>
                <w:noProof/>
                <w:webHidden/>
              </w:rPr>
            </w:rPrChange>
          </w:rPr>
          <w:t>21</w:t>
        </w:r>
      </w:ins>
      <w:ins w:id="1993" w:author="ITD-STU" w:date="2021-05-24T15:02:00Z">
        <w:del w:id="1994" w:author="Windows User" w:date="2021-05-24T15:28:00Z">
          <w:r w:rsidRPr="006A2605" w:rsidDel="00C11C0E">
            <w:rPr>
              <w:rFonts w:ascii="Times New Roman" w:hAnsi="Times New Roman" w:cs="Times New Roman"/>
              <w:noProof/>
              <w:webHidden/>
              <w:sz w:val="24"/>
              <w:szCs w:val="24"/>
              <w:rPrChange w:id="1995" w:author="Windows User" w:date="2021-05-24T15:40:00Z">
                <w:rPr>
                  <w:noProof/>
                  <w:webHidden/>
                </w:rPr>
              </w:rPrChange>
            </w:rPr>
            <w:delText>21</w:delText>
          </w:r>
        </w:del>
        <w:r w:rsidRPr="006A2605">
          <w:rPr>
            <w:rFonts w:ascii="Times New Roman" w:hAnsi="Times New Roman" w:cs="Times New Roman"/>
            <w:noProof/>
            <w:webHidden/>
            <w:sz w:val="24"/>
            <w:szCs w:val="24"/>
            <w:rPrChange w:id="1996" w:author="Windows User" w:date="2021-05-24T15:40:00Z">
              <w:rPr>
                <w:noProof/>
                <w:webHidden/>
              </w:rPr>
            </w:rPrChange>
          </w:rPr>
          <w:fldChar w:fldCharType="end"/>
        </w:r>
        <w:r w:rsidRPr="006A2605">
          <w:rPr>
            <w:rStyle w:val="Hyperlink"/>
            <w:rFonts w:ascii="Times New Roman" w:hAnsi="Times New Roman" w:cs="Times New Roman"/>
            <w:noProof/>
            <w:sz w:val="24"/>
            <w:szCs w:val="24"/>
            <w:rPrChange w:id="1997" w:author="Windows User" w:date="2021-05-24T15:40:00Z">
              <w:rPr>
                <w:rStyle w:val="Hyperlink"/>
                <w:noProof/>
              </w:rPr>
            </w:rPrChange>
          </w:rPr>
          <w:fldChar w:fldCharType="end"/>
        </w:r>
      </w:ins>
    </w:p>
    <w:p w14:paraId="329CF418" w14:textId="6266E1E8" w:rsidR="00886421" w:rsidRPr="006A2605" w:rsidDel="00BC51A5" w:rsidRDefault="00886421">
      <w:pPr>
        <w:pStyle w:val="TableofFigures"/>
        <w:tabs>
          <w:tab w:val="right" w:leader="dot" w:pos="9350"/>
        </w:tabs>
        <w:spacing w:line="360" w:lineRule="auto"/>
        <w:rPr>
          <w:del w:id="1998" w:author="ITD-STU" w:date="2021-05-24T15:02:00Z"/>
          <w:rFonts w:ascii="Times New Roman" w:eastAsiaTheme="minorEastAsia" w:hAnsi="Times New Roman" w:cs="Times New Roman"/>
          <w:noProof/>
          <w:sz w:val="24"/>
          <w:szCs w:val="24"/>
          <w:rPrChange w:id="1999" w:author="Windows User" w:date="2021-05-24T15:40:00Z">
            <w:rPr>
              <w:del w:id="2000" w:author="ITD-STU" w:date="2021-05-24T15:02:00Z"/>
              <w:rFonts w:asciiTheme="minorHAnsi" w:eastAsiaTheme="minorEastAsia" w:hAnsiTheme="minorHAnsi" w:cstheme="minorBidi"/>
              <w:noProof/>
            </w:rPr>
          </w:rPrChange>
        </w:rPr>
        <w:pPrChange w:id="2001" w:author="Windows User" w:date="2021-05-24T15:40:00Z">
          <w:pPr>
            <w:pStyle w:val="TableofFigures"/>
            <w:tabs>
              <w:tab w:val="right" w:leader="dot" w:pos="9350"/>
            </w:tabs>
          </w:pPr>
        </w:pPrChange>
      </w:pPr>
      <w:del w:id="2002" w:author="ITD-STU" w:date="2021-05-24T15:02:00Z">
        <w:r w:rsidRPr="006A2605" w:rsidDel="00BC51A5">
          <w:rPr>
            <w:sz w:val="24"/>
            <w:szCs w:val="24"/>
            <w:rPrChange w:id="2003" w:author="Windows User" w:date="2021-05-24T15:40:00Z">
              <w:rPr>
                <w:rStyle w:val="Hyperlink"/>
                <w:rFonts w:ascii="Times New Roman" w:hAnsi="Times New Roman" w:cs="Times New Roman"/>
                <w:noProof/>
              </w:rPr>
            </w:rPrChange>
          </w:rPr>
          <w:delText>Gambar 1. Arsitektur Sistem</w:delText>
        </w:r>
        <w:r w:rsidRPr="006A2605" w:rsidDel="00BC51A5">
          <w:rPr>
            <w:rFonts w:ascii="Times New Roman" w:hAnsi="Times New Roman" w:cs="Times New Roman"/>
            <w:noProof/>
            <w:webHidden/>
            <w:sz w:val="24"/>
            <w:szCs w:val="24"/>
            <w:rPrChange w:id="2004" w:author="Windows User" w:date="2021-05-24T15:40:00Z">
              <w:rPr>
                <w:noProof/>
                <w:webHidden/>
              </w:rPr>
            </w:rPrChange>
          </w:rPr>
          <w:tab/>
        </w:r>
      </w:del>
      <w:ins w:id="2005" w:author="Windows User" w:date="2021-05-24T11:48:00Z">
        <w:del w:id="2006" w:author="ITD-STU" w:date="2021-05-24T15:02:00Z">
          <w:r w:rsidR="00C32B41" w:rsidRPr="006A2605" w:rsidDel="00BC51A5">
            <w:rPr>
              <w:rFonts w:ascii="Times New Roman" w:hAnsi="Times New Roman" w:cs="Times New Roman"/>
              <w:noProof/>
              <w:webHidden/>
              <w:sz w:val="24"/>
              <w:szCs w:val="24"/>
            </w:rPr>
            <w:delText>4</w:delText>
          </w:r>
        </w:del>
      </w:ins>
      <w:del w:id="2007" w:author="ITD-STU" w:date="2021-05-24T15:02:00Z">
        <w:r w:rsidRPr="006A2605" w:rsidDel="00BC51A5">
          <w:rPr>
            <w:rFonts w:ascii="Times New Roman" w:hAnsi="Times New Roman" w:cs="Times New Roman"/>
            <w:noProof/>
            <w:webHidden/>
            <w:sz w:val="24"/>
            <w:szCs w:val="24"/>
            <w:rPrChange w:id="2008" w:author="Windows User" w:date="2021-05-24T15:40:00Z">
              <w:rPr>
                <w:noProof/>
                <w:webHidden/>
              </w:rPr>
            </w:rPrChange>
          </w:rPr>
          <w:delText>4</w:delText>
        </w:r>
      </w:del>
    </w:p>
    <w:p w14:paraId="4A4D125D" w14:textId="26AF1827" w:rsidR="00886421" w:rsidRPr="006A2605" w:rsidDel="00BC51A5" w:rsidRDefault="00886421">
      <w:pPr>
        <w:pStyle w:val="TableofFigures"/>
        <w:tabs>
          <w:tab w:val="right" w:leader="dot" w:pos="9350"/>
        </w:tabs>
        <w:spacing w:line="360" w:lineRule="auto"/>
        <w:rPr>
          <w:del w:id="2009" w:author="ITD-STU" w:date="2021-05-24T15:02:00Z"/>
          <w:rFonts w:ascii="Times New Roman" w:eastAsiaTheme="minorEastAsia" w:hAnsi="Times New Roman" w:cs="Times New Roman"/>
          <w:noProof/>
          <w:sz w:val="24"/>
          <w:szCs w:val="24"/>
          <w:rPrChange w:id="2010" w:author="Windows User" w:date="2021-05-24T15:40:00Z">
            <w:rPr>
              <w:del w:id="2011" w:author="ITD-STU" w:date="2021-05-24T15:02:00Z"/>
              <w:rFonts w:asciiTheme="minorHAnsi" w:eastAsiaTheme="minorEastAsia" w:hAnsiTheme="minorHAnsi" w:cstheme="minorBidi"/>
              <w:noProof/>
            </w:rPr>
          </w:rPrChange>
        </w:rPr>
        <w:pPrChange w:id="2012" w:author="Windows User" w:date="2021-05-24T15:40:00Z">
          <w:pPr>
            <w:pStyle w:val="TableofFigures"/>
            <w:tabs>
              <w:tab w:val="right" w:leader="dot" w:pos="9350"/>
            </w:tabs>
          </w:pPr>
        </w:pPrChange>
      </w:pPr>
      <w:del w:id="2013" w:author="ITD-STU" w:date="2021-05-24T15:02:00Z">
        <w:r w:rsidRPr="006A2605" w:rsidDel="00BC51A5">
          <w:rPr>
            <w:sz w:val="24"/>
            <w:szCs w:val="24"/>
            <w:rPrChange w:id="2014" w:author="Windows User" w:date="2021-05-24T15:40:00Z">
              <w:rPr>
                <w:rStyle w:val="Hyperlink"/>
                <w:rFonts w:ascii="Times New Roman" w:hAnsi="Times New Roman" w:cs="Times New Roman"/>
                <w:noProof/>
              </w:rPr>
            </w:rPrChange>
          </w:rPr>
          <w:delText>Gambar 2. Machine Learning Pipeline</w:delText>
        </w:r>
        <w:r w:rsidRPr="006A2605" w:rsidDel="00BC51A5">
          <w:rPr>
            <w:rFonts w:ascii="Times New Roman" w:hAnsi="Times New Roman" w:cs="Times New Roman"/>
            <w:noProof/>
            <w:webHidden/>
            <w:sz w:val="24"/>
            <w:szCs w:val="24"/>
            <w:rPrChange w:id="2015" w:author="Windows User" w:date="2021-05-24T15:40:00Z">
              <w:rPr>
                <w:noProof/>
                <w:webHidden/>
              </w:rPr>
            </w:rPrChange>
          </w:rPr>
          <w:tab/>
        </w:r>
      </w:del>
      <w:ins w:id="2016" w:author="Windows User" w:date="2021-05-24T11:48:00Z">
        <w:del w:id="2017" w:author="ITD-STU" w:date="2021-05-24T15:02:00Z">
          <w:r w:rsidR="00C32B41" w:rsidRPr="006A2605" w:rsidDel="00BC51A5">
            <w:rPr>
              <w:rFonts w:ascii="Times New Roman" w:hAnsi="Times New Roman" w:cs="Times New Roman"/>
              <w:noProof/>
              <w:webHidden/>
              <w:sz w:val="24"/>
              <w:szCs w:val="24"/>
            </w:rPr>
            <w:delText>6</w:delText>
          </w:r>
        </w:del>
      </w:ins>
      <w:del w:id="2018" w:author="ITD-STU" w:date="2021-05-24T15:02:00Z">
        <w:r w:rsidRPr="006A2605" w:rsidDel="00BC51A5">
          <w:rPr>
            <w:rFonts w:ascii="Times New Roman" w:hAnsi="Times New Roman" w:cs="Times New Roman"/>
            <w:noProof/>
            <w:webHidden/>
            <w:sz w:val="24"/>
            <w:szCs w:val="24"/>
            <w:rPrChange w:id="2019" w:author="Windows User" w:date="2021-05-24T15:40:00Z">
              <w:rPr>
                <w:noProof/>
                <w:webHidden/>
              </w:rPr>
            </w:rPrChange>
          </w:rPr>
          <w:delText>6</w:delText>
        </w:r>
      </w:del>
    </w:p>
    <w:p w14:paraId="09C644DE" w14:textId="433C22FC" w:rsidR="00886421" w:rsidRPr="006A2605" w:rsidDel="00BC51A5" w:rsidRDefault="00886421">
      <w:pPr>
        <w:pStyle w:val="TableofFigures"/>
        <w:tabs>
          <w:tab w:val="right" w:leader="dot" w:pos="9350"/>
        </w:tabs>
        <w:spacing w:line="360" w:lineRule="auto"/>
        <w:rPr>
          <w:del w:id="2020" w:author="ITD-STU" w:date="2021-05-24T15:02:00Z"/>
          <w:rFonts w:ascii="Times New Roman" w:eastAsiaTheme="minorEastAsia" w:hAnsi="Times New Roman" w:cs="Times New Roman"/>
          <w:noProof/>
          <w:sz w:val="24"/>
          <w:szCs w:val="24"/>
          <w:rPrChange w:id="2021" w:author="Windows User" w:date="2021-05-24T15:40:00Z">
            <w:rPr>
              <w:del w:id="2022" w:author="ITD-STU" w:date="2021-05-24T15:02:00Z"/>
              <w:rFonts w:asciiTheme="minorHAnsi" w:eastAsiaTheme="minorEastAsia" w:hAnsiTheme="minorHAnsi" w:cstheme="minorBidi"/>
              <w:noProof/>
            </w:rPr>
          </w:rPrChange>
        </w:rPr>
        <w:pPrChange w:id="2023" w:author="Windows User" w:date="2021-05-24T15:40:00Z">
          <w:pPr>
            <w:pStyle w:val="TableofFigures"/>
            <w:tabs>
              <w:tab w:val="right" w:leader="dot" w:pos="9350"/>
            </w:tabs>
          </w:pPr>
        </w:pPrChange>
      </w:pPr>
      <w:del w:id="2024" w:author="ITD-STU" w:date="2021-05-24T15:02:00Z">
        <w:r w:rsidRPr="006A2605" w:rsidDel="00BC51A5">
          <w:rPr>
            <w:sz w:val="24"/>
            <w:szCs w:val="24"/>
            <w:rPrChange w:id="2025" w:author="Windows User" w:date="2021-05-24T15:40:00Z">
              <w:rPr>
                <w:rStyle w:val="Hyperlink"/>
                <w:rFonts w:ascii="Times New Roman" w:hAnsi="Times New Roman" w:cs="Times New Roman"/>
                <w:noProof/>
              </w:rPr>
            </w:rPrChange>
          </w:rPr>
          <w:delText>Gambar 3. Load Data Parquet</w:delText>
        </w:r>
        <w:r w:rsidRPr="006A2605" w:rsidDel="00BC51A5">
          <w:rPr>
            <w:rFonts w:ascii="Times New Roman" w:hAnsi="Times New Roman" w:cs="Times New Roman"/>
            <w:noProof/>
            <w:webHidden/>
            <w:sz w:val="24"/>
            <w:szCs w:val="24"/>
            <w:rPrChange w:id="2026" w:author="Windows User" w:date="2021-05-24T15:40:00Z">
              <w:rPr>
                <w:noProof/>
                <w:webHidden/>
              </w:rPr>
            </w:rPrChange>
          </w:rPr>
          <w:tab/>
        </w:r>
      </w:del>
      <w:ins w:id="2027" w:author="Windows User" w:date="2021-05-24T11:48:00Z">
        <w:del w:id="2028" w:author="ITD-STU" w:date="2021-05-24T15:02:00Z">
          <w:r w:rsidR="00C32B41" w:rsidRPr="006A2605" w:rsidDel="00BC51A5">
            <w:rPr>
              <w:rFonts w:ascii="Times New Roman" w:hAnsi="Times New Roman" w:cs="Times New Roman"/>
              <w:noProof/>
              <w:webHidden/>
              <w:sz w:val="24"/>
              <w:szCs w:val="24"/>
            </w:rPr>
            <w:delText>14</w:delText>
          </w:r>
        </w:del>
      </w:ins>
      <w:del w:id="2029" w:author="ITD-STU" w:date="2021-05-24T15:02:00Z">
        <w:r w:rsidRPr="006A2605" w:rsidDel="00BC51A5">
          <w:rPr>
            <w:rFonts w:ascii="Times New Roman" w:hAnsi="Times New Roman" w:cs="Times New Roman"/>
            <w:noProof/>
            <w:webHidden/>
            <w:sz w:val="24"/>
            <w:szCs w:val="24"/>
            <w:rPrChange w:id="2030" w:author="Windows User" w:date="2021-05-24T15:40:00Z">
              <w:rPr>
                <w:noProof/>
                <w:webHidden/>
              </w:rPr>
            </w:rPrChange>
          </w:rPr>
          <w:delText>14</w:delText>
        </w:r>
      </w:del>
    </w:p>
    <w:p w14:paraId="164CAC47" w14:textId="0DE69996" w:rsidR="00886421" w:rsidRPr="006A2605" w:rsidDel="00BC51A5" w:rsidRDefault="00886421">
      <w:pPr>
        <w:pStyle w:val="TableofFigures"/>
        <w:tabs>
          <w:tab w:val="right" w:leader="dot" w:pos="9350"/>
        </w:tabs>
        <w:spacing w:line="360" w:lineRule="auto"/>
        <w:rPr>
          <w:del w:id="2031" w:author="ITD-STU" w:date="2021-05-24T15:02:00Z"/>
          <w:rFonts w:ascii="Times New Roman" w:eastAsiaTheme="minorEastAsia" w:hAnsi="Times New Roman" w:cs="Times New Roman"/>
          <w:noProof/>
          <w:sz w:val="24"/>
          <w:szCs w:val="24"/>
          <w:rPrChange w:id="2032" w:author="Windows User" w:date="2021-05-24T15:40:00Z">
            <w:rPr>
              <w:del w:id="2033" w:author="ITD-STU" w:date="2021-05-24T15:02:00Z"/>
              <w:rFonts w:asciiTheme="minorHAnsi" w:eastAsiaTheme="minorEastAsia" w:hAnsiTheme="minorHAnsi" w:cstheme="minorBidi"/>
              <w:noProof/>
            </w:rPr>
          </w:rPrChange>
        </w:rPr>
        <w:pPrChange w:id="2034" w:author="Windows User" w:date="2021-05-24T15:40:00Z">
          <w:pPr>
            <w:pStyle w:val="TableofFigures"/>
            <w:tabs>
              <w:tab w:val="right" w:leader="dot" w:pos="9350"/>
            </w:tabs>
          </w:pPr>
        </w:pPrChange>
      </w:pPr>
      <w:del w:id="2035" w:author="ITD-STU" w:date="2021-05-24T15:02:00Z">
        <w:r w:rsidRPr="006A2605" w:rsidDel="00BC51A5">
          <w:rPr>
            <w:sz w:val="24"/>
            <w:szCs w:val="24"/>
            <w:rPrChange w:id="2036" w:author="Windows User" w:date="2021-05-24T15:40:00Z">
              <w:rPr>
                <w:rStyle w:val="Hyperlink"/>
                <w:rFonts w:ascii="Times New Roman" w:hAnsi="Times New Roman" w:cs="Times New Roman"/>
                <w:noProof/>
              </w:rPr>
            </w:rPrChange>
          </w:rPr>
          <w:delText>Gambar 4. Deskripsi dari data yang digunakan</w:delText>
        </w:r>
        <w:r w:rsidRPr="006A2605" w:rsidDel="00BC51A5">
          <w:rPr>
            <w:rFonts w:ascii="Times New Roman" w:hAnsi="Times New Roman" w:cs="Times New Roman"/>
            <w:noProof/>
            <w:webHidden/>
            <w:sz w:val="24"/>
            <w:szCs w:val="24"/>
            <w:rPrChange w:id="2037" w:author="Windows User" w:date="2021-05-24T15:40:00Z">
              <w:rPr>
                <w:noProof/>
                <w:webHidden/>
              </w:rPr>
            </w:rPrChange>
          </w:rPr>
          <w:tab/>
        </w:r>
      </w:del>
      <w:ins w:id="2038" w:author="Windows User" w:date="2021-05-24T11:48:00Z">
        <w:del w:id="2039" w:author="ITD-STU" w:date="2021-05-24T15:02:00Z">
          <w:r w:rsidR="00C32B41" w:rsidRPr="006A2605" w:rsidDel="00BC51A5">
            <w:rPr>
              <w:rFonts w:ascii="Times New Roman" w:hAnsi="Times New Roman" w:cs="Times New Roman"/>
              <w:noProof/>
              <w:webHidden/>
              <w:sz w:val="24"/>
              <w:szCs w:val="24"/>
            </w:rPr>
            <w:delText>14</w:delText>
          </w:r>
        </w:del>
      </w:ins>
      <w:del w:id="2040" w:author="ITD-STU" w:date="2021-05-24T15:02:00Z">
        <w:r w:rsidRPr="006A2605" w:rsidDel="00BC51A5">
          <w:rPr>
            <w:rFonts w:ascii="Times New Roman" w:hAnsi="Times New Roman" w:cs="Times New Roman"/>
            <w:noProof/>
            <w:webHidden/>
            <w:sz w:val="24"/>
            <w:szCs w:val="24"/>
            <w:rPrChange w:id="2041" w:author="Windows User" w:date="2021-05-24T15:40:00Z">
              <w:rPr>
                <w:noProof/>
                <w:webHidden/>
              </w:rPr>
            </w:rPrChange>
          </w:rPr>
          <w:delText>14</w:delText>
        </w:r>
      </w:del>
    </w:p>
    <w:p w14:paraId="1679D90B" w14:textId="025C56BB" w:rsidR="00886421" w:rsidRPr="006A2605" w:rsidDel="00BC51A5" w:rsidRDefault="00886421">
      <w:pPr>
        <w:pStyle w:val="TableofFigures"/>
        <w:tabs>
          <w:tab w:val="right" w:leader="dot" w:pos="9350"/>
        </w:tabs>
        <w:spacing w:line="360" w:lineRule="auto"/>
        <w:rPr>
          <w:del w:id="2042" w:author="ITD-STU" w:date="2021-05-24T15:02:00Z"/>
          <w:rFonts w:ascii="Times New Roman" w:eastAsiaTheme="minorEastAsia" w:hAnsi="Times New Roman" w:cs="Times New Roman"/>
          <w:noProof/>
          <w:sz w:val="24"/>
          <w:szCs w:val="24"/>
          <w:rPrChange w:id="2043" w:author="Windows User" w:date="2021-05-24T15:40:00Z">
            <w:rPr>
              <w:del w:id="2044" w:author="ITD-STU" w:date="2021-05-24T15:02:00Z"/>
              <w:rFonts w:asciiTheme="minorHAnsi" w:eastAsiaTheme="minorEastAsia" w:hAnsiTheme="minorHAnsi" w:cstheme="minorBidi"/>
              <w:noProof/>
            </w:rPr>
          </w:rPrChange>
        </w:rPr>
        <w:pPrChange w:id="2045" w:author="Windows User" w:date="2021-05-24T15:40:00Z">
          <w:pPr>
            <w:pStyle w:val="TableofFigures"/>
            <w:tabs>
              <w:tab w:val="right" w:leader="dot" w:pos="9350"/>
            </w:tabs>
          </w:pPr>
        </w:pPrChange>
      </w:pPr>
      <w:del w:id="2046" w:author="ITD-STU" w:date="2021-05-24T15:02:00Z">
        <w:r w:rsidRPr="006A2605" w:rsidDel="00BC51A5">
          <w:rPr>
            <w:sz w:val="24"/>
            <w:szCs w:val="24"/>
            <w:rPrChange w:id="2047" w:author="Windows User" w:date="2021-05-24T15:40:00Z">
              <w:rPr>
                <w:rStyle w:val="Hyperlink"/>
                <w:rFonts w:ascii="Times New Roman" w:hAnsi="Times New Roman" w:cs="Times New Roman"/>
                <w:noProof/>
              </w:rPr>
            </w:rPrChange>
          </w:rPr>
          <w:delText>Gambar 5. Hasil implementasi review positif</w:delText>
        </w:r>
        <w:r w:rsidRPr="006A2605" w:rsidDel="00BC51A5">
          <w:rPr>
            <w:rFonts w:ascii="Times New Roman" w:hAnsi="Times New Roman" w:cs="Times New Roman"/>
            <w:noProof/>
            <w:webHidden/>
            <w:sz w:val="24"/>
            <w:szCs w:val="24"/>
            <w:rPrChange w:id="2048" w:author="Windows User" w:date="2021-05-24T15:40:00Z">
              <w:rPr>
                <w:noProof/>
                <w:webHidden/>
              </w:rPr>
            </w:rPrChange>
          </w:rPr>
          <w:tab/>
        </w:r>
      </w:del>
      <w:ins w:id="2049" w:author="Windows User" w:date="2021-05-24T11:48:00Z">
        <w:del w:id="2050" w:author="ITD-STU" w:date="2021-05-24T15:02:00Z">
          <w:r w:rsidR="00C32B41" w:rsidRPr="006A2605" w:rsidDel="00BC51A5">
            <w:rPr>
              <w:rFonts w:ascii="Times New Roman" w:hAnsi="Times New Roman" w:cs="Times New Roman"/>
              <w:noProof/>
              <w:webHidden/>
              <w:sz w:val="24"/>
              <w:szCs w:val="24"/>
            </w:rPr>
            <w:delText>14</w:delText>
          </w:r>
        </w:del>
      </w:ins>
      <w:del w:id="2051" w:author="ITD-STU" w:date="2021-05-24T15:02:00Z">
        <w:r w:rsidRPr="006A2605" w:rsidDel="00BC51A5">
          <w:rPr>
            <w:rFonts w:ascii="Times New Roman" w:hAnsi="Times New Roman" w:cs="Times New Roman"/>
            <w:noProof/>
            <w:webHidden/>
            <w:sz w:val="24"/>
            <w:szCs w:val="24"/>
            <w:rPrChange w:id="2052" w:author="Windows User" w:date="2021-05-24T15:40:00Z">
              <w:rPr>
                <w:noProof/>
                <w:webHidden/>
              </w:rPr>
            </w:rPrChange>
          </w:rPr>
          <w:delText>14</w:delText>
        </w:r>
      </w:del>
    </w:p>
    <w:p w14:paraId="5B8825C7" w14:textId="358BFB1C" w:rsidR="00886421" w:rsidRPr="006A2605" w:rsidDel="00BC51A5" w:rsidRDefault="00886421">
      <w:pPr>
        <w:pStyle w:val="TableofFigures"/>
        <w:tabs>
          <w:tab w:val="right" w:leader="dot" w:pos="9350"/>
        </w:tabs>
        <w:spacing w:line="360" w:lineRule="auto"/>
        <w:rPr>
          <w:del w:id="2053" w:author="ITD-STU" w:date="2021-05-24T15:02:00Z"/>
          <w:rFonts w:ascii="Times New Roman" w:eastAsiaTheme="minorEastAsia" w:hAnsi="Times New Roman" w:cs="Times New Roman"/>
          <w:noProof/>
          <w:sz w:val="24"/>
          <w:szCs w:val="24"/>
          <w:rPrChange w:id="2054" w:author="Windows User" w:date="2021-05-24T15:40:00Z">
            <w:rPr>
              <w:del w:id="2055" w:author="ITD-STU" w:date="2021-05-24T15:02:00Z"/>
              <w:rFonts w:asciiTheme="minorHAnsi" w:eastAsiaTheme="minorEastAsia" w:hAnsiTheme="minorHAnsi" w:cstheme="minorBidi"/>
              <w:noProof/>
            </w:rPr>
          </w:rPrChange>
        </w:rPr>
        <w:pPrChange w:id="2056" w:author="Windows User" w:date="2021-05-24T15:40:00Z">
          <w:pPr>
            <w:pStyle w:val="TableofFigures"/>
            <w:tabs>
              <w:tab w:val="right" w:leader="dot" w:pos="9350"/>
            </w:tabs>
          </w:pPr>
        </w:pPrChange>
      </w:pPr>
      <w:del w:id="2057" w:author="ITD-STU" w:date="2021-05-24T15:02:00Z">
        <w:r w:rsidRPr="006A2605" w:rsidDel="00BC51A5">
          <w:rPr>
            <w:sz w:val="24"/>
            <w:szCs w:val="24"/>
            <w:rPrChange w:id="2058" w:author="Windows User" w:date="2021-05-24T15:40:00Z">
              <w:rPr>
                <w:rStyle w:val="Hyperlink"/>
                <w:rFonts w:ascii="Times New Roman" w:hAnsi="Times New Roman" w:cs="Times New Roman"/>
                <w:noProof/>
              </w:rPr>
            </w:rPrChange>
          </w:rPr>
          <w:delText>Gambar 6. Contoh dari kata yang bermakna positif</w:delText>
        </w:r>
        <w:r w:rsidRPr="006A2605" w:rsidDel="00BC51A5">
          <w:rPr>
            <w:rFonts w:ascii="Times New Roman" w:hAnsi="Times New Roman" w:cs="Times New Roman"/>
            <w:noProof/>
            <w:webHidden/>
            <w:sz w:val="24"/>
            <w:szCs w:val="24"/>
            <w:rPrChange w:id="2059" w:author="Windows User" w:date="2021-05-24T15:40:00Z">
              <w:rPr>
                <w:noProof/>
                <w:webHidden/>
              </w:rPr>
            </w:rPrChange>
          </w:rPr>
          <w:tab/>
        </w:r>
      </w:del>
      <w:ins w:id="2060" w:author="Windows User" w:date="2021-05-24T11:48:00Z">
        <w:del w:id="2061" w:author="ITD-STU" w:date="2021-05-24T15:02:00Z">
          <w:r w:rsidR="00C32B41" w:rsidRPr="006A2605" w:rsidDel="00BC51A5">
            <w:rPr>
              <w:rFonts w:ascii="Times New Roman" w:hAnsi="Times New Roman" w:cs="Times New Roman"/>
              <w:noProof/>
              <w:webHidden/>
              <w:sz w:val="24"/>
              <w:szCs w:val="24"/>
            </w:rPr>
            <w:delText>15</w:delText>
          </w:r>
        </w:del>
      </w:ins>
      <w:del w:id="2062" w:author="ITD-STU" w:date="2021-05-24T15:02:00Z">
        <w:r w:rsidRPr="006A2605" w:rsidDel="00BC51A5">
          <w:rPr>
            <w:rFonts w:ascii="Times New Roman" w:hAnsi="Times New Roman" w:cs="Times New Roman"/>
            <w:noProof/>
            <w:webHidden/>
            <w:sz w:val="24"/>
            <w:szCs w:val="24"/>
            <w:rPrChange w:id="2063" w:author="Windows User" w:date="2021-05-24T15:40:00Z">
              <w:rPr>
                <w:noProof/>
                <w:webHidden/>
              </w:rPr>
            </w:rPrChange>
          </w:rPr>
          <w:delText>15</w:delText>
        </w:r>
      </w:del>
    </w:p>
    <w:p w14:paraId="111E38A2" w14:textId="2165C671" w:rsidR="00886421" w:rsidRPr="006A2605" w:rsidDel="00BC51A5" w:rsidRDefault="00886421">
      <w:pPr>
        <w:pStyle w:val="TableofFigures"/>
        <w:tabs>
          <w:tab w:val="right" w:leader="dot" w:pos="9350"/>
        </w:tabs>
        <w:spacing w:line="360" w:lineRule="auto"/>
        <w:rPr>
          <w:del w:id="2064" w:author="ITD-STU" w:date="2021-05-24T15:02:00Z"/>
          <w:rFonts w:ascii="Times New Roman" w:eastAsiaTheme="minorEastAsia" w:hAnsi="Times New Roman" w:cs="Times New Roman"/>
          <w:noProof/>
          <w:sz w:val="24"/>
          <w:szCs w:val="24"/>
          <w:rPrChange w:id="2065" w:author="Windows User" w:date="2021-05-24T15:40:00Z">
            <w:rPr>
              <w:del w:id="2066" w:author="ITD-STU" w:date="2021-05-24T15:02:00Z"/>
              <w:rFonts w:asciiTheme="minorHAnsi" w:eastAsiaTheme="minorEastAsia" w:hAnsiTheme="minorHAnsi" w:cstheme="minorBidi"/>
              <w:noProof/>
            </w:rPr>
          </w:rPrChange>
        </w:rPr>
        <w:pPrChange w:id="2067" w:author="Windows User" w:date="2021-05-24T15:40:00Z">
          <w:pPr>
            <w:pStyle w:val="TableofFigures"/>
            <w:tabs>
              <w:tab w:val="right" w:leader="dot" w:pos="9350"/>
            </w:tabs>
          </w:pPr>
        </w:pPrChange>
      </w:pPr>
      <w:del w:id="2068" w:author="ITD-STU" w:date="2021-05-24T15:02:00Z">
        <w:r w:rsidRPr="006A2605" w:rsidDel="00BC51A5">
          <w:rPr>
            <w:sz w:val="24"/>
            <w:szCs w:val="24"/>
            <w:rPrChange w:id="2069" w:author="Windows User" w:date="2021-05-24T15:40:00Z">
              <w:rPr>
                <w:rStyle w:val="Hyperlink"/>
                <w:rFonts w:ascii="Times New Roman" w:hAnsi="Times New Roman" w:cs="Times New Roman"/>
                <w:noProof/>
              </w:rPr>
            </w:rPrChange>
          </w:rPr>
          <w:delText>Gambar 7. Hasil implementasi review negatif</w:delText>
        </w:r>
        <w:r w:rsidRPr="006A2605" w:rsidDel="00BC51A5">
          <w:rPr>
            <w:rFonts w:ascii="Times New Roman" w:hAnsi="Times New Roman" w:cs="Times New Roman"/>
            <w:noProof/>
            <w:webHidden/>
            <w:sz w:val="24"/>
            <w:szCs w:val="24"/>
            <w:rPrChange w:id="2070" w:author="Windows User" w:date="2021-05-24T15:40:00Z">
              <w:rPr>
                <w:noProof/>
                <w:webHidden/>
              </w:rPr>
            </w:rPrChange>
          </w:rPr>
          <w:tab/>
        </w:r>
      </w:del>
      <w:ins w:id="2071" w:author="Windows User" w:date="2021-05-24T11:48:00Z">
        <w:del w:id="2072" w:author="ITD-STU" w:date="2021-05-24T15:02:00Z">
          <w:r w:rsidR="00C32B41" w:rsidRPr="006A2605" w:rsidDel="00BC51A5">
            <w:rPr>
              <w:rFonts w:ascii="Times New Roman" w:hAnsi="Times New Roman" w:cs="Times New Roman"/>
              <w:noProof/>
              <w:webHidden/>
              <w:sz w:val="24"/>
              <w:szCs w:val="24"/>
            </w:rPr>
            <w:delText>15</w:delText>
          </w:r>
        </w:del>
      </w:ins>
      <w:del w:id="2073" w:author="ITD-STU" w:date="2021-05-24T15:02:00Z">
        <w:r w:rsidRPr="006A2605" w:rsidDel="00BC51A5">
          <w:rPr>
            <w:rFonts w:ascii="Times New Roman" w:hAnsi="Times New Roman" w:cs="Times New Roman"/>
            <w:noProof/>
            <w:webHidden/>
            <w:sz w:val="24"/>
            <w:szCs w:val="24"/>
            <w:rPrChange w:id="2074" w:author="Windows User" w:date="2021-05-24T15:40:00Z">
              <w:rPr>
                <w:noProof/>
                <w:webHidden/>
              </w:rPr>
            </w:rPrChange>
          </w:rPr>
          <w:delText>15</w:delText>
        </w:r>
      </w:del>
    </w:p>
    <w:p w14:paraId="4F6F638F" w14:textId="7656FF8A" w:rsidR="00886421" w:rsidRPr="006A2605" w:rsidDel="00BC51A5" w:rsidRDefault="00886421">
      <w:pPr>
        <w:pStyle w:val="TableofFigures"/>
        <w:tabs>
          <w:tab w:val="right" w:leader="dot" w:pos="9350"/>
        </w:tabs>
        <w:spacing w:line="360" w:lineRule="auto"/>
        <w:rPr>
          <w:del w:id="2075" w:author="ITD-STU" w:date="2021-05-24T15:02:00Z"/>
          <w:rFonts w:ascii="Times New Roman" w:eastAsiaTheme="minorEastAsia" w:hAnsi="Times New Roman" w:cs="Times New Roman"/>
          <w:noProof/>
          <w:sz w:val="24"/>
          <w:szCs w:val="24"/>
          <w:rPrChange w:id="2076" w:author="Windows User" w:date="2021-05-24T15:40:00Z">
            <w:rPr>
              <w:del w:id="2077" w:author="ITD-STU" w:date="2021-05-24T15:02:00Z"/>
              <w:rFonts w:asciiTheme="minorHAnsi" w:eastAsiaTheme="minorEastAsia" w:hAnsiTheme="minorHAnsi" w:cstheme="minorBidi"/>
              <w:noProof/>
            </w:rPr>
          </w:rPrChange>
        </w:rPr>
        <w:pPrChange w:id="2078" w:author="Windows User" w:date="2021-05-24T15:40:00Z">
          <w:pPr>
            <w:pStyle w:val="TableofFigures"/>
            <w:tabs>
              <w:tab w:val="right" w:leader="dot" w:pos="9350"/>
            </w:tabs>
          </w:pPr>
        </w:pPrChange>
      </w:pPr>
      <w:del w:id="2079" w:author="ITD-STU" w:date="2021-05-24T15:02:00Z">
        <w:r w:rsidRPr="006A2605" w:rsidDel="00BC51A5">
          <w:rPr>
            <w:sz w:val="24"/>
            <w:szCs w:val="24"/>
            <w:rPrChange w:id="2080" w:author="Windows User" w:date="2021-05-24T15:40:00Z">
              <w:rPr>
                <w:rStyle w:val="Hyperlink"/>
                <w:rFonts w:ascii="Times New Roman" w:hAnsi="Times New Roman" w:cs="Times New Roman"/>
                <w:noProof/>
              </w:rPr>
            </w:rPrChange>
          </w:rPr>
          <w:delText>Gambar 8. Contoh dari kata yang bermakna negatif</w:delText>
        </w:r>
        <w:r w:rsidRPr="006A2605" w:rsidDel="00BC51A5">
          <w:rPr>
            <w:rFonts w:ascii="Times New Roman" w:hAnsi="Times New Roman" w:cs="Times New Roman"/>
            <w:noProof/>
            <w:webHidden/>
            <w:sz w:val="24"/>
            <w:szCs w:val="24"/>
            <w:rPrChange w:id="2081" w:author="Windows User" w:date="2021-05-24T15:40:00Z">
              <w:rPr>
                <w:noProof/>
                <w:webHidden/>
              </w:rPr>
            </w:rPrChange>
          </w:rPr>
          <w:tab/>
        </w:r>
      </w:del>
      <w:ins w:id="2082" w:author="Windows User" w:date="2021-05-24T11:48:00Z">
        <w:del w:id="2083" w:author="ITD-STU" w:date="2021-05-24T15:02:00Z">
          <w:r w:rsidR="00C32B41" w:rsidRPr="006A2605" w:rsidDel="00BC51A5">
            <w:rPr>
              <w:rFonts w:ascii="Times New Roman" w:hAnsi="Times New Roman" w:cs="Times New Roman"/>
              <w:noProof/>
              <w:webHidden/>
              <w:sz w:val="24"/>
              <w:szCs w:val="24"/>
            </w:rPr>
            <w:delText>15</w:delText>
          </w:r>
        </w:del>
      </w:ins>
      <w:del w:id="2084" w:author="ITD-STU" w:date="2021-05-24T15:02:00Z">
        <w:r w:rsidRPr="006A2605" w:rsidDel="00BC51A5">
          <w:rPr>
            <w:rFonts w:ascii="Times New Roman" w:hAnsi="Times New Roman" w:cs="Times New Roman"/>
            <w:noProof/>
            <w:webHidden/>
            <w:sz w:val="24"/>
            <w:szCs w:val="24"/>
            <w:rPrChange w:id="2085" w:author="Windows User" w:date="2021-05-24T15:40:00Z">
              <w:rPr>
                <w:noProof/>
                <w:webHidden/>
              </w:rPr>
            </w:rPrChange>
          </w:rPr>
          <w:delText>15</w:delText>
        </w:r>
      </w:del>
    </w:p>
    <w:p w14:paraId="7F4B5470" w14:textId="5CC0B64B" w:rsidR="00886421" w:rsidRPr="006A2605" w:rsidDel="00BC51A5" w:rsidRDefault="00886421">
      <w:pPr>
        <w:pStyle w:val="TableofFigures"/>
        <w:tabs>
          <w:tab w:val="right" w:leader="dot" w:pos="9350"/>
        </w:tabs>
        <w:spacing w:line="360" w:lineRule="auto"/>
        <w:rPr>
          <w:del w:id="2086" w:author="ITD-STU" w:date="2021-05-24T15:02:00Z"/>
          <w:rFonts w:ascii="Times New Roman" w:eastAsiaTheme="minorEastAsia" w:hAnsi="Times New Roman" w:cs="Times New Roman"/>
          <w:noProof/>
          <w:sz w:val="24"/>
          <w:szCs w:val="24"/>
          <w:rPrChange w:id="2087" w:author="Windows User" w:date="2021-05-24T15:40:00Z">
            <w:rPr>
              <w:del w:id="2088" w:author="ITD-STU" w:date="2021-05-24T15:02:00Z"/>
              <w:rFonts w:asciiTheme="minorHAnsi" w:eastAsiaTheme="minorEastAsia" w:hAnsiTheme="minorHAnsi" w:cstheme="minorBidi"/>
              <w:noProof/>
            </w:rPr>
          </w:rPrChange>
        </w:rPr>
        <w:pPrChange w:id="2089" w:author="Windows User" w:date="2021-05-24T15:40:00Z">
          <w:pPr>
            <w:pStyle w:val="TableofFigures"/>
            <w:tabs>
              <w:tab w:val="right" w:leader="dot" w:pos="9350"/>
            </w:tabs>
          </w:pPr>
        </w:pPrChange>
      </w:pPr>
      <w:del w:id="2090" w:author="ITD-STU" w:date="2021-05-24T15:02:00Z">
        <w:r w:rsidRPr="006A2605" w:rsidDel="00BC51A5">
          <w:rPr>
            <w:sz w:val="24"/>
            <w:szCs w:val="24"/>
            <w:rPrChange w:id="2091" w:author="Windows User" w:date="2021-05-24T15:40:00Z">
              <w:rPr>
                <w:rStyle w:val="Hyperlink"/>
                <w:rFonts w:ascii="Times New Roman" w:hAnsi="Times New Roman" w:cs="Times New Roman"/>
                <w:noProof/>
              </w:rPr>
            </w:rPrChange>
          </w:rPr>
          <w:delText>Gambar 9. Hasil Implementasi Tokenisasi</w:delText>
        </w:r>
        <w:r w:rsidRPr="006A2605" w:rsidDel="00BC51A5">
          <w:rPr>
            <w:rFonts w:ascii="Times New Roman" w:hAnsi="Times New Roman" w:cs="Times New Roman"/>
            <w:noProof/>
            <w:webHidden/>
            <w:sz w:val="24"/>
            <w:szCs w:val="24"/>
            <w:rPrChange w:id="2092" w:author="Windows User" w:date="2021-05-24T15:40:00Z">
              <w:rPr>
                <w:noProof/>
                <w:webHidden/>
              </w:rPr>
            </w:rPrChange>
          </w:rPr>
          <w:tab/>
        </w:r>
      </w:del>
      <w:ins w:id="2093" w:author="Windows User" w:date="2021-05-24T11:48:00Z">
        <w:del w:id="2094" w:author="ITD-STU" w:date="2021-05-24T15:02:00Z">
          <w:r w:rsidR="00C32B41" w:rsidRPr="006A2605" w:rsidDel="00BC51A5">
            <w:rPr>
              <w:rFonts w:ascii="Times New Roman" w:hAnsi="Times New Roman" w:cs="Times New Roman"/>
              <w:noProof/>
              <w:webHidden/>
              <w:sz w:val="24"/>
              <w:szCs w:val="24"/>
            </w:rPr>
            <w:delText>16</w:delText>
          </w:r>
        </w:del>
      </w:ins>
      <w:del w:id="2095" w:author="ITD-STU" w:date="2021-05-24T15:02:00Z">
        <w:r w:rsidRPr="006A2605" w:rsidDel="00BC51A5">
          <w:rPr>
            <w:rFonts w:ascii="Times New Roman" w:hAnsi="Times New Roman" w:cs="Times New Roman"/>
            <w:noProof/>
            <w:webHidden/>
            <w:sz w:val="24"/>
            <w:szCs w:val="24"/>
            <w:rPrChange w:id="2096" w:author="Windows User" w:date="2021-05-24T15:40:00Z">
              <w:rPr>
                <w:noProof/>
                <w:webHidden/>
              </w:rPr>
            </w:rPrChange>
          </w:rPr>
          <w:delText>16</w:delText>
        </w:r>
      </w:del>
    </w:p>
    <w:p w14:paraId="07F357AF" w14:textId="6D376F83" w:rsidR="00886421" w:rsidRPr="006A2605" w:rsidDel="00BC51A5" w:rsidRDefault="00886421">
      <w:pPr>
        <w:pStyle w:val="TableofFigures"/>
        <w:tabs>
          <w:tab w:val="right" w:leader="dot" w:pos="9350"/>
        </w:tabs>
        <w:spacing w:line="360" w:lineRule="auto"/>
        <w:rPr>
          <w:del w:id="2097" w:author="ITD-STU" w:date="2021-05-24T15:02:00Z"/>
          <w:rFonts w:ascii="Times New Roman" w:eastAsiaTheme="minorEastAsia" w:hAnsi="Times New Roman" w:cs="Times New Roman"/>
          <w:noProof/>
          <w:sz w:val="24"/>
          <w:szCs w:val="24"/>
          <w:rPrChange w:id="2098" w:author="Windows User" w:date="2021-05-24T15:40:00Z">
            <w:rPr>
              <w:del w:id="2099" w:author="ITD-STU" w:date="2021-05-24T15:02:00Z"/>
              <w:rFonts w:asciiTheme="minorHAnsi" w:eastAsiaTheme="minorEastAsia" w:hAnsiTheme="minorHAnsi" w:cstheme="minorBidi"/>
              <w:noProof/>
            </w:rPr>
          </w:rPrChange>
        </w:rPr>
        <w:pPrChange w:id="2100" w:author="Windows User" w:date="2021-05-24T15:40:00Z">
          <w:pPr>
            <w:pStyle w:val="TableofFigures"/>
            <w:tabs>
              <w:tab w:val="right" w:leader="dot" w:pos="9350"/>
            </w:tabs>
          </w:pPr>
        </w:pPrChange>
      </w:pPr>
      <w:del w:id="2101" w:author="ITD-STU" w:date="2021-05-24T15:02:00Z">
        <w:r w:rsidRPr="006A2605" w:rsidDel="00BC51A5">
          <w:rPr>
            <w:sz w:val="24"/>
            <w:szCs w:val="24"/>
            <w:rPrChange w:id="2102" w:author="Windows User" w:date="2021-05-24T15:40:00Z">
              <w:rPr>
                <w:rStyle w:val="Hyperlink"/>
                <w:rFonts w:ascii="Times New Roman" w:hAnsi="Times New Roman" w:cs="Times New Roman"/>
                <w:noProof/>
              </w:rPr>
            </w:rPrChange>
          </w:rPr>
          <w:delText>Gambar 10. Hasil Implementasi Stop Words Removal</w:delText>
        </w:r>
        <w:r w:rsidRPr="006A2605" w:rsidDel="00BC51A5">
          <w:rPr>
            <w:rFonts w:ascii="Times New Roman" w:hAnsi="Times New Roman" w:cs="Times New Roman"/>
            <w:noProof/>
            <w:webHidden/>
            <w:sz w:val="24"/>
            <w:szCs w:val="24"/>
            <w:rPrChange w:id="2103" w:author="Windows User" w:date="2021-05-24T15:40:00Z">
              <w:rPr>
                <w:noProof/>
                <w:webHidden/>
              </w:rPr>
            </w:rPrChange>
          </w:rPr>
          <w:tab/>
        </w:r>
      </w:del>
      <w:ins w:id="2104" w:author="Windows User" w:date="2021-05-24T11:48:00Z">
        <w:del w:id="2105" w:author="ITD-STU" w:date="2021-05-24T15:02:00Z">
          <w:r w:rsidR="00C32B41" w:rsidRPr="006A2605" w:rsidDel="00BC51A5">
            <w:rPr>
              <w:rFonts w:ascii="Times New Roman" w:hAnsi="Times New Roman" w:cs="Times New Roman"/>
              <w:noProof/>
              <w:webHidden/>
              <w:sz w:val="24"/>
              <w:szCs w:val="24"/>
            </w:rPr>
            <w:delText>16</w:delText>
          </w:r>
        </w:del>
      </w:ins>
      <w:del w:id="2106" w:author="ITD-STU" w:date="2021-05-24T15:02:00Z">
        <w:r w:rsidRPr="006A2605" w:rsidDel="00BC51A5">
          <w:rPr>
            <w:rFonts w:ascii="Times New Roman" w:hAnsi="Times New Roman" w:cs="Times New Roman"/>
            <w:noProof/>
            <w:webHidden/>
            <w:sz w:val="24"/>
            <w:szCs w:val="24"/>
            <w:rPrChange w:id="2107" w:author="Windows User" w:date="2021-05-24T15:40:00Z">
              <w:rPr>
                <w:noProof/>
                <w:webHidden/>
              </w:rPr>
            </w:rPrChange>
          </w:rPr>
          <w:delText>16</w:delText>
        </w:r>
      </w:del>
    </w:p>
    <w:p w14:paraId="1D7785F4" w14:textId="4CC0DD5B" w:rsidR="00886421" w:rsidRPr="006A2605" w:rsidDel="00BC51A5" w:rsidRDefault="00886421">
      <w:pPr>
        <w:pStyle w:val="TableofFigures"/>
        <w:tabs>
          <w:tab w:val="right" w:leader="dot" w:pos="9350"/>
        </w:tabs>
        <w:spacing w:line="360" w:lineRule="auto"/>
        <w:rPr>
          <w:del w:id="2108" w:author="ITD-STU" w:date="2021-05-24T15:02:00Z"/>
          <w:rFonts w:ascii="Times New Roman" w:eastAsiaTheme="minorEastAsia" w:hAnsi="Times New Roman" w:cs="Times New Roman"/>
          <w:noProof/>
          <w:sz w:val="24"/>
          <w:szCs w:val="24"/>
          <w:rPrChange w:id="2109" w:author="Windows User" w:date="2021-05-24T15:40:00Z">
            <w:rPr>
              <w:del w:id="2110" w:author="ITD-STU" w:date="2021-05-24T15:02:00Z"/>
              <w:rFonts w:asciiTheme="minorHAnsi" w:eastAsiaTheme="minorEastAsia" w:hAnsiTheme="minorHAnsi" w:cstheme="minorBidi"/>
              <w:noProof/>
            </w:rPr>
          </w:rPrChange>
        </w:rPr>
        <w:pPrChange w:id="2111" w:author="Windows User" w:date="2021-05-24T15:40:00Z">
          <w:pPr>
            <w:pStyle w:val="TableofFigures"/>
            <w:tabs>
              <w:tab w:val="right" w:leader="dot" w:pos="9350"/>
            </w:tabs>
          </w:pPr>
        </w:pPrChange>
      </w:pPr>
      <w:del w:id="2112" w:author="ITD-STU" w:date="2021-05-24T15:02:00Z">
        <w:r w:rsidRPr="006A2605" w:rsidDel="00BC51A5">
          <w:rPr>
            <w:sz w:val="24"/>
            <w:szCs w:val="24"/>
            <w:rPrChange w:id="2113" w:author="Windows User" w:date="2021-05-24T15:40:00Z">
              <w:rPr>
                <w:rStyle w:val="Hyperlink"/>
                <w:rFonts w:ascii="Times New Roman" w:hAnsi="Times New Roman" w:cs="Times New Roman"/>
                <w:noProof/>
              </w:rPr>
            </w:rPrChange>
          </w:rPr>
          <w:delText>Gambar 11. Hasil Implementasi HasingTF</w:delText>
        </w:r>
        <w:r w:rsidRPr="006A2605" w:rsidDel="00BC51A5">
          <w:rPr>
            <w:rFonts w:ascii="Times New Roman" w:hAnsi="Times New Roman" w:cs="Times New Roman"/>
            <w:noProof/>
            <w:webHidden/>
            <w:sz w:val="24"/>
            <w:szCs w:val="24"/>
            <w:rPrChange w:id="2114" w:author="Windows User" w:date="2021-05-24T15:40:00Z">
              <w:rPr>
                <w:noProof/>
                <w:webHidden/>
              </w:rPr>
            </w:rPrChange>
          </w:rPr>
          <w:tab/>
        </w:r>
      </w:del>
      <w:ins w:id="2115" w:author="Windows User" w:date="2021-05-24T11:48:00Z">
        <w:del w:id="2116" w:author="ITD-STU" w:date="2021-05-24T15:02:00Z">
          <w:r w:rsidR="00C32B41" w:rsidRPr="006A2605" w:rsidDel="00BC51A5">
            <w:rPr>
              <w:rFonts w:ascii="Times New Roman" w:hAnsi="Times New Roman" w:cs="Times New Roman"/>
              <w:noProof/>
              <w:webHidden/>
              <w:sz w:val="24"/>
              <w:szCs w:val="24"/>
            </w:rPr>
            <w:delText>17</w:delText>
          </w:r>
        </w:del>
      </w:ins>
      <w:del w:id="2117" w:author="ITD-STU" w:date="2021-05-24T15:02:00Z">
        <w:r w:rsidRPr="006A2605" w:rsidDel="00BC51A5">
          <w:rPr>
            <w:rFonts w:ascii="Times New Roman" w:hAnsi="Times New Roman" w:cs="Times New Roman"/>
            <w:noProof/>
            <w:webHidden/>
            <w:sz w:val="24"/>
            <w:szCs w:val="24"/>
            <w:rPrChange w:id="2118" w:author="Windows User" w:date="2021-05-24T15:40:00Z">
              <w:rPr>
                <w:noProof/>
                <w:webHidden/>
              </w:rPr>
            </w:rPrChange>
          </w:rPr>
          <w:delText>17</w:delText>
        </w:r>
      </w:del>
    </w:p>
    <w:p w14:paraId="0D5AB005" w14:textId="6A4322F2" w:rsidR="00886421" w:rsidRPr="006A2605" w:rsidDel="00BC51A5" w:rsidRDefault="00886421">
      <w:pPr>
        <w:pStyle w:val="TableofFigures"/>
        <w:tabs>
          <w:tab w:val="right" w:leader="dot" w:pos="9350"/>
        </w:tabs>
        <w:spacing w:line="360" w:lineRule="auto"/>
        <w:rPr>
          <w:del w:id="2119" w:author="ITD-STU" w:date="2021-05-24T15:02:00Z"/>
          <w:rFonts w:ascii="Times New Roman" w:eastAsiaTheme="minorEastAsia" w:hAnsi="Times New Roman" w:cs="Times New Roman"/>
          <w:noProof/>
          <w:sz w:val="24"/>
          <w:szCs w:val="24"/>
          <w:rPrChange w:id="2120" w:author="Windows User" w:date="2021-05-24T15:40:00Z">
            <w:rPr>
              <w:del w:id="2121" w:author="ITD-STU" w:date="2021-05-24T15:02:00Z"/>
              <w:rFonts w:asciiTheme="minorHAnsi" w:eastAsiaTheme="minorEastAsia" w:hAnsiTheme="minorHAnsi" w:cstheme="minorBidi"/>
              <w:noProof/>
            </w:rPr>
          </w:rPrChange>
        </w:rPr>
        <w:pPrChange w:id="2122" w:author="Windows User" w:date="2021-05-24T15:40:00Z">
          <w:pPr>
            <w:pStyle w:val="TableofFigures"/>
            <w:tabs>
              <w:tab w:val="right" w:leader="dot" w:pos="9350"/>
            </w:tabs>
          </w:pPr>
        </w:pPrChange>
      </w:pPr>
      <w:del w:id="2123" w:author="ITD-STU" w:date="2021-05-24T15:02:00Z">
        <w:r w:rsidRPr="006A2605" w:rsidDel="00BC51A5">
          <w:rPr>
            <w:sz w:val="24"/>
            <w:szCs w:val="24"/>
            <w:rPrChange w:id="2124" w:author="Windows User" w:date="2021-05-24T15:40:00Z">
              <w:rPr>
                <w:rStyle w:val="Hyperlink"/>
                <w:rFonts w:ascii="Times New Roman" w:hAnsi="Times New Roman" w:cs="Times New Roman"/>
                <w:noProof/>
              </w:rPr>
            </w:rPrChange>
          </w:rPr>
          <w:delText>Gambar 12. Hasil Implementasi Sentimen Analisis</w:delText>
        </w:r>
        <w:r w:rsidRPr="006A2605" w:rsidDel="00BC51A5">
          <w:rPr>
            <w:rFonts w:ascii="Times New Roman" w:hAnsi="Times New Roman" w:cs="Times New Roman"/>
            <w:noProof/>
            <w:webHidden/>
            <w:sz w:val="24"/>
            <w:szCs w:val="24"/>
            <w:rPrChange w:id="2125" w:author="Windows User" w:date="2021-05-24T15:40:00Z">
              <w:rPr>
                <w:noProof/>
                <w:webHidden/>
              </w:rPr>
            </w:rPrChange>
          </w:rPr>
          <w:tab/>
        </w:r>
      </w:del>
      <w:ins w:id="2126" w:author="Windows User" w:date="2021-05-24T11:48:00Z">
        <w:del w:id="2127" w:author="ITD-STU" w:date="2021-05-24T15:02:00Z">
          <w:r w:rsidR="00C32B41" w:rsidRPr="006A2605" w:rsidDel="00BC51A5">
            <w:rPr>
              <w:rFonts w:ascii="Times New Roman" w:hAnsi="Times New Roman" w:cs="Times New Roman"/>
              <w:noProof/>
              <w:webHidden/>
              <w:sz w:val="24"/>
              <w:szCs w:val="24"/>
            </w:rPr>
            <w:delText>18</w:delText>
          </w:r>
        </w:del>
      </w:ins>
      <w:del w:id="2128" w:author="ITD-STU" w:date="2021-05-24T15:02:00Z">
        <w:r w:rsidRPr="006A2605" w:rsidDel="00BC51A5">
          <w:rPr>
            <w:rFonts w:ascii="Times New Roman" w:hAnsi="Times New Roman" w:cs="Times New Roman"/>
            <w:noProof/>
            <w:webHidden/>
            <w:sz w:val="24"/>
            <w:szCs w:val="24"/>
            <w:rPrChange w:id="2129" w:author="Windows User" w:date="2021-05-24T15:40:00Z">
              <w:rPr>
                <w:noProof/>
                <w:webHidden/>
              </w:rPr>
            </w:rPrChange>
          </w:rPr>
          <w:delText>18</w:delText>
        </w:r>
      </w:del>
    </w:p>
    <w:p w14:paraId="6B1F6324" w14:textId="77777777" w:rsidR="007A59FF" w:rsidRPr="007A59FF" w:rsidRDefault="000F0B45" w:rsidP="007A59FF">
      <w:pPr>
        <w:spacing w:line="360" w:lineRule="auto"/>
        <w:rPr>
          <w:rFonts w:ascii="Times New Roman" w:hAnsi="Times New Roman" w:cs="Times New Roman"/>
          <w:rPrChange w:id="2130" w:author="ITD-STU" w:date="2021-05-24T15:03:00Z">
            <w:rPr/>
          </w:rPrChange>
        </w:rPr>
        <w:sectPr w:rsidR="007A59FF" w:rsidRPr="007A59FF" w:rsidSect="007A59FF">
          <w:pgSz w:w="12240" w:h="15840"/>
          <w:pgMar w:top="1440" w:right="1440" w:bottom="1440" w:left="1440" w:header="720" w:footer="720" w:gutter="0"/>
          <w:pgNumType w:fmt="lowerRoman"/>
          <w:cols w:space="720"/>
          <w:docGrid w:linePitch="360"/>
          <w:sectPrChange w:id="2131" w:author="Windows User" w:date="2021-05-24T15:27:00Z">
            <w:sectPr w:rsidR="007A59FF" w:rsidRPr="007A59FF" w:rsidSect="007A59FF">
              <w:pgMar w:top="1440" w:right="1440" w:bottom="1440" w:left="1440" w:header="720" w:footer="720" w:gutter="0"/>
              <w:pgNumType w:fmt="decimal"/>
            </w:sectPr>
          </w:sectPrChange>
        </w:sectPr>
        <w:pPrChange w:id="2132" w:author="Windows User" w:date="2021-05-24T15:40:00Z">
          <w:pPr/>
        </w:pPrChange>
      </w:pPr>
      <w:r w:rsidRPr="006A2605">
        <w:rPr>
          <w:rFonts w:ascii="Times New Roman" w:hAnsi="Times New Roman" w:cs="Times New Roman"/>
          <w:sz w:val="24"/>
          <w:szCs w:val="24"/>
          <w:rPrChange w:id="2133" w:author="Windows User" w:date="2021-05-24T15:40:00Z">
            <w:rPr/>
          </w:rPrChange>
        </w:rPr>
        <w:fldChar w:fldCharType="end"/>
      </w:r>
    </w:p>
    <w:p w14:paraId="2E2B462E" w14:textId="2C948CC2" w:rsidR="000F0B45" w:rsidRDefault="000F0B45" w:rsidP="000F0B45">
      <w:pPr>
        <w:pStyle w:val="Heading1"/>
        <w:jc w:val="center"/>
        <w:rPr>
          <w:rFonts w:ascii="Times New Roman" w:hAnsi="Times New Roman" w:cs="Times New Roman"/>
          <w:b/>
          <w:sz w:val="28"/>
        </w:rPr>
      </w:pPr>
      <w:bookmarkStart w:id="2134" w:name="_Toc72763193"/>
      <w:r w:rsidRPr="000F0B45">
        <w:rPr>
          <w:rFonts w:ascii="Times New Roman" w:hAnsi="Times New Roman" w:cs="Times New Roman"/>
          <w:b/>
          <w:sz w:val="28"/>
        </w:rPr>
        <w:lastRenderedPageBreak/>
        <w:t xml:space="preserve">DAFTAR POTONGAN </w:t>
      </w:r>
      <w:ins w:id="2135" w:author="ITD-STU" w:date="2021-05-24T15:02:00Z">
        <w:r w:rsidR="00BC51A5">
          <w:rPr>
            <w:rFonts w:ascii="Times New Roman" w:hAnsi="Times New Roman" w:cs="Times New Roman"/>
            <w:b/>
            <w:sz w:val="28"/>
          </w:rPr>
          <w:t>K</w:t>
        </w:r>
      </w:ins>
      <w:del w:id="2136" w:author="ITD-STU" w:date="2021-05-24T15:02:00Z">
        <w:r w:rsidRPr="000F0B45" w:rsidDel="00BC51A5">
          <w:rPr>
            <w:rFonts w:ascii="Times New Roman" w:hAnsi="Times New Roman" w:cs="Times New Roman"/>
            <w:b/>
            <w:sz w:val="28"/>
          </w:rPr>
          <w:delText>C</w:delText>
        </w:r>
      </w:del>
      <w:r w:rsidRPr="000F0B45">
        <w:rPr>
          <w:rFonts w:ascii="Times New Roman" w:hAnsi="Times New Roman" w:cs="Times New Roman"/>
          <w:b/>
          <w:sz w:val="28"/>
        </w:rPr>
        <w:t>ODE</w:t>
      </w:r>
      <w:ins w:id="2137" w:author="ITD-STU" w:date="2021-05-24T15:02:00Z">
        <w:r w:rsidR="00BC51A5">
          <w:rPr>
            <w:rFonts w:ascii="Times New Roman" w:hAnsi="Times New Roman" w:cs="Times New Roman"/>
            <w:b/>
            <w:sz w:val="28"/>
          </w:rPr>
          <w:t xml:space="preserve"> PROGRAM</w:t>
        </w:r>
      </w:ins>
      <w:bookmarkEnd w:id="2134"/>
    </w:p>
    <w:p w14:paraId="4D300DFB" w14:textId="77777777" w:rsidR="000F0B45" w:rsidRPr="000F0B45" w:rsidRDefault="000F0B45" w:rsidP="000F0B45"/>
    <w:p w14:paraId="73E6B693" w14:textId="79264E54" w:rsidR="00BC51A5" w:rsidRPr="00BE34AD" w:rsidRDefault="000F0B45">
      <w:pPr>
        <w:pStyle w:val="TableofFigures"/>
        <w:tabs>
          <w:tab w:val="right" w:leader="dot" w:pos="9350"/>
        </w:tabs>
        <w:spacing w:line="360" w:lineRule="auto"/>
        <w:rPr>
          <w:ins w:id="2138" w:author="ITD-STU" w:date="2021-05-24T15:02:00Z"/>
          <w:rFonts w:ascii="Times New Roman" w:eastAsiaTheme="minorEastAsia" w:hAnsi="Times New Roman" w:cs="Times New Roman"/>
          <w:noProof/>
          <w:sz w:val="24"/>
          <w:szCs w:val="24"/>
          <w:rPrChange w:id="2139" w:author="Windows User" w:date="2021-05-24T15:40:00Z">
            <w:rPr>
              <w:ins w:id="2140" w:author="ITD-STU" w:date="2021-05-24T15:02:00Z"/>
              <w:rFonts w:asciiTheme="minorHAnsi" w:eastAsiaTheme="minorEastAsia" w:hAnsiTheme="minorHAnsi" w:cstheme="minorBidi"/>
              <w:noProof/>
            </w:rPr>
          </w:rPrChange>
        </w:rPr>
        <w:pPrChange w:id="2141" w:author="Windows User" w:date="2021-05-24T15:40:00Z">
          <w:pPr>
            <w:pStyle w:val="TableofFigures"/>
            <w:tabs>
              <w:tab w:val="right" w:leader="dot" w:pos="9350"/>
            </w:tabs>
          </w:pPr>
        </w:pPrChange>
      </w:pPr>
      <w:r w:rsidRPr="00B24C86">
        <w:rPr>
          <w:rFonts w:ascii="Times New Roman" w:hAnsi="Times New Roman" w:cs="Times New Roman"/>
          <w:rPrChange w:id="2142" w:author="ITD-STU" w:date="2021-05-24T15:03:00Z">
            <w:rPr/>
          </w:rPrChange>
        </w:rPr>
        <w:fldChar w:fldCharType="begin"/>
      </w:r>
      <w:r w:rsidRPr="00B24C86">
        <w:rPr>
          <w:rFonts w:ascii="Times New Roman" w:hAnsi="Times New Roman" w:cs="Times New Roman"/>
          <w:rPrChange w:id="2143" w:author="ITD-STU" w:date="2021-05-24T15:03:00Z">
            <w:rPr/>
          </w:rPrChange>
        </w:rPr>
        <w:instrText xml:space="preserve"> TOC \h \z \c "Potongan Code" </w:instrText>
      </w:r>
      <w:r w:rsidRPr="00B24C86">
        <w:rPr>
          <w:rFonts w:ascii="Times New Roman" w:hAnsi="Times New Roman" w:cs="Times New Roman"/>
          <w:rPrChange w:id="2144" w:author="ITD-STU" w:date="2021-05-24T15:03:00Z">
            <w:rPr/>
          </w:rPrChange>
        </w:rPr>
        <w:fldChar w:fldCharType="separate"/>
      </w:r>
      <w:ins w:id="2145" w:author="ITD-STU" w:date="2021-05-24T15:02:00Z">
        <w:r w:rsidR="00BC51A5" w:rsidRPr="00BE34AD">
          <w:rPr>
            <w:rStyle w:val="Hyperlink"/>
            <w:rFonts w:ascii="Times New Roman" w:hAnsi="Times New Roman" w:cs="Times New Roman"/>
            <w:noProof/>
            <w:sz w:val="24"/>
            <w:szCs w:val="24"/>
            <w:rPrChange w:id="2146" w:author="Windows User" w:date="2021-05-24T15:40:00Z">
              <w:rPr>
                <w:rStyle w:val="Hyperlink"/>
                <w:noProof/>
              </w:rPr>
            </w:rPrChange>
          </w:rPr>
          <w:fldChar w:fldCharType="begin"/>
        </w:r>
        <w:r w:rsidR="00BC51A5" w:rsidRPr="00BE34AD">
          <w:rPr>
            <w:rStyle w:val="Hyperlink"/>
            <w:rFonts w:ascii="Times New Roman" w:hAnsi="Times New Roman" w:cs="Times New Roman"/>
            <w:noProof/>
            <w:sz w:val="24"/>
            <w:szCs w:val="24"/>
            <w:rPrChange w:id="2147" w:author="Windows User" w:date="2021-05-24T15:40:00Z">
              <w:rPr>
                <w:rStyle w:val="Hyperlink"/>
                <w:noProof/>
              </w:rPr>
            </w:rPrChange>
          </w:rPr>
          <w:instrText xml:space="preserve"> </w:instrText>
        </w:r>
        <w:r w:rsidR="00BC51A5" w:rsidRPr="00BE34AD">
          <w:rPr>
            <w:rFonts w:ascii="Times New Roman" w:hAnsi="Times New Roman" w:cs="Times New Roman"/>
            <w:noProof/>
            <w:sz w:val="24"/>
            <w:szCs w:val="24"/>
            <w:rPrChange w:id="2148" w:author="Windows User" w:date="2021-05-24T15:40:00Z">
              <w:rPr>
                <w:noProof/>
              </w:rPr>
            </w:rPrChange>
          </w:rPr>
          <w:instrText>HYPERLINK \l "_Toc72760969"</w:instrText>
        </w:r>
        <w:r w:rsidR="00BC51A5" w:rsidRPr="00BE34AD">
          <w:rPr>
            <w:rStyle w:val="Hyperlink"/>
            <w:rFonts w:ascii="Times New Roman" w:hAnsi="Times New Roman" w:cs="Times New Roman"/>
            <w:noProof/>
            <w:sz w:val="24"/>
            <w:szCs w:val="24"/>
            <w:rPrChange w:id="2149" w:author="Windows User" w:date="2021-05-24T15:40:00Z">
              <w:rPr>
                <w:rStyle w:val="Hyperlink"/>
                <w:noProof/>
              </w:rPr>
            </w:rPrChange>
          </w:rPr>
          <w:instrText xml:space="preserve"> </w:instrText>
        </w:r>
        <w:r w:rsidR="00BC51A5" w:rsidRPr="00BE34AD">
          <w:rPr>
            <w:rStyle w:val="Hyperlink"/>
            <w:rFonts w:ascii="Times New Roman" w:hAnsi="Times New Roman" w:cs="Times New Roman"/>
            <w:noProof/>
            <w:sz w:val="24"/>
            <w:szCs w:val="24"/>
            <w:rPrChange w:id="2150" w:author="Windows User" w:date="2021-05-24T15:40:00Z">
              <w:rPr>
                <w:rStyle w:val="Hyperlink"/>
                <w:noProof/>
              </w:rPr>
            </w:rPrChange>
          </w:rPr>
          <w:fldChar w:fldCharType="separate"/>
        </w:r>
        <w:r w:rsidR="00BC51A5" w:rsidRPr="00BE34AD">
          <w:rPr>
            <w:rStyle w:val="Hyperlink"/>
            <w:rFonts w:ascii="Times New Roman" w:hAnsi="Times New Roman" w:cs="Times New Roman"/>
            <w:noProof/>
            <w:sz w:val="24"/>
            <w:szCs w:val="24"/>
            <w:rPrChange w:id="2151" w:author="Windows User" w:date="2021-05-24T15:40:00Z">
              <w:rPr>
                <w:rStyle w:val="Hyperlink"/>
                <w:rFonts w:ascii="Times New Roman" w:hAnsi="Times New Roman" w:cs="Times New Roman"/>
                <w:noProof/>
              </w:rPr>
            </w:rPrChange>
          </w:rPr>
          <w:t xml:space="preserve">Potongan Kode 1. </w:t>
        </w:r>
        <w:r w:rsidR="00BC51A5" w:rsidRPr="00BE34AD">
          <w:rPr>
            <w:rStyle w:val="Hyperlink"/>
            <w:rFonts w:ascii="Times New Roman" w:hAnsi="Times New Roman" w:cs="Times New Roman"/>
            <w:i/>
            <w:noProof/>
            <w:sz w:val="24"/>
            <w:szCs w:val="24"/>
            <w:rPrChange w:id="2152" w:author="Windows User" w:date="2021-05-24T15:40:00Z">
              <w:rPr>
                <w:rStyle w:val="Hyperlink"/>
                <w:rFonts w:ascii="Times New Roman" w:hAnsi="Times New Roman" w:cs="Times New Roman"/>
                <w:i/>
                <w:noProof/>
              </w:rPr>
            </w:rPrChange>
          </w:rPr>
          <w:t>Library</w:t>
        </w:r>
        <w:r w:rsidR="00BC51A5" w:rsidRPr="00BE34AD">
          <w:rPr>
            <w:rStyle w:val="Hyperlink"/>
            <w:rFonts w:ascii="Times New Roman" w:hAnsi="Times New Roman" w:cs="Times New Roman"/>
            <w:noProof/>
            <w:sz w:val="24"/>
            <w:szCs w:val="24"/>
            <w:rPrChange w:id="2153" w:author="Windows User" w:date="2021-05-24T15:40:00Z">
              <w:rPr>
                <w:rStyle w:val="Hyperlink"/>
                <w:rFonts w:ascii="Times New Roman" w:hAnsi="Times New Roman" w:cs="Times New Roman"/>
                <w:noProof/>
              </w:rPr>
            </w:rPrChange>
          </w:rPr>
          <w:t xml:space="preserve"> yang digunakan</w:t>
        </w:r>
        <w:r w:rsidR="00BC51A5" w:rsidRPr="00BE34AD">
          <w:rPr>
            <w:rFonts w:ascii="Times New Roman" w:hAnsi="Times New Roman" w:cs="Times New Roman"/>
            <w:noProof/>
            <w:webHidden/>
            <w:sz w:val="24"/>
            <w:szCs w:val="24"/>
            <w:rPrChange w:id="2154" w:author="Windows User" w:date="2021-05-24T15:40:00Z">
              <w:rPr>
                <w:noProof/>
                <w:webHidden/>
              </w:rPr>
            </w:rPrChange>
          </w:rPr>
          <w:tab/>
        </w:r>
        <w:r w:rsidR="00BC51A5" w:rsidRPr="00BE34AD">
          <w:rPr>
            <w:rFonts w:ascii="Times New Roman" w:hAnsi="Times New Roman" w:cs="Times New Roman"/>
            <w:noProof/>
            <w:webHidden/>
            <w:sz w:val="24"/>
            <w:szCs w:val="24"/>
            <w:rPrChange w:id="2155" w:author="Windows User" w:date="2021-05-24T15:40:00Z">
              <w:rPr>
                <w:noProof/>
                <w:webHidden/>
              </w:rPr>
            </w:rPrChange>
          </w:rPr>
          <w:fldChar w:fldCharType="begin"/>
        </w:r>
        <w:r w:rsidR="00BC51A5" w:rsidRPr="00BE34AD">
          <w:rPr>
            <w:rFonts w:ascii="Times New Roman" w:hAnsi="Times New Roman" w:cs="Times New Roman"/>
            <w:noProof/>
            <w:webHidden/>
            <w:sz w:val="24"/>
            <w:szCs w:val="24"/>
            <w:rPrChange w:id="2156" w:author="Windows User" w:date="2021-05-24T15:40:00Z">
              <w:rPr>
                <w:noProof/>
                <w:webHidden/>
              </w:rPr>
            </w:rPrChange>
          </w:rPr>
          <w:instrText xml:space="preserve"> PAGEREF _Toc72760969 \h </w:instrText>
        </w:r>
      </w:ins>
      <w:r w:rsidR="00BC51A5" w:rsidRPr="00BE34AD">
        <w:rPr>
          <w:rFonts w:ascii="Times New Roman" w:hAnsi="Times New Roman" w:cs="Times New Roman"/>
          <w:noProof/>
          <w:webHidden/>
          <w:sz w:val="24"/>
          <w:szCs w:val="24"/>
          <w:rPrChange w:id="2157" w:author="Windows User" w:date="2021-05-24T15:40:00Z">
            <w:rPr>
              <w:rFonts w:ascii="Times New Roman" w:hAnsi="Times New Roman" w:cs="Times New Roman"/>
              <w:noProof/>
              <w:webHidden/>
              <w:sz w:val="24"/>
              <w:szCs w:val="24"/>
            </w:rPr>
          </w:rPrChange>
        </w:rPr>
      </w:r>
      <w:r w:rsidR="00BC51A5" w:rsidRPr="00BE34AD">
        <w:rPr>
          <w:rFonts w:ascii="Times New Roman" w:hAnsi="Times New Roman" w:cs="Times New Roman"/>
          <w:noProof/>
          <w:webHidden/>
          <w:sz w:val="24"/>
          <w:szCs w:val="24"/>
          <w:rPrChange w:id="2158" w:author="Windows User" w:date="2021-05-24T15:40:00Z">
            <w:rPr>
              <w:noProof/>
              <w:webHidden/>
            </w:rPr>
          </w:rPrChange>
        </w:rPr>
        <w:fldChar w:fldCharType="separate"/>
      </w:r>
      <w:ins w:id="2159" w:author="Windows User" w:date="2021-05-24T15:28:00Z">
        <w:r w:rsidR="00C11C0E" w:rsidRPr="00BE34AD">
          <w:rPr>
            <w:rFonts w:ascii="Times New Roman" w:hAnsi="Times New Roman" w:cs="Times New Roman"/>
            <w:noProof/>
            <w:webHidden/>
            <w:sz w:val="24"/>
            <w:szCs w:val="24"/>
            <w:rPrChange w:id="2160" w:author="Windows User" w:date="2021-05-24T15:40:00Z">
              <w:rPr>
                <w:rFonts w:ascii="Times New Roman" w:hAnsi="Times New Roman" w:cs="Times New Roman"/>
                <w:noProof/>
                <w:webHidden/>
              </w:rPr>
            </w:rPrChange>
          </w:rPr>
          <w:t>8</w:t>
        </w:r>
      </w:ins>
      <w:ins w:id="2161" w:author="ITD-STU" w:date="2021-05-24T15:02:00Z">
        <w:del w:id="2162" w:author="Windows User" w:date="2021-05-24T15:28:00Z">
          <w:r w:rsidR="00BC51A5" w:rsidRPr="00BE34AD" w:rsidDel="00C11C0E">
            <w:rPr>
              <w:rFonts w:ascii="Times New Roman" w:hAnsi="Times New Roman" w:cs="Times New Roman"/>
              <w:noProof/>
              <w:webHidden/>
              <w:sz w:val="24"/>
              <w:szCs w:val="24"/>
              <w:rPrChange w:id="2163" w:author="Windows User" w:date="2021-05-24T15:40:00Z">
                <w:rPr>
                  <w:noProof/>
                  <w:webHidden/>
                </w:rPr>
              </w:rPrChange>
            </w:rPr>
            <w:delText>8</w:delText>
          </w:r>
        </w:del>
        <w:r w:rsidR="00BC51A5" w:rsidRPr="00BE34AD">
          <w:rPr>
            <w:rFonts w:ascii="Times New Roman" w:hAnsi="Times New Roman" w:cs="Times New Roman"/>
            <w:noProof/>
            <w:webHidden/>
            <w:sz w:val="24"/>
            <w:szCs w:val="24"/>
            <w:rPrChange w:id="2164" w:author="Windows User" w:date="2021-05-24T15:40:00Z">
              <w:rPr>
                <w:noProof/>
                <w:webHidden/>
              </w:rPr>
            </w:rPrChange>
          </w:rPr>
          <w:fldChar w:fldCharType="end"/>
        </w:r>
        <w:r w:rsidR="00BC51A5" w:rsidRPr="00BE34AD">
          <w:rPr>
            <w:rStyle w:val="Hyperlink"/>
            <w:rFonts w:ascii="Times New Roman" w:hAnsi="Times New Roman" w:cs="Times New Roman"/>
            <w:noProof/>
            <w:sz w:val="24"/>
            <w:szCs w:val="24"/>
            <w:rPrChange w:id="2165" w:author="Windows User" w:date="2021-05-24T15:40:00Z">
              <w:rPr>
                <w:rStyle w:val="Hyperlink"/>
                <w:noProof/>
              </w:rPr>
            </w:rPrChange>
          </w:rPr>
          <w:fldChar w:fldCharType="end"/>
        </w:r>
      </w:ins>
    </w:p>
    <w:p w14:paraId="74F70FA6" w14:textId="55EB9CD6" w:rsidR="00BC51A5" w:rsidRPr="00BE34AD" w:rsidRDefault="00BC51A5">
      <w:pPr>
        <w:pStyle w:val="TableofFigures"/>
        <w:tabs>
          <w:tab w:val="right" w:leader="dot" w:pos="9350"/>
        </w:tabs>
        <w:spacing w:line="360" w:lineRule="auto"/>
        <w:rPr>
          <w:ins w:id="2166" w:author="ITD-STU" w:date="2021-05-24T15:02:00Z"/>
          <w:rFonts w:ascii="Times New Roman" w:eastAsiaTheme="minorEastAsia" w:hAnsi="Times New Roman" w:cs="Times New Roman"/>
          <w:noProof/>
          <w:sz w:val="24"/>
          <w:szCs w:val="24"/>
          <w:rPrChange w:id="2167" w:author="Windows User" w:date="2021-05-24T15:40:00Z">
            <w:rPr>
              <w:ins w:id="2168" w:author="ITD-STU" w:date="2021-05-24T15:02:00Z"/>
              <w:rFonts w:asciiTheme="minorHAnsi" w:eastAsiaTheme="minorEastAsia" w:hAnsiTheme="minorHAnsi" w:cstheme="minorBidi"/>
              <w:noProof/>
            </w:rPr>
          </w:rPrChange>
        </w:rPr>
        <w:pPrChange w:id="2169" w:author="Windows User" w:date="2021-05-24T15:40:00Z">
          <w:pPr>
            <w:pStyle w:val="TableofFigures"/>
            <w:tabs>
              <w:tab w:val="right" w:leader="dot" w:pos="9350"/>
            </w:tabs>
          </w:pPr>
        </w:pPrChange>
      </w:pPr>
      <w:ins w:id="2170" w:author="ITD-STU" w:date="2021-05-24T15:02:00Z">
        <w:r w:rsidRPr="00BE34AD">
          <w:rPr>
            <w:rStyle w:val="Hyperlink"/>
            <w:rFonts w:ascii="Times New Roman" w:hAnsi="Times New Roman" w:cs="Times New Roman"/>
            <w:noProof/>
            <w:sz w:val="24"/>
            <w:szCs w:val="24"/>
            <w:rPrChange w:id="2171"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172"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173" w:author="Windows User" w:date="2021-05-24T15:40:00Z">
              <w:rPr>
                <w:noProof/>
              </w:rPr>
            </w:rPrChange>
          </w:rPr>
          <w:instrText>HYPERLINK \l "_Toc72760970"</w:instrText>
        </w:r>
        <w:r w:rsidRPr="00BE34AD">
          <w:rPr>
            <w:rStyle w:val="Hyperlink"/>
            <w:rFonts w:ascii="Times New Roman" w:hAnsi="Times New Roman" w:cs="Times New Roman"/>
            <w:noProof/>
            <w:sz w:val="24"/>
            <w:szCs w:val="24"/>
            <w:rPrChange w:id="2174"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175"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176" w:author="Windows User" w:date="2021-05-24T15:40:00Z">
              <w:rPr>
                <w:rStyle w:val="Hyperlink"/>
                <w:rFonts w:ascii="Times New Roman" w:hAnsi="Times New Roman" w:cs="Times New Roman"/>
                <w:noProof/>
              </w:rPr>
            </w:rPrChange>
          </w:rPr>
          <w:t>Potongan Kode 2. Memulai Spark Session</w:t>
        </w:r>
        <w:r w:rsidRPr="00BE34AD">
          <w:rPr>
            <w:rFonts w:ascii="Times New Roman" w:hAnsi="Times New Roman" w:cs="Times New Roman"/>
            <w:noProof/>
            <w:webHidden/>
            <w:sz w:val="24"/>
            <w:szCs w:val="24"/>
            <w:rPrChange w:id="2177" w:author="Windows User" w:date="2021-05-24T15:40:00Z">
              <w:rPr>
                <w:noProof/>
                <w:webHidden/>
              </w:rPr>
            </w:rPrChange>
          </w:rPr>
          <w:tab/>
        </w:r>
        <w:r w:rsidRPr="00BE34AD">
          <w:rPr>
            <w:rFonts w:ascii="Times New Roman" w:hAnsi="Times New Roman" w:cs="Times New Roman"/>
            <w:noProof/>
            <w:webHidden/>
            <w:sz w:val="24"/>
            <w:szCs w:val="24"/>
            <w:rPrChange w:id="2178" w:author="Windows User" w:date="2021-05-24T15:40:00Z">
              <w:rPr>
                <w:noProof/>
                <w:webHidden/>
              </w:rPr>
            </w:rPrChange>
          </w:rPr>
          <w:fldChar w:fldCharType="begin"/>
        </w:r>
        <w:r w:rsidRPr="00BE34AD">
          <w:rPr>
            <w:rFonts w:ascii="Times New Roman" w:hAnsi="Times New Roman" w:cs="Times New Roman"/>
            <w:noProof/>
            <w:webHidden/>
            <w:sz w:val="24"/>
            <w:szCs w:val="24"/>
            <w:rPrChange w:id="2179" w:author="Windows User" w:date="2021-05-24T15:40:00Z">
              <w:rPr>
                <w:noProof/>
                <w:webHidden/>
              </w:rPr>
            </w:rPrChange>
          </w:rPr>
          <w:instrText xml:space="preserve"> PAGEREF _Toc72760970 \h </w:instrText>
        </w:r>
      </w:ins>
      <w:r w:rsidRPr="00BE34AD">
        <w:rPr>
          <w:rFonts w:ascii="Times New Roman" w:hAnsi="Times New Roman" w:cs="Times New Roman"/>
          <w:noProof/>
          <w:webHidden/>
          <w:sz w:val="24"/>
          <w:szCs w:val="24"/>
          <w:rPrChange w:id="2180"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181" w:author="Windows User" w:date="2021-05-24T15:40:00Z">
            <w:rPr>
              <w:noProof/>
              <w:webHidden/>
            </w:rPr>
          </w:rPrChange>
        </w:rPr>
        <w:fldChar w:fldCharType="separate"/>
      </w:r>
      <w:ins w:id="2182" w:author="Windows User" w:date="2021-05-24T15:28:00Z">
        <w:r w:rsidR="00C11C0E" w:rsidRPr="00BE34AD">
          <w:rPr>
            <w:rFonts w:ascii="Times New Roman" w:hAnsi="Times New Roman" w:cs="Times New Roman"/>
            <w:noProof/>
            <w:webHidden/>
            <w:sz w:val="24"/>
            <w:szCs w:val="24"/>
            <w:rPrChange w:id="2183" w:author="Windows User" w:date="2021-05-24T15:40:00Z">
              <w:rPr>
                <w:rFonts w:ascii="Times New Roman" w:hAnsi="Times New Roman" w:cs="Times New Roman"/>
                <w:noProof/>
                <w:webHidden/>
              </w:rPr>
            </w:rPrChange>
          </w:rPr>
          <w:t>9</w:t>
        </w:r>
      </w:ins>
      <w:ins w:id="2184" w:author="ITD-STU" w:date="2021-05-24T15:02:00Z">
        <w:del w:id="2185" w:author="Windows User" w:date="2021-05-24T15:28:00Z">
          <w:r w:rsidRPr="00BE34AD" w:rsidDel="00C11C0E">
            <w:rPr>
              <w:rFonts w:ascii="Times New Roman" w:hAnsi="Times New Roman" w:cs="Times New Roman"/>
              <w:noProof/>
              <w:webHidden/>
              <w:sz w:val="24"/>
              <w:szCs w:val="24"/>
              <w:rPrChange w:id="2186" w:author="Windows User" w:date="2021-05-24T15:40:00Z">
                <w:rPr>
                  <w:noProof/>
                  <w:webHidden/>
                </w:rPr>
              </w:rPrChange>
            </w:rPr>
            <w:delText>9</w:delText>
          </w:r>
        </w:del>
        <w:r w:rsidRPr="00BE34AD">
          <w:rPr>
            <w:rFonts w:ascii="Times New Roman" w:hAnsi="Times New Roman" w:cs="Times New Roman"/>
            <w:noProof/>
            <w:webHidden/>
            <w:sz w:val="24"/>
            <w:szCs w:val="24"/>
            <w:rPrChange w:id="2187"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188" w:author="Windows User" w:date="2021-05-24T15:40:00Z">
              <w:rPr>
                <w:rStyle w:val="Hyperlink"/>
                <w:noProof/>
              </w:rPr>
            </w:rPrChange>
          </w:rPr>
          <w:fldChar w:fldCharType="end"/>
        </w:r>
      </w:ins>
    </w:p>
    <w:p w14:paraId="45204306" w14:textId="7473FEC9" w:rsidR="00BC51A5" w:rsidRPr="00BE34AD" w:rsidRDefault="00BC51A5">
      <w:pPr>
        <w:pStyle w:val="TableofFigures"/>
        <w:tabs>
          <w:tab w:val="right" w:leader="dot" w:pos="9350"/>
        </w:tabs>
        <w:spacing w:line="360" w:lineRule="auto"/>
        <w:rPr>
          <w:ins w:id="2189" w:author="ITD-STU" w:date="2021-05-24T15:02:00Z"/>
          <w:rFonts w:ascii="Times New Roman" w:eastAsiaTheme="minorEastAsia" w:hAnsi="Times New Roman" w:cs="Times New Roman"/>
          <w:noProof/>
          <w:sz w:val="24"/>
          <w:szCs w:val="24"/>
          <w:rPrChange w:id="2190" w:author="Windows User" w:date="2021-05-24T15:40:00Z">
            <w:rPr>
              <w:ins w:id="2191" w:author="ITD-STU" w:date="2021-05-24T15:02:00Z"/>
              <w:rFonts w:asciiTheme="minorHAnsi" w:eastAsiaTheme="minorEastAsia" w:hAnsiTheme="minorHAnsi" w:cstheme="minorBidi"/>
              <w:noProof/>
            </w:rPr>
          </w:rPrChange>
        </w:rPr>
        <w:pPrChange w:id="2192" w:author="Windows User" w:date="2021-05-24T15:40:00Z">
          <w:pPr>
            <w:pStyle w:val="TableofFigures"/>
            <w:tabs>
              <w:tab w:val="right" w:leader="dot" w:pos="9350"/>
            </w:tabs>
          </w:pPr>
        </w:pPrChange>
      </w:pPr>
      <w:ins w:id="2193" w:author="ITD-STU" w:date="2021-05-24T15:02:00Z">
        <w:r w:rsidRPr="00BE34AD">
          <w:rPr>
            <w:rStyle w:val="Hyperlink"/>
            <w:rFonts w:ascii="Times New Roman" w:hAnsi="Times New Roman" w:cs="Times New Roman"/>
            <w:noProof/>
            <w:sz w:val="24"/>
            <w:szCs w:val="24"/>
            <w:rPrChange w:id="2194"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195"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196" w:author="Windows User" w:date="2021-05-24T15:40:00Z">
              <w:rPr>
                <w:noProof/>
              </w:rPr>
            </w:rPrChange>
          </w:rPr>
          <w:instrText>HYPERLINK \l "_Toc72760971"</w:instrText>
        </w:r>
        <w:r w:rsidRPr="00BE34AD">
          <w:rPr>
            <w:rStyle w:val="Hyperlink"/>
            <w:rFonts w:ascii="Times New Roman" w:hAnsi="Times New Roman" w:cs="Times New Roman"/>
            <w:noProof/>
            <w:sz w:val="24"/>
            <w:szCs w:val="24"/>
            <w:rPrChange w:id="2197"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198"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199" w:author="Windows User" w:date="2021-05-24T15:40:00Z">
              <w:rPr>
                <w:rStyle w:val="Hyperlink"/>
                <w:rFonts w:ascii="Times New Roman" w:hAnsi="Times New Roman" w:cs="Times New Roman"/>
                <w:noProof/>
              </w:rPr>
            </w:rPrChange>
          </w:rPr>
          <w:t xml:space="preserve">Potongan Kode 3. </w:t>
        </w:r>
        <w:r w:rsidRPr="00BE34AD">
          <w:rPr>
            <w:rStyle w:val="Hyperlink"/>
            <w:rFonts w:ascii="Times New Roman" w:hAnsi="Times New Roman" w:cs="Times New Roman"/>
            <w:i/>
            <w:noProof/>
            <w:sz w:val="24"/>
            <w:szCs w:val="24"/>
            <w:rPrChange w:id="2200" w:author="Windows User" w:date="2021-05-24T15:40:00Z">
              <w:rPr>
                <w:rStyle w:val="Hyperlink"/>
                <w:rFonts w:ascii="Times New Roman" w:hAnsi="Times New Roman" w:cs="Times New Roman"/>
                <w:i/>
                <w:noProof/>
              </w:rPr>
            </w:rPrChange>
          </w:rPr>
          <w:t>Convert</w:t>
        </w:r>
        <w:r w:rsidRPr="00BE34AD">
          <w:rPr>
            <w:rStyle w:val="Hyperlink"/>
            <w:rFonts w:ascii="Times New Roman" w:hAnsi="Times New Roman" w:cs="Times New Roman"/>
            <w:noProof/>
            <w:sz w:val="24"/>
            <w:szCs w:val="24"/>
            <w:rPrChange w:id="2201" w:author="Windows User" w:date="2021-05-24T15:40:00Z">
              <w:rPr>
                <w:rStyle w:val="Hyperlink"/>
                <w:rFonts w:ascii="Times New Roman" w:hAnsi="Times New Roman" w:cs="Times New Roman"/>
                <w:noProof/>
              </w:rPr>
            </w:rPrChange>
          </w:rPr>
          <w:t xml:space="preserve"> dan </w:t>
        </w:r>
        <w:r w:rsidRPr="00BE34AD">
          <w:rPr>
            <w:rStyle w:val="Hyperlink"/>
            <w:rFonts w:ascii="Times New Roman" w:hAnsi="Times New Roman" w:cs="Times New Roman"/>
            <w:i/>
            <w:noProof/>
            <w:sz w:val="24"/>
            <w:szCs w:val="24"/>
            <w:rPrChange w:id="2202" w:author="Windows User" w:date="2021-05-24T15:40:00Z">
              <w:rPr>
                <w:rStyle w:val="Hyperlink"/>
                <w:rFonts w:ascii="Times New Roman" w:hAnsi="Times New Roman" w:cs="Times New Roman"/>
                <w:i/>
                <w:noProof/>
              </w:rPr>
            </w:rPrChange>
          </w:rPr>
          <w:t>Load Dataset</w:t>
        </w:r>
        <w:r w:rsidRPr="00BE34AD">
          <w:rPr>
            <w:rFonts w:ascii="Times New Roman" w:hAnsi="Times New Roman" w:cs="Times New Roman"/>
            <w:noProof/>
            <w:webHidden/>
            <w:sz w:val="24"/>
            <w:szCs w:val="24"/>
            <w:rPrChange w:id="2203" w:author="Windows User" w:date="2021-05-24T15:40:00Z">
              <w:rPr>
                <w:noProof/>
                <w:webHidden/>
              </w:rPr>
            </w:rPrChange>
          </w:rPr>
          <w:tab/>
        </w:r>
        <w:r w:rsidRPr="00BE34AD">
          <w:rPr>
            <w:rFonts w:ascii="Times New Roman" w:hAnsi="Times New Roman" w:cs="Times New Roman"/>
            <w:noProof/>
            <w:webHidden/>
            <w:sz w:val="24"/>
            <w:szCs w:val="24"/>
            <w:rPrChange w:id="2204" w:author="Windows User" w:date="2021-05-24T15:40:00Z">
              <w:rPr>
                <w:noProof/>
                <w:webHidden/>
              </w:rPr>
            </w:rPrChange>
          </w:rPr>
          <w:fldChar w:fldCharType="begin"/>
        </w:r>
        <w:r w:rsidRPr="00BE34AD">
          <w:rPr>
            <w:rFonts w:ascii="Times New Roman" w:hAnsi="Times New Roman" w:cs="Times New Roman"/>
            <w:noProof/>
            <w:webHidden/>
            <w:sz w:val="24"/>
            <w:szCs w:val="24"/>
            <w:rPrChange w:id="2205" w:author="Windows User" w:date="2021-05-24T15:40:00Z">
              <w:rPr>
                <w:noProof/>
                <w:webHidden/>
              </w:rPr>
            </w:rPrChange>
          </w:rPr>
          <w:instrText xml:space="preserve"> PAGEREF _Toc72760971 \h </w:instrText>
        </w:r>
      </w:ins>
      <w:r w:rsidRPr="00BE34AD">
        <w:rPr>
          <w:rFonts w:ascii="Times New Roman" w:hAnsi="Times New Roman" w:cs="Times New Roman"/>
          <w:noProof/>
          <w:webHidden/>
          <w:sz w:val="24"/>
          <w:szCs w:val="24"/>
          <w:rPrChange w:id="2206"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207" w:author="Windows User" w:date="2021-05-24T15:40:00Z">
            <w:rPr>
              <w:noProof/>
              <w:webHidden/>
            </w:rPr>
          </w:rPrChange>
        </w:rPr>
        <w:fldChar w:fldCharType="separate"/>
      </w:r>
      <w:ins w:id="2208" w:author="Windows User" w:date="2021-05-24T15:28:00Z">
        <w:r w:rsidR="00C11C0E" w:rsidRPr="00BE34AD">
          <w:rPr>
            <w:rFonts w:ascii="Times New Roman" w:hAnsi="Times New Roman" w:cs="Times New Roman"/>
            <w:noProof/>
            <w:webHidden/>
            <w:sz w:val="24"/>
            <w:szCs w:val="24"/>
            <w:rPrChange w:id="2209" w:author="Windows User" w:date="2021-05-24T15:40:00Z">
              <w:rPr>
                <w:rFonts w:ascii="Times New Roman" w:hAnsi="Times New Roman" w:cs="Times New Roman"/>
                <w:noProof/>
                <w:webHidden/>
              </w:rPr>
            </w:rPrChange>
          </w:rPr>
          <w:t>9</w:t>
        </w:r>
      </w:ins>
      <w:ins w:id="2210" w:author="ITD-STU" w:date="2021-05-24T15:02:00Z">
        <w:del w:id="2211" w:author="Windows User" w:date="2021-05-24T15:28:00Z">
          <w:r w:rsidRPr="00BE34AD" w:rsidDel="00C11C0E">
            <w:rPr>
              <w:rFonts w:ascii="Times New Roman" w:hAnsi="Times New Roman" w:cs="Times New Roman"/>
              <w:noProof/>
              <w:webHidden/>
              <w:sz w:val="24"/>
              <w:szCs w:val="24"/>
              <w:rPrChange w:id="2212" w:author="Windows User" w:date="2021-05-24T15:40:00Z">
                <w:rPr>
                  <w:noProof/>
                  <w:webHidden/>
                </w:rPr>
              </w:rPrChange>
            </w:rPr>
            <w:delText>9</w:delText>
          </w:r>
        </w:del>
        <w:r w:rsidRPr="00BE34AD">
          <w:rPr>
            <w:rFonts w:ascii="Times New Roman" w:hAnsi="Times New Roman" w:cs="Times New Roman"/>
            <w:noProof/>
            <w:webHidden/>
            <w:sz w:val="24"/>
            <w:szCs w:val="24"/>
            <w:rPrChange w:id="2213"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214" w:author="Windows User" w:date="2021-05-24T15:40:00Z">
              <w:rPr>
                <w:rStyle w:val="Hyperlink"/>
                <w:noProof/>
              </w:rPr>
            </w:rPrChange>
          </w:rPr>
          <w:fldChar w:fldCharType="end"/>
        </w:r>
      </w:ins>
    </w:p>
    <w:p w14:paraId="01B8106E" w14:textId="726DFED6" w:rsidR="00BC51A5" w:rsidRPr="00BE34AD" w:rsidRDefault="00BC51A5">
      <w:pPr>
        <w:pStyle w:val="TableofFigures"/>
        <w:tabs>
          <w:tab w:val="right" w:leader="dot" w:pos="9350"/>
        </w:tabs>
        <w:spacing w:line="360" w:lineRule="auto"/>
        <w:rPr>
          <w:ins w:id="2215" w:author="ITD-STU" w:date="2021-05-24T15:02:00Z"/>
          <w:rFonts w:ascii="Times New Roman" w:eastAsiaTheme="minorEastAsia" w:hAnsi="Times New Roman" w:cs="Times New Roman"/>
          <w:noProof/>
          <w:sz w:val="24"/>
          <w:szCs w:val="24"/>
          <w:rPrChange w:id="2216" w:author="Windows User" w:date="2021-05-24T15:40:00Z">
            <w:rPr>
              <w:ins w:id="2217" w:author="ITD-STU" w:date="2021-05-24T15:02:00Z"/>
              <w:rFonts w:asciiTheme="minorHAnsi" w:eastAsiaTheme="minorEastAsia" w:hAnsiTheme="minorHAnsi" w:cstheme="minorBidi"/>
              <w:noProof/>
            </w:rPr>
          </w:rPrChange>
        </w:rPr>
        <w:pPrChange w:id="2218" w:author="Windows User" w:date="2021-05-24T15:40:00Z">
          <w:pPr>
            <w:pStyle w:val="TableofFigures"/>
            <w:tabs>
              <w:tab w:val="right" w:leader="dot" w:pos="9350"/>
            </w:tabs>
          </w:pPr>
        </w:pPrChange>
      </w:pPr>
      <w:ins w:id="2219" w:author="ITD-STU" w:date="2021-05-24T15:02:00Z">
        <w:r w:rsidRPr="00BE34AD">
          <w:rPr>
            <w:rStyle w:val="Hyperlink"/>
            <w:rFonts w:ascii="Times New Roman" w:hAnsi="Times New Roman" w:cs="Times New Roman"/>
            <w:noProof/>
            <w:sz w:val="24"/>
            <w:szCs w:val="24"/>
            <w:rPrChange w:id="2220"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221"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222" w:author="Windows User" w:date="2021-05-24T15:40:00Z">
              <w:rPr>
                <w:noProof/>
              </w:rPr>
            </w:rPrChange>
          </w:rPr>
          <w:instrText>HYPERLINK \l "_Toc72760972"</w:instrText>
        </w:r>
        <w:r w:rsidRPr="00BE34AD">
          <w:rPr>
            <w:rStyle w:val="Hyperlink"/>
            <w:rFonts w:ascii="Times New Roman" w:hAnsi="Times New Roman" w:cs="Times New Roman"/>
            <w:noProof/>
            <w:sz w:val="24"/>
            <w:szCs w:val="24"/>
            <w:rPrChange w:id="2223"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224"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225" w:author="Windows User" w:date="2021-05-24T15:40:00Z">
              <w:rPr>
                <w:rStyle w:val="Hyperlink"/>
                <w:rFonts w:ascii="Times New Roman" w:hAnsi="Times New Roman" w:cs="Times New Roman"/>
                <w:noProof/>
              </w:rPr>
            </w:rPrChange>
          </w:rPr>
          <w:t>Potongan Kode 4. Fungsi spark.read</w:t>
        </w:r>
        <w:r w:rsidRPr="00BE34AD">
          <w:rPr>
            <w:rFonts w:ascii="Times New Roman" w:hAnsi="Times New Roman" w:cs="Times New Roman"/>
            <w:noProof/>
            <w:webHidden/>
            <w:sz w:val="24"/>
            <w:szCs w:val="24"/>
            <w:rPrChange w:id="2226" w:author="Windows User" w:date="2021-05-24T15:40:00Z">
              <w:rPr>
                <w:noProof/>
                <w:webHidden/>
              </w:rPr>
            </w:rPrChange>
          </w:rPr>
          <w:tab/>
        </w:r>
        <w:r w:rsidRPr="00BE34AD">
          <w:rPr>
            <w:rFonts w:ascii="Times New Roman" w:hAnsi="Times New Roman" w:cs="Times New Roman"/>
            <w:noProof/>
            <w:webHidden/>
            <w:sz w:val="24"/>
            <w:szCs w:val="24"/>
            <w:rPrChange w:id="2227" w:author="Windows User" w:date="2021-05-24T15:40:00Z">
              <w:rPr>
                <w:noProof/>
                <w:webHidden/>
              </w:rPr>
            </w:rPrChange>
          </w:rPr>
          <w:fldChar w:fldCharType="begin"/>
        </w:r>
        <w:r w:rsidRPr="00BE34AD">
          <w:rPr>
            <w:rFonts w:ascii="Times New Roman" w:hAnsi="Times New Roman" w:cs="Times New Roman"/>
            <w:noProof/>
            <w:webHidden/>
            <w:sz w:val="24"/>
            <w:szCs w:val="24"/>
            <w:rPrChange w:id="2228" w:author="Windows User" w:date="2021-05-24T15:40:00Z">
              <w:rPr>
                <w:noProof/>
                <w:webHidden/>
              </w:rPr>
            </w:rPrChange>
          </w:rPr>
          <w:instrText xml:space="preserve"> PAGEREF _Toc72760972 \h </w:instrText>
        </w:r>
      </w:ins>
      <w:r w:rsidRPr="00BE34AD">
        <w:rPr>
          <w:rFonts w:ascii="Times New Roman" w:hAnsi="Times New Roman" w:cs="Times New Roman"/>
          <w:noProof/>
          <w:webHidden/>
          <w:sz w:val="24"/>
          <w:szCs w:val="24"/>
          <w:rPrChange w:id="2229"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230" w:author="Windows User" w:date="2021-05-24T15:40:00Z">
            <w:rPr>
              <w:noProof/>
              <w:webHidden/>
            </w:rPr>
          </w:rPrChange>
        </w:rPr>
        <w:fldChar w:fldCharType="separate"/>
      </w:r>
      <w:ins w:id="2231" w:author="Windows User" w:date="2021-05-24T15:28:00Z">
        <w:r w:rsidR="00C11C0E" w:rsidRPr="00BE34AD">
          <w:rPr>
            <w:rFonts w:ascii="Times New Roman" w:hAnsi="Times New Roman" w:cs="Times New Roman"/>
            <w:noProof/>
            <w:webHidden/>
            <w:sz w:val="24"/>
            <w:szCs w:val="24"/>
            <w:rPrChange w:id="2232" w:author="Windows User" w:date="2021-05-24T15:40:00Z">
              <w:rPr>
                <w:rFonts w:ascii="Times New Roman" w:hAnsi="Times New Roman" w:cs="Times New Roman"/>
                <w:noProof/>
                <w:webHidden/>
              </w:rPr>
            </w:rPrChange>
          </w:rPr>
          <w:t>9</w:t>
        </w:r>
      </w:ins>
      <w:ins w:id="2233" w:author="ITD-STU" w:date="2021-05-24T15:02:00Z">
        <w:del w:id="2234" w:author="Windows User" w:date="2021-05-24T15:28:00Z">
          <w:r w:rsidRPr="00BE34AD" w:rsidDel="00C11C0E">
            <w:rPr>
              <w:rFonts w:ascii="Times New Roman" w:hAnsi="Times New Roman" w:cs="Times New Roman"/>
              <w:noProof/>
              <w:webHidden/>
              <w:sz w:val="24"/>
              <w:szCs w:val="24"/>
              <w:rPrChange w:id="2235" w:author="Windows User" w:date="2021-05-24T15:40:00Z">
                <w:rPr>
                  <w:noProof/>
                  <w:webHidden/>
                </w:rPr>
              </w:rPrChange>
            </w:rPr>
            <w:delText>9</w:delText>
          </w:r>
        </w:del>
        <w:r w:rsidRPr="00BE34AD">
          <w:rPr>
            <w:rFonts w:ascii="Times New Roman" w:hAnsi="Times New Roman" w:cs="Times New Roman"/>
            <w:noProof/>
            <w:webHidden/>
            <w:sz w:val="24"/>
            <w:szCs w:val="24"/>
            <w:rPrChange w:id="2236"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237" w:author="Windows User" w:date="2021-05-24T15:40:00Z">
              <w:rPr>
                <w:rStyle w:val="Hyperlink"/>
                <w:noProof/>
              </w:rPr>
            </w:rPrChange>
          </w:rPr>
          <w:fldChar w:fldCharType="end"/>
        </w:r>
      </w:ins>
    </w:p>
    <w:p w14:paraId="0D5AF7DF" w14:textId="370A727E" w:rsidR="00BC51A5" w:rsidRPr="00BE34AD" w:rsidRDefault="00BC51A5">
      <w:pPr>
        <w:pStyle w:val="TableofFigures"/>
        <w:tabs>
          <w:tab w:val="right" w:leader="dot" w:pos="9350"/>
        </w:tabs>
        <w:spacing w:line="360" w:lineRule="auto"/>
        <w:rPr>
          <w:ins w:id="2238" w:author="ITD-STU" w:date="2021-05-24T15:02:00Z"/>
          <w:rFonts w:ascii="Times New Roman" w:eastAsiaTheme="minorEastAsia" w:hAnsi="Times New Roman" w:cs="Times New Roman"/>
          <w:noProof/>
          <w:sz w:val="24"/>
          <w:szCs w:val="24"/>
          <w:rPrChange w:id="2239" w:author="Windows User" w:date="2021-05-24T15:40:00Z">
            <w:rPr>
              <w:ins w:id="2240" w:author="ITD-STU" w:date="2021-05-24T15:02:00Z"/>
              <w:rFonts w:asciiTheme="minorHAnsi" w:eastAsiaTheme="minorEastAsia" w:hAnsiTheme="minorHAnsi" w:cstheme="minorBidi"/>
              <w:noProof/>
            </w:rPr>
          </w:rPrChange>
        </w:rPr>
        <w:pPrChange w:id="2241" w:author="Windows User" w:date="2021-05-24T15:40:00Z">
          <w:pPr>
            <w:pStyle w:val="TableofFigures"/>
            <w:tabs>
              <w:tab w:val="right" w:leader="dot" w:pos="9350"/>
            </w:tabs>
          </w:pPr>
        </w:pPrChange>
      </w:pPr>
      <w:ins w:id="2242" w:author="ITD-STU" w:date="2021-05-24T15:02:00Z">
        <w:r w:rsidRPr="00BE34AD">
          <w:rPr>
            <w:rStyle w:val="Hyperlink"/>
            <w:rFonts w:ascii="Times New Roman" w:hAnsi="Times New Roman" w:cs="Times New Roman"/>
            <w:noProof/>
            <w:sz w:val="24"/>
            <w:szCs w:val="24"/>
            <w:rPrChange w:id="2243"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244"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245" w:author="Windows User" w:date="2021-05-24T15:40:00Z">
              <w:rPr>
                <w:noProof/>
              </w:rPr>
            </w:rPrChange>
          </w:rPr>
          <w:instrText>HYPERLINK \l "_Toc72760973"</w:instrText>
        </w:r>
        <w:r w:rsidRPr="00BE34AD">
          <w:rPr>
            <w:rStyle w:val="Hyperlink"/>
            <w:rFonts w:ascii="Times New Roman" w:hAnsi="Times New Roman" w:cs="Times New Roman"/>
            <w:noProof/>
            <w:sz w:val="24"/>
            <w:szCs w:val="24"/>
            <w:rPrChange w:id="2246"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247"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248" w:author="Windows User" w:date="2021-05-24T15:40:00Z">
              <w:rPr>
                <w:rStyle w:val="Hyperlink"/>
                <w:rFonts w:ascii="Times New Roman" w:hAnsi="Times New Roman" w:cs="Times New Roman"/>
                <w:noProof/>
              </w:rPr>
            </w:rPrChange>
          </w:rPr>
          <w:t>Potongan Kode 5. Menampilkan deskripsi dataset</w:t>
        </w:r>
        <w:r w:rsidRPr="00BE34AD">
          <w:rPr>
            <w:rFonts w:ascii="Times New Roman" w:hAnsi="Times New Roman" w:cs="Times New Roman"/>
            <w:noProof/>
            <w:webHidden/>
            <w:sz w:val="24"/>
            <w:szCs w:val="24"/>
            <w:rPrChange w:id="2249" w:author="Windows User" w:date="2021-05-24T15:40:00Z">
              <w:rPr>
                <w:noProof/>
                <w:webHidden/>
              </w:rPr>
            </w:rPrChange>
          </w:rPr>
          <w:tab/>
        </w:r>
        <w:r w:rsidRPr="00BE34AD">
          <w:rPr>
            <w:rFonts w:ascii="Times New Roman" w:hAnsi="Times New Roman" w:cs="Times New Roman"/>
            <w:noProof/>
            <w:webHidden/>
            <w:sz w:val="24"/>
            <w:szCs w:val="24"/>
            <w:rPrChange w:id="2250" w:author="Windows User" w:date="2021-05-24T15:40:00Z">
              <w:rPr>
                <w:noProof/>
                <w:webHidden/>
              </w:rPr>
            </w:rPrChange>
          </w:rPr>
          <w:fldChar w:fldCharType="begin"/>
        </w:r>
        <w:r w:rsidRPr="00BE34AD">
          <w:rPr>
            <w:rFonts w:ascii="Times New Roman" w:hAnsi="Times New Roman" w:cs="Times New Roman"/>
            <w:noProof/>
            <w:webHidden/>
            <w:sz w:val="24"/>
            <w:szCs w:val="24"/>
            <w:rPrChange w:id="2251" w:author="Windows User" w:date="2021-05-24T15:40:00Z">
              <w:rPr>
                <w:noProof/>
                <w:webHidden/>
              </w:rPr>
            </w:rPrChange>
          </w:rPr>
          <w:instrText xml:space="preserve"> PAGEREF _Toc72760973 \h </w:instrText>
        </w:r>
      </w:ins>
      <w:r w:rsidRPr="00BE34AD">
        <w:rPr>
          <w:rFonts w:ascii="Times New Roman" w:hAnsi="Times New Roman" w:cs="Times New Roman"/>
          <w:noProof/>
          <w:webHidden/>
          <w:sz w:val="24"/>
          <w:szCs w:val="24"/>
          <w:rPrChange w:id="2252"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253" w:author="Windows User" w:date="2021-05-24T15:40:00Z">
            <w:rPr>
              <w:noProof/>
              <w:webHidden/>
            </w:rPr>
          </w:rPrChange>
        </w:rPr>
        <w:fldChar w:fldCharType="separate"/>
      </w:r>
      <w:ins w:id="2254" w:author="Windows User" w:date="2021-05-24T15:28:00Z">
        <w:r w:rsidR="00C11C0E" w:rsidRPr="00BE34AD">
          <w:rPr>
            <w:rFonts w:ascii="Times New Roman" w:hAnsi="Times New Roman" w:cs="Times New Roman"/>
            <w:noProof/>
            <w:webHidden/>
            <w:sz w:val="24"/>
            <w:szCs w:val="24"/>
            <w:rPrChange w:id="2255" w:author="Windows User" w:date="2021-05-24T15:40:00Z">
              <w:rPr>
                <w:rFonts w:ascii="Times New Roman" w:hAnsi="Times New Roman" w:cs="Times New Roman"/>
                <w:noProof/>
                <w:webHidden/>
              </w:rPr>
            </w:rPrChange>
          </w:rPr>
          <w:t>10</w:t>
        </w:r>
      </w:ins>
      <w:ins w:id="2256" w:author="ITD-STU" w:date="2021-05-24T15:02:00Z">
        <w:del w:id="2257" w:author="Windows User" w:date="2021-05-24T15:28:00Z">
          <w:r w:rsidRPr="00BE34AD" w:rsidDel="00C11C0E">
            <w:rPr>
              <w:rFonts w:ascii="Times New Roman" w:hAnsi="Times New Roman" w:cs="Times New Roman"/>
              <w:noProof/>
              <w:webHidden/>
              <w:sz w:val="24"/>
              <w:szCs w:val="24"/>
              <w:rPrChange w:id="2258" w:author="Windows User" w:date="2021-05-24T15:40:00Z">
                <w:rPr>
                  <w:noProof/>
                  <w:webHidden/>
                </w:rPr>
              </w:rPrChange>
            </w:rPr>
            <w:delText>10</w:delText>
          </w:r>
        </w:del>
        <w:r w:rsidRPr="00BE34AD">
          <w:rPr>
            <w:rFonts w:ascii="Times New Roman" w:hAnsi="Times New Roman" w:cs="Times New Roman"/>
            <w:noProof/>
            <w:webHidden/>
            <w:sz w:val="24"/>
            <w:szCs w:val="24"/>
            <w:rPrChange w:id="2259"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260" w:author="Windows User" w:date="2021-05-24T15:40:00Z">
              <w:rPr>
                <w:rStyle w:val="Hyperlink"/>
                <w:noProof/>
              </w:rPr>
            </w:rPrChange>
          </w:rPr>
          <w:fldChar w:fldCharType="end"/>
        </w:r>
      </w:ins>
    </w:p>
    <w:p w14:paraId="75E3EA6C" w14:textId="23471DA7" w:rsidR="00BC51A5" w:rsidRPr="00BE34AD" w:rsidRDefault="00BC51A5">
      <w:pPr>
        <w:pStyle w:val="TableofFigures"/>
        <w:tabs>
          <w:tab w:val="right" w:leader="dot" w:pos="9350"/>
        </w:tabs>
        <w:spacing w:line="360" w:lineRule="auto"/>
        <w:rPr>
          <w:ins w:id="2261" w:author="ITD-STU" w:date="2021-05-24T15:02:00Z"/>
          <w:rFonts w:ascii="Times New Roman" w:eastAsiaTheme="minorEastAsia" w:hAnsi="Times New Roman" w:cs="Times New Roman"/>
          <w:noProof/>
          <w:sz w:val="24"/>
          <w:szCs w:val="24"/>
          <w:rPrChange w:id="2262" w:author="Windows User" w:date="2021-05-24T15:40:00Z">
            <w:rPr>
              <w:ins w:id="2263" w:author="ITD-STU" w:date="2021-05-24T15:02:00Z"/>
              <w:rFonts w:asciiTheme="minorHAnsi" w:eastAsiaTheme="minorEastAsia" w:hAnsiTheme="minorHAnsi" w:cstheme="minorBidi"/>
              <w:noProof/>
            </w:rPr>
          </w:rPrChange>
        </w:rPr>
        <w:pPrChange w:id="2264" w:author="Windows User" w:date="2021-05-24T15:40:00Z">
          <w:pPr>
            <w:pStyle w:val="TableofFigures"/>
            <w:tabs>
              <w:tab w:val="right" w:leader="dot" w:pos="9350"/>
            </w:tabs>
          </w:pPr>
        </w:pPrChange>
      </w:pPr>
      <w:ins w:id="2265" w:author="ITD-STU" w:date="2021-05-24T15:02:00Z">
        <w:r w:rsidRPr="00BE34AD">
          <w:rPr>
            <w:rStyle w:val="Hyperlink"/>
            <w:rFonts w:ascii="Times New Roman" w:hAnsi="Times New Roman" w:cs="Times New Roman"/>
            <w:noProof/>
            <w:sz w:val="24"/>
            <w:szCs w:val="24"/>
            <w:rPrChange w:id="2266"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267"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268" w:author="Windows User" w:date="2021-05-24T15:40:00Z">
              <w:rPr>
                <w:noProof/>
              </w:rPr>
            </w:rPrChange>
          </w:rPr>
          <w:instrText>HYPERLINK \l "_Toc72760974"</w:instrText>
        </w:r>
        <w:r w:rsidRPr="00BE34AD">
          <w:rPr>
            <w:rStyle w:val="Hyperlink"/>
            <w:rFonts w:ascii="Times New Roman" w:hAnsi="Times New Roman" w:cs="Times New Roman"/>
            <w:noProof/>
            <w:sz w:val="24"/>
            <w:szCs w:val="24"/>
            <w:rPrChange w:id="2269"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270"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271" w:author="Windows User" w:date="2021-05-24T15:40:00Z">
              <w:rPr>
                <w:rStyle w:val="Hyperlink"/>
                <w:rFonts w:ascii="Times New Roman" w:hAnsi="Times New Roman" w:cs="Times New Roman"/>
                <w:noProof/>
              </w:rPr>
            </w:rPrChange>
          </w:rPr>
          <w:t xml:space="preserve">Potongan Kode 6. </w:t>
        </w:r>
        <w:r w:rsidRPr="00BE34AD">
          <w:rPr>
            <w:rStyle w:val="Hyperlink"/>
            <w:rFonts w:ascii="Times New Roman" w:hAnsi="Times New Roman" w:cs="Times New Roman"/>
            <w:i/>
            <w:noProof/>
            <w:sz w:val="24"/>
            <w:szCs w:val="24"/>
            <w:rPrChange w:id="2272" w:author="Windows User" w:date="2021-05-24T15:40:00Z">
              <w:rPr>
                <w:rStyle w:val="Hyperlink"/>
                <w:rFonts w:ascii="Times New Roman" w:hAnsi="Times New Roman" w:cs="Times New Roman"/>
                <w:i/>
                <w:noProof/>
              </w:rPr>
            </w:rPrChange>
          </w:rPr>
          <w:t>Bar Chart</w:t>
        </w:r>
        <w:r w:rsidRPr="00BE34AD">
          <w:rPr>
            <w:rFonts w:ascii="Times New Roman" w:hAnsi="Times New Roman" w:cs="Times New Roman"/>
            <w:noProof/>
            <w:webHidden/>
            <w:sz w:val="24"/>
            <w:szCs w:val="24"/>
            <w:rPrChange w:id="2273" w:author="Windows User" w:date="2021-05-24T15:40:00Z">
              <w:rPr>
                <w:noProof/>
                <w:webHidden/>
              </w:rPr>
            </w:rPrChange>
          </w:rPr>
          <w:tab/>
        </w:r>
        <w:r w:rsidRPr="00BE34AD">
          <w:rPr>
            <w:rFonts w:ascii="Times New Roman" w:hAnsi="Times New Roman" w:cs="Times New Roman"/>
            <w:noProof/>
            <w:webHidden/>
            <w:sz w:val="24"/>
            <w:szCs w:val="24"/>
            <w:rPrChange w:id="2274" w:author="Windows User" w:date="2021-05-24T15:40:00Z">
              <w:rPr>
                <w:noProof/>
                <w:webHidden/>
              </w:rPr>
            </w:rPrChange>
          </w:rPr>
          <w:fldChar w:fldCharType="begin"/>
        </w:r>
        <w:r w:rsidRPr="00BE34AD">
          <w:rPr>
            <w:rFonts w:ascii="Times New Roman" w:hAnsi="Times New Roman" w:cs="Times New Roman"/>
            <w:noProof/>
            <w:webHidden/>
            <w:sz w:val="24"/>
            <w:szCs w:val="24"/>
            <w:rPrChange w:id="2275" w:author="Windows User" w:date="2021-05-24T15:40:00Z">
              <w:rPr>
                <w:noProof/>
                <w:webHidden/>
              </w:rPr>
            </w:rPrChange>
          </w:rPr>
          <w:instrText xml:space="preserve"> PAGEREF _Toc72760974 \h </w:instrText>
        </w:r>
      </w:ins>
      <w:r w:rsidRPr="00BE34AD">
        <w:rPr>
          <w:rFonts w:ascii="Times New Roman" w:hAnsi="Times New Roman" w:cs="Times New Roman"/>
          <w:noProof/>
          <w:webHidden/>
          <w:sz w:val="24"/>
          <w:szCs w:val="24"/>
          <w:rPrChange w:id="2276"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277" w:author="Windows User" w:date="2021-05-24T15:40:00Z">
            <w:rPr>
              <w:noProof/>
              <w:webHidden/>
            </w:rPr>
          </w:rPrChange>
        </w:rPr>
        <w:fldChar w:fldCharType="separate"/>
      </w:r>
      <w:ins w:id="2278" w:author="Windows User" w:date="2021-05-24T15:28:00Z">
        <w:r w:rsidR="00C11C0E" w:rsidRPr="00BE34AD">
          <w:rPr>
            <w:rFonts w:ascii="Times New Roman" w:hAnsi="Times New Roman" w:cs="Times New Roman"/>
            <w:noProof/>
            <w:webHidden/>
            <w:sz w:val="24"/>
            <w:szCs w:val="24"/>
            <w:rPrChange w:id="2279" w:author="Windows User" w:date="2021-05-24T15:40:00Z">
              <w:rPr>
                <w:rFonts w:ascii="Times New Roman" w:hAnsi="Times New Roman" w:cs="Times New Roman"/>
                <w:noProof/>
                <w:webHidden/>
              </w:rPr>
            </w:rPrChange>
          </w:rPr>
          <w:t>10</w:t>
        </w:r>
      </w:ins>
      <w:ins w:id="2280" w:author="ITD-STU" w:date="2021-05-24T15:02:00Z">
        <w:del w:id="2281" w:author="Windows User" w:date="2021-05-24T15:28:00Z">
          <w:r w:rsidRPr="00BE34AD" w:rsidDel="00C11C0E">
            <w:rPr>
              <w:rFonts w:ascii="Times New Roman" w:hAnsi="Times New Roman" w:cs="Times New Roman"/>
              <w:noProof/>
              <w:webHidden/>
              <w:sz w:val="24"/>
              <w:szCs w:val="24"/>
              <w:rPrChange w:id="2282" w:author="Windows User" w:date="2021-05-24T15:40:00Z">
                <w:rPr>
                  <w:noProof/>
                  <w:webHidden/>
                </w:rPr>
              </w:rPrChange>
            </w:rPr>
            <w:delText>10</w:delText>
          </w:r>
        </w:del>
        <w:r w:rsidRPr="00BE34AD">
          <w:rPr>
            <w:rFonts w:ascii="Times New Roman" w:hAnsi="Times New Roman" w:cs="Times New Roman"/>
            <w:noProof/>
            <w:webHidden/>
            <w:sz w:val="24"/>
            <w:szCs w:val="24"/>
            <w:rPrChange w:id="2283"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284" w:author="Windows User" w:date="2021-05-24T15:40:00Z">
              <w:rPr>
                <w:rStyle w:val="Hyperlink"/>
                <w:noProof/>
              </w:rPr>
            </w:rPrChange>
          </w:rPr>
          <w:fldChar w:fldCharType="end"/>
        </w:r>
      </w:ins>
    </w:p>
    <w:p w14:paraId="43A51BDC" w14:textId="69F1D978" w:rsidR="00BC51A5" w:rsidRPr="00BE34AD" w:rsidRDefault="00BC51A5">
      <w:pPr>
        <w:pStyle w:val="TableofFigures"/>
        <w:tabs>
          <w:tab w:val="right" w:leader="dot" w:pos="9350"/>
        </w:tabs>
        <w:spacing w:line="360" w:lineRule="auto"/>
        <w:rPr>
          <w:ins w:id="2285" w:author="ITD-STU" w:date="2021-05-24T15:02:00Z"/>
          <w:rFonts w:ascii="Times New Roman" w:eastAsiaTheme="minorEastAsia" w:hAnsi="Times New Roman" w:cs="Times New Roman"/>
          <w:noProof/>
          <w:sz w:val="24"/>
          <w:szCs w:val="24"/>
          <w:rPrChange w:id="2286" w:author="Windows User" w:date="2021-05-24T15:40:00Z">
            <w:rPr>
              <w:ins w:id="2287" w:author="ITD-STU" w:date="2021-05-24T15:02:00Z"/>
              <w:rFonts w:asciiTheme="minorHAnsi" w:eastAsiaTheme="minorEastAsia" w:hAnsiTheme="minorHAnsi" w:cstheme="minorBidi"/>
              <w:noProof/>
            </w:rPr>
          </w:rPrChange>
        </w:rPr>
        <w:pPrChange w:id="2288" w:author="Windows User" w:date="2021-05-24T15:40:00Z">
          <w:pPr>
            <w:pStyle w:val="TableofFigures"/>
            <w:tabs>
              <w:tab w:val="right" w:leader="dot" w:pos="9350"/>
            </w:tabs>
          </w:pPr>
        </w:pPrChange>
      </w:pPr>
      <w:ins w:id="2289" w:author="ITD-STU" w:date="2021-05-24T15:02:00Z">
        <w:r w:rsidRPr="00BE34AD">
          <w:rPr>
            <w:rStyle w:val="Hyperlink"/>
            <w:rFonts w:ascii="Times New Roman" w:hAnsi="Times New Roman" w:cs="Times New Roman"/>
            <w:noProof/>
            <w:sz w:val="24"/>
            <w:szCs w:val="24"/>
            <w:rPrChange w:id="2290"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291"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292" w:author="Windows User" w:date="2021-05-24T15:40:00Z">
              <w:rPr>
                <w:noProof/>
              </w:rPr>
            </w:rPrChange>
          </w:rPr>
          <w:instrText>HYPERLINK \l "_Toc72760975"</w:instrText>
        </w:r>
        <w:r w:rsidRPr="00BE34AD">
          <w:rPr>
            <w:rStyle w:val="Hyperlink"/>
            <w:rFonts w:ascii="Times New Roman" w:hAnsi="Times New Roman" w:cs="Times New Roman"/>
            <w:noProof/>
            <w:sz w:val="24"/>
            <w:szCs w:val="24"/>
            <w:rPrChange w:id="2293"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294"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295" w:author="Windows User" w:date="2021-05-24T15:40:00Z">
              <w:rPr>
                <w:rStyle w:val="Hyperlink"/>
                <w:rFonts w:ascii="Times New Roman" w:hAnsi="Times New Roman" w:cs="Times New Roman"/>
                <w:noProof/>
              </w:rPr>
            </w:rPrChange>
          </w:rPr>
          <w:t xml:space="preserve">Potongan Kode 7. </w:t>
        </w:r>
        <w:r w:rsidRPr="00BE34AD">
          <w:rPr>
            <w:rStyle w:val="Hyperlink"/>
            <w:rFonts w:ascii="Times New Roman" w:hAnsi="Times New Roman" w:cs="Times New Roman"/>
            <w:i/>
            <w:noProof/>
            <w:sz w:val="24"/>
            <w:szCs w:val="24"/>
            <w:rPrChange w:id="2296" w:author="Windows User" w:date="2021-05-24T15:40:00Z">
              <w:rPr>
                <w:rStyle w:val="Hyperlink"/>
                <w:rFonts w:ascii="Times New Roman" w:hAnsi="Times New Roman" w:cs="Times New Roman"/>
                <w:i/>
                <w:noProof/>
              </w:rPr>
            </w:rPrChange>
          </w:rPr>
          <w:t>Funnel Chart</w:t>
        </w:r>
        <w:r w:rsidRPr="00BE34AD">
          <w:rPr>
            <w:rFonts w:ascii="Times New Roman" w:hAnsi="Times New Roman" w:cs="Times New Roman"/>
            <w:noProof/>
            <w:webHidden/>
            <w:sz w:val="24"/>
            <w:szCs w:val="24"/>
            <w:rPrChange w:id="2297" w:author="Windows User" w:date="2021-05-24T15:40:00Z">
              <w:rPr>
                <w:noProof/>
                <w:webHidden/>
              </w:rPr>
            </w:rPrChange>
          </w:rPr>
          <w:tab/>
        </w:r>
        <w:r w:rsidRPr="00BE34AD">
          <w:rPr>
            <w:rFonts w:ascii="Times New Roman" w:hAnsi="Times New Roman" w:cs="Times New Roman"/>
            <w:noProof/>
            <w:webHidden/>
            <w:sz w:val="24"/>
            <w:szCs w:val="24"/>
            <w:rPrChange w:id="2298" w:author="Windows User" w:date="2021-05-24T15:40:00Z">
              <w:rPr>
                <w:noProof/>
                <w:webHidden/>
              </w:rPr>
            </w:rPrChange>
          </w:rPr>
          <w:fldChar w:fldCharType="begin"/>
        </w:r>
        <w:r w:rsidRPr="00BE34AD">
          <w:rPr>
            <w:rFonts w:ascii="Times New Roman" w:hAnsi="Times New Roman" w:cs="Times New Roman"/>
            <w:noProof/>
            <w:webHidden/>
            <w:sz w:val="24"/>
            <w:szCs w:val="24"/>
            <w:rPrChange w:id="2299" w:author="Windows User" w:date="2021-05-24T15:40:00Z">
              <w:rPr>
                <w:noProof/>
                <w:webHidden/>
              </w:rPr>
            </w:rPrChange>
          </w:rPr>
          <w:instrText xml:space="preserve"> PAGEREF _Toc72760975 \h </w:instrText>
        </w:r>
      </w:ins>
      <w:r w:rsidRPr="00BE34AD">
        <w:rPr>
          <w:rFonts w:ascii="Times New Roman" w:hAnsi="Times New Roman" w:cs="Times New Roman"/>
          <w:noProof/>
          <w:webHidden/>
          <w:sz w:val="24"/>
          <w:szCs w:val="24"/>
          <w:rPrChange w:id="2300"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301" w:author="Windows User" w:date="2021-05-24T15:40:00Z">
            <w:rPr>
              <w:noProof/>
              <w:webHidden/>
            </w:rPr>
          </w:rPrChange>
        </w:rPr>
        <w:fldChar w:fldCharType="separate"/>
      </w:r>
      <w:ins w:id="2302" w:author="Windows User" w:date="2021-05-24T15:28:00Z">
        <w:r w:rsidR="00C11C0E" w:rsidRPr="00BE34AD">
          <w:rPr>
            <w:rFonts w:ascii="Times New Roman" w:hAnsi="Times New Roman" w:cs="Times New Roman"/>
            <w:noProof/>
            <w:webHidden/>
            <w:sz w:val="24"/>
            <w:szCs w:val="24"/>
            <w:rPrChange w:id="2303" w:author="Windows User" w:date="2021-05-24T15:40:00Z">
              <w:rPr>
                <w:rFonts w:ascii="Times New Roman" w:hAnsi="Times New Roman" w:cs="Times New Roman"/>
                <w:noProof/>
                <w:webHidden/>
              </w:rPr>
            </w:rPrChange>
          </w:rPr>
          <w:t>10</w:t>
        </w:r>
      </w:ins>
      <w:ins w:id="2304" w:author="ITD-STU" w:date="2021-05-24T15:02:00Z">
        <w:del w:id="2305" w:author="Windows User" w:date="2021-05-24T15:28:00Z">
          <w:r w:rsidRPr="00BE34AD" w:rsidDel="00C11C0E">
            <w:rPr>
              <w:rFonts w:ascii="Times New Roman" w:hAnsi="Times New Roman" w:cs="Times New Roman"/>
              <w:noProof/>
              <w:webHidden/>
              <w:sz w:val="24"/>
              <w:szCs w:val="24"/>
              <w:rPrChange w:id="2306" w:author="Windows User" w:date="2021-05-24T15:40:00Z">
                <w:rPr>
                  <w:noProof/>
                  <w:webHidden/>
                </w:rPr>
              </w:rPrChange>
            </w:rPr>
            <w:delText>10</w:delText>
          </w:r>
        </w:del>
        <w:r w:rsidRPr="00BE34AD">
          <w:rPr>
            <w:rFonts w:ascii="Times New Roman" w:hAnsi="Times New Roman" w:cs="Times New Roman"/>
            <w:noProof/>
            <w:webHidden/>
            <w:sz w:val="24"/>
            <w:szCs w:val="24"/>
            <w:rPrChange w:id="2307"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308" w:author="Windows User" w:date="2021-05-24T15:40:00Z">
              <w:rPr>
                <w:rStyle w:val="Hyperlink"/>
                <w:noProof/>
              </w:rPr>
            </w:rPrChange>
          </w:rPr>
          <w:fldChar w:fldCharType="end"/>
        </w:r>
      </w:ins>
    </w:p>
    <w:p w14:paraId="302A8CAE" w14:textId="30F7FD18" w:rsidR="00BC51A5" w:rsidRPr="00BE34AD" w:rsidRDefault="00BC51A5">
      <w:pPr>
        <w:pStyle w:val="TableofFigures"/>
        <w:tabs>
          <w:tab w:val="right" w:leader="dot" w:pos="9350"/>
        </w:tabs>
        <w:spacing w:line="360" w:lineRule="auto"/>
        <w:rPr>
          <w:ins w:id="2309" w:author="ITD-STU" w:date="2021-05-24T15:02:00Z"/>
          <w:rFonts w:ascii="Times New Roman" w:eastAsiaTheme="minorEastAsia" w:hAnsi="Times New Roman" w:cs="Times New Roman"/>
          <w:noProof/>
          <w:sz w:val="24"/>
          <w:szCs w:val="24"/>
          <w:rPrChange w:id="2310" w:author="Windows User" w:date="2021-05-24T15:40:00Z">
            <w:rPr>
              <w:ins w:id="2311" w:author="ITD-STU" w:date="2021-05-24T15:02:00Z"/>
              <w:rFonts w:asciiTheme="minorHAnsi" w:eastAsiaTheme="minorEastAsia" w:hAnsiTheme="minorHAnsi" w:cstheme="minorBidi"/>
              <w:noProof/>
            </w:rPr>
          </w:rPrChange>
        </w:rPr>
        <w:pPrChange w:id="2312" w:author="Windows User" w:date="2021-05-24T15:40:00Z">
          <w:pPr>
            <w:pStyle w:val="TableofFigures"/>
            <w:tabs>
              <w:tab w:val="right" w:leader="dot" w:pos="9350"/>
            </w:tabs>
          </w:pPr>
        </w:pPrChange>
      </w:pPr>
      <w:ins w:id="2313" w:author="ITD-STU" w:date="2021-05-24T15:02:00Z">
        <w:r w:rsidRPr="00BE34AD">
          <w:rPr>
            <w:rStyle w:val="Hyperlink"/>
            <w:rFonts w:ascii="Times New Roman" w:hAnsi="Times New Roman" w:cs="Times New Roman"/>
            <w:noProof/>
            <w:sz w:val="24"/>
            <w:szCs w:val="24"/>
            <w:rPrChange w:id="2314"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315"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316" w:author="Windows User" w:date="2021-05-24T15:40:00Z">
              <w:rPr>
                <w:noProof/>
              </w:rPr>
            </w:rPrChange>
          </w:rPr>
          <w:instrText>HYPERLINK \l "_Toc72760976"</w:instrText>
        </w:r>
        <w:r w:rsidRPr="00BE34AD">
          <w:rPr>
            <w:rStyle w:val="Hyperlink"/>
            <w:rFonts w:ascii="Times New Roman" w:hAnsi="Times New Roman" w:cs="Times New Roman"/>
            <w:noProof/>
            <w:sz w:val="24"/>
            <w:szCs w:val="24"/>
            <w:rPrChange w:id="2317"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318"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319" w:author="Windows User" w:date="2021-05-24T15:40:00Z">
              <w:rPr>
                <w:rStyle w:val="Hyperlink"/>
                <w:rFonts w:ascii="Times New Roman" w:hAnsi="Times New Roman" w:cs="Times New Roman"/>
                <w:noProof/>
              </w:rPr>
            </w:rPrChange>
          </w:rPr>
          <w:t>Potongan Kode 8. EDA pada dataset parquet</w:t>
        </w:r>
        <w:r w:rsidRPr="00BE34AD">
          <w:rPr>
            <w:rFonts w:ascii="Times New Roman" w:hAnsi="Times New Roman" w:cs="Times New Roman"/>
            <w:noProof/>
            <w:webHidden/>
            <w:sz w:val="24"/>
            <w:szCs w:val="24"/>
            <w:rPrChange w:id="2320" w:author="Windows User" w:date="2021-05-24T15:40:00Z">
              <w:rPr>
                <w:noProof/>
                <w:webHidden/>
              </w:rPr>
            </w:rPrChange>
          </w:rPr>
          <w:tab/>
        </w:r>
        <w:r w:rsidRPr="00BE34AD">
          <w:rPr>
            <w:rFonts w:ascii="Times New Roman" w:hAnsi="Times New Roman" w:cs="Times New Roman"/>
            <w:noProof/>
            <w:webHidden/>
            <w:sz w:val="24"/>
            <w:szCs w:val="24"/>
            <w:rPrChange w:id="2321" w:author="Windows User" w:date="2021-05-24T15:40:00Z">
              <w:rPr>
                <w:noProof/>
                <w:webHidden/>
              </w:rPr>
            </w:rPrChange>
          </w:rPr>
          <w:fldChar w:fldCharType="begin"/>
        </w:r>
        <w:r w:rsidRPr="00BE34AD">
          <w:rPr>
            <w:rFonts w:ascii="Times New Roman" w:hAnsi="Times New Roman" w:cs="Times New Roman"/>
            <w:noProof/>
            <w:webHidden/>
            <w:sz w:val="24"/>
            <w:szCs w:val="24"/>
            <w:rPrChange w:id="2322" w:author="Windows User" w:date="2021-05-24T15:40:00Z">
              <w:rPr>
                <w:noProof/>
                <w:webHidden/>
              </w:rPr>
            </w:rPrChange>
          </w:rPr>
          <w:instrText xml:space="preserve"> PAGEREF _Toc72760976 \h </w:instrText>
        </w:r>
      </w:ins>
      <w:r w:rsidRPr="00BE34AD">
        <w:rPr>
          <w:rFonts w:ascii="Times New Roman" w:hAnsi="Times New Roman" w:cs="Times New Roman"/>
          <w:noProof/>
          <w:webHidden/>
          <w:sz w:val="24"/>
          <w:szCs w:val="24"/>
          <w:rPrChange w:id="2323"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324" w:author="Windows User" w:date="2021-05-24T15:40:00Z">
            <w:rPr>
              <w:noProof/>
              <w:webHidden/>
            </w:rPr>
          </w:rPrChange>
        </w:rPr>
        <w:fldChar w:fldCharType="separate"/>
      </w:r>
      <w:ins w:id="2325" w:author="Windows User" w:date="2021-05-24T15:28:00Z">
        <w:r w:rsidR="00C11C0E" w:rsidRPr="00BE34AD">
          <w:rPr>
            <w:rFonts w:ascii="Times New Roman" w:hAnsi="Times New Roman" w:cs="Times New Roman"/>
            <w:noProof/>
            <w:webHidden/>
            <w:sz w:val="24"/>
            <w:szCs w:val="24"/>
            <w:rPrChange w:id="2326" w:author="Windows User" w:date="2021-05-24T15:40:00Z">
              <w:rPr>
                <w:rFonts w:ascii="Times New Roman" w:hAnsi="Times New Roman" w:cs="Times New Roman"/>
                <w:noProof/>
                <w:webHidden/>
              </w:rPr>
            </w:rPrChange>
          </w:rPr>
          <w:t>10</w:t>
        </w:r>
      </w:ins>
      <w:ins w:id="2327" w:author="ITD-STU" w:date="2021-05-24T15:02:00Z">
        <w:del w:id="2328" w:author="Windows User" w:date="2021-05-24T15:28:00Z">
          <w:r w:rsidRPr="00BE34AD" w:rsidDel="00C11C0E">
            <w:rPr>
              <w:rFonts w:ascii="Times New Roman" w:hAnsi="Times New Roman" w:cs="Times New Roman"/>
              <w:noProof/>
              <w:webHidden/>
              <w:sz w:val="24"/>
              <w:szCs w:val="24"/>
              <w:rPrChange w:id="2329" w:author="Windows User" w:date="2021-05-24T15:40:00Z">
                <w:rPr>
                  <w:noProof/>
                  <w:webHidden/>
                </w:rPr>
              </w:rPrChange>
            </w:rPr>
            <w:delText>10</w:delText>
          </w:r>
        </w:del>
        <w:r w:rsidRPr="00BE34AD">
          <w:rPr>
            <w:rFonts w:ascii="Times New Roman" w:hAnsi="Times New Roman" w:cs="Times New Roman"/>
            <w:noProof/>
            <w:webHidden/>
            <w:sz w:val="24"/>
            <w:szCs w:val="24"/>
            <w:rPrChange w:id="2330"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331" w:author="Windows User" w:date="2021-05-24T15:40:00Z">
              <w:rPr>
                <w:rStyle w:val="Hyperlink"/>
                <w:noProof/>
              </w:rPr>
            </w:rPrChange>
          </w:rPr>
          <w:fldChar w:fldCharType="end"/>
        </w:r>
      </w:ins>
    </w:p>
    <w:p w14:paraId="6B63CD2B" w14:textId="2AF3E0BA" w:rsidR="00BC51A5" w:rsidRPr="00BE34AD" w:rsidRDefault="00BC51A5">
      <w:pPr>
        <w:pStyle w:val="TableofFigures"/>
        <w:tabs>
          <w:tab w:val="right" w:leader="dot" w:pos="9350"/>
        </w:tabs>
        <w:spacing w:line="360" w:lineRule="auto"/>
        <w:rPr>
          <w:ins w:id="2332" w:author="ITD-STU" w:date="2021-05-24T15:02:00Z"/>
          <w:rFonts w:ascii="Times New Roman" w:eastAsiaTheme="minorEastAsia" w:hAnsi="Times New Roman" w:cs="Times New Roman"/>
          <w:noProof/>
          <w:sz w:val="24"/>
          <w:szCs w:val="24"/>
          <w:rPrChange w:id="2333" w:author="Windows User" w:date="2021-05-24T15:40:00Z">
            <w:rPr>
              <w:ins w:id="2334" w:author="ITD-STU" w:date="2021-05-24T15:02:00Z"/>
              <w:rFonts w:asciiTheme="minorHAnsi" w:eastAsiaTheme="minorEastAsia" w:hAnsiTheme="minorHAnsi" w:cstheme="minorBidi"/>
              <w:noProof/>
            </w:rPr>
          </w:rPrChange>
        </w:rPr>
        <w:pPrChange w:id="2335" w:author="Windows User" w:date="2021-05-24T15:40:00Z">
          <w:pPr>
            <w:pStyle w:val="TableofFigures"/>
            <w:tabs>
              <w:tab w:val="right" w:leader="dot" w:pos="9350"/>
            </w:tabs>
          </w:pPr>
        </w:pPrChange>
      </w:pPr>
      <w:ins w:id="2336" w:author="ITD-STU" w:date="2021-05-24T15:02:00Z">
        <w:r w:rsidRPr="00BE34AD">
          <w:rPr>
            <w:rStyle w:val="Hyperlink"/>
            <w:rFonts w:ascii="Times New Roman" w:hAnsi="Times New Roman" w:cs="Times New Roman"/>
            <w:noProof/>
            <w:sz w:val="24"/>
            <w:szCs w:val="24"/>
            <w:rPrChange w:id="2337"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338"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339" w:author="Windows User" w:date="2021-05-24T15:40:00Z">
              <w:rPr>
                <w:noProof/>
              </w:rPr>
            </w:rPrChange>
          </w:rPr>
          <w:instrText>HYPERLINK \l "_Toc72760977"</w:instrText>
        </w:r>
        <w:r w:rsidRPr="00BE34AD">
          <w:rPr>
            <w:rStyle w:val="Hyperlink"/>
            <w:rFonts w:ascii="Times New Roman" w:hAnsi="Times New Roman" w:cs="Times New Roman"/>
            <w:noProof/>
            <w:sz w:val="24"/>
            <w:szCs w:val="24"/>
            <w:rPrChange w:id="2340"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341"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342" w:author="Windows User" w:date="2021-05-24T15:40:00Z">
              <w:rPr>
                <w:rStyle w:val="Hyperlink"/>
                <w:rFonts w:ascii="Times New Roman" w:hAnsi="Times New Roman" w:cs="Times New Roman"/>
                <w:noProof/>
              </w:rPr>
            </w:rPrChange>
          </w:rPr>
          <w:t xml:space="preserve">Potongan Kode 9. Mencari </w:t>
        </w:r>
        <w:r w:rsidRPr="00BE34AD">
          <w:rPr>
            <w:rStyle w:val="Hyperlink"/>
            <w:rFonts w:ascii="Times New Roman" w:hAnsi="Times New Roman" w:cs="Times New Roman"/>
            <w:i/>
            <w:noProof/>
            <w:sz w:val="24"/>
            <w:szCs w:val="24"/>
            <w:rPrChange w:id="2343" w:author="Windows User" w:date="2021-05-24T15:40:00Z">
              <w:rPr>
                <w:rStyle w:val="Hyperlink"/>
                <w:rFonts w:ascii="Times New Roman" w:hAnsi="Times New Roman" w:cs="Times New Roman"/>
                <w:i/>
                <w:noProof/>
              </w:rPr>
            </w:rPrChange>
          </w:rPr>
          <w:t>review</w:t>
        </w:r>
        <w:r w:rsidRPr="00BE34AD">
          <w:rPr>
            <w:rStyle w:val="Hyperlink"/>
            <w:rFonts w:ascii="Times New Roman" w:hAnsi="Times New Roman" w:cs="Times New Roman"/>
            <w:noProof/>
            <w:sz w:val="24"/>
            <w:szCs w:val="24"/>
            <w:rPrChange w:id="2344" w:author="Windows User" w:date="2021-05-24T15:40:00Z">
              <w:rPr>
                <w:rStyle w:val="Hyperlink"/>
                <w:rFonts w:ascii="Times New Roman" w:hAnsi="Times New Roman" w:cs="Times New Roman"/>
                <w:noProof/>
              </w:rPr>
            </w:rPrChange>
          </w:rPr>
          <w:t xml:space="preserve"> positif</w:t>
        </w:r>
        <w:r w:rsidRPr="00BE34AD">
          <w:rPr>
            <w:rFonts w:ascii="Times New Roman" w:hAnsi="Times New Roman" w:cs="Times New Roman"/>
            <w:noProof/>
            <w:webHidden/>
            <w:sz w:val="24"/>
            <w:szCs w:val="24"/>
            <w:rPrChange w:id="2345" w:author="Windows User" w:date="2021-05-24T15:40:00Z">
              <w:rPr>
                <w:noProof/>
                <w:webHidden/>
              </w:rPr>
            </w:rPrChange>
          </w:rPr>
          <w:tab/>
        </w:r>
        <w:r w:rsidRPr="00BE34AD">
          <w:rPr>
            <w:rFonts w:ascii="Times New Roman" w:hAnsi="Times New Roman" w:cs="Times New Roman"/>
            <w:noProof/>
            <w:webHidden/>
            <w:sz w:val="24"/>
            <w:szCs w:val="24"/>
            <w:rPrChange w:id="2346" w:author="Windows User" w:date="2021-05-24T15:40:00Z">
              <w:rPr>
                <w:noProof/>
                <w:webHidden/>
              </w:rPr>
            </w:rPrChange>
          </w:rPr>
          <w:fldChar w:fldCharType="begin"/>
        </w:r>
        <w:r w:rsidRPr="00BE34AD">
          <w:rPr>
            <w:rFonts w:ascii="Times New Roman" w:hAnsi="Times New Roman" w:cs="Times New Roman"/>
            <w:noProof/>
            <w:webHidden/>
            <w:sz w:val="24"/>
            <w:szCs w:val="24"/>
            <w:rPrChange w:id="2347" w:author="Windows User" w:date="2021-05-24T15:40:00Z">
              <w:rPr>
                <w:noProof/>
                <w:webHidden/>
              </w:rPr>
            </w:rPrChange>
          </w:rPr>
          <w:instrText xml:space="preserve"> PAGEREF _Toc72760977 \h </w:instrText>
        </w:r>
      </w:ins>
      <w:r w:rsidRPr="00BE34AD">
        <w:rPr>
          <w:rFonts w:ascii="Times New Roman" w:hAnsi="Times New Roman" w:cs="Times New Roman"/>
          <w:noProof/>
          <w:webHidden/>
          <w:sz w:val="24"/>
          <w:szCs w:val="24"/>
          <w:rPrChange w:id="2348"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349" w:author="Windows User" w:date="2021-05-24T15:40:00Z">
            <w:rPr>
              <w:noProof/>
              <w:webHidden/>
            </w:rPr>
          </w:rPrChange>
        </w:rPr>
        <w:fldChar w:fldCharType="separate"/>
      </w:r>
      <w:ins w:id="2350" w:author="Windows User" w:date="2021-05-24T15:28:00Z">
        <w:r w:rsidR="00C11C0E" w:rsidRPr="00BE34AD">
          <w:rPr>
            <w:rFonts w:ascii="Times New Roman" w:hAnsi="Times New Roman" w:cs="Times New Roman"/>
            <w:noProof/>
            <w:webHidden/>
            <w:sz w:val="24"/>
            <w:szCs w:val="24"/>
            <w:rPrChange w:id="2351" w:author="Windows User" w:date="2021-05-24T15:40:00Z">
              <w:rPr>
                <w:rFonts w:ascii="Times New Roman" w:hAnsi="Times New Roman" w:cs="Times New Roman"/>
                <w:noProof/>
                <w:webHidden/>
              </w:rPr>
            </w:rPrChange>
          </w:rPr>
          <w:t>11</w:t>
        </w:r>
      </w:ins>
      <w:ins w:id="2352" w:author="ITD-STU" w:date="2021-05-24T15:02:00Z">
        <w:del w:id="2353" w:author="Windows User" w:date="2021-05-24T15:28:00Z">
          <w:r w:rsidRPr="00BE34AD" w:rsidDel="00C11C0E">
            <w:rPr>
              <w:rFonts w:ascii="Times New Roman" w:hAnsi="Times New Roman" w:cs="Times New Roman"/>
              <w:noProof/>
              <w:webHidden/>
              <w:sz w:val="24"/>
              <w:szCs w:val="24"/>
              <w:rPrChange w:id="2354" w:author="Windows User" w:date="2021-05-24T15:40:00Z">
                <w:rPr>
                  <w:noProof/>
                  <w:webHidden/>
                </w:rPr>
              </w:rPrChange>
            </w:rPr>
            <w:delText>11</w:delText>
          </w:r>
        </w:del>
        <w:r w:rsidRPr="00BE34AD">
          <w:rPr>
            <w:rFonts w:ascii="Times New Roman" w:hAnsi="Times New Roman" w:cs="Times New Roman"/>
            <w:noProof/>
            <w:webHidden/>
            <w:sz w:val="24"/>
            <w:szCs w:val="24"/>
            <w:rPrChange w:id="2355"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356" w:author="Windows User" w:date="2021-05-24T15:40:00Z">
              <w:rPr>
                <w:rStyle w:val="Hyperlink"/>
                <w:noProof/>
              </w:rPr>
            </w:rPrChange>
          </w:rPr>
          <w:fldChar w:fldCharType="end"/>
        </w:r>
      </w:ins>
    </w:p>
    <w:p w14:paraId="6EC2E247" w14:textId="6A60E101" w:rsidR="00BC51A5" w:rsidRPr="00BE34AD" w:rsidRDefault="00BC51A5">
      <w:pPr>
        <w:pStyle w:val="TableofFigures"/>
        <w:tabs>
          <w:tab w:val="right" w:leader="dot" w:pos="9350"/>
        </w:tabs>
        <w:spacing w:line="360" w:lineRule="auto"/>
        <w:rPr>
          <w:ins w:id="2357" w:author="ITD-STU" w:date="2021-05-24T15:02:00Z"/>
          <w:rFonts w:ascii="Times New Roman" w:eastAsiaTheme="minorEastAsia" w:hAnsi="Times New Roman" w:cs="Times New Roman"/>
          <w:noProof/>
          <w:sz w:val="24"/>
          <w:szCs w:val="24"/>
          <w:rPrChange w:id="2358" w:author="Windows User" w:date="2021-05-24T15:40:00Z">
            <w:rPr>
              <w:ins w:id="2359" w:author="ITD-STU" w:date="2021-05-24T15:02:00Z"/>
              <w:rFonts w:asciiTheme="minorHAnsi" w:eastAsiaTheme="minorEastAsia" w:hAnsiTheme="minorHAnsi" w:cstheme="minorBidi"/>
              <w:noProof/>
            </w:rPr>
          </w:rPrChange>
        </w:rPr>
        <w:pPrChange w:id="2360" w:author="Windows User" w:date="2021-05-24T15:40:00Z">
          <w:pPr>
            <w:pStyle w:val="TableofFigures"/>
            <w:tabs>
              <w:tab w:val="right" w:leader="dot" w:pos="9350"/>
            </w:tabs>
          </w:pPr>
        </w:pPrChange>
      </w:pPr>
      <w:ins w:id="2361" w:author="ITD-STU" w:date="2021-05-24T15:02:00Z">
        <w:r w:rsidRPr="00BE34AD">
          <w:rPr>
            <w:rStyle w:val="Hyperlink"/>
            <w:rFonts w:ascii="Times New Roman" w:hAnsi="Times New Roman" w:cs="Times New Roman"/>
            <w:noProof/>
            <w:sz w:val="24"/>
            <w:szCs w:val="24"/>
            <w:rPrChange w:id="2362"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363"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364" w:author="Windows User" w:date="2021-05-24T15:40:00Z">
              <w:rPr>
                <w:noProof/>
              </w:rPr>
            </w:rPrChange>
          </w:rPr>
          <w:instrText>HYPERLINK \l "_Toc72760978"</w:instrText>
        </w:r>
        <w:r w:rsidRPr="00BE34AD">
          <w:rPr>
            <w:rStyle w:val="Hyperlink"/>
            <w:rFonts w:ascii="Times New Roman" w:hAnsi="Times New Roman" w:cs="Times New Roman"/>
            <w:noProof/>
            <w:sz w:val="24"/>
            <w:szCs w:val="24"/>
            <w:rPrChange w:id="2365"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366"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367" w:author="Windows User" w:date="2021-05-24T15:40:00Z">
              <w:rPr>
                <w:rStyle w:val="Hyperlink"/>
                <w:rFonts w:ascii="Times New Roman" w:hAnsi="Times New Roman" w:cs="Times New Roman"/>
                <w:noProof/>
              </w:rPr>
            </w:rPrChange>
          </w:rPr>
          <w:t xml:space="preserve">Potongan Kode 10. Mencari </w:t>
        </w:r>
        <w:r w:rsidRPr="00BE34AD">
          <w:rPr>
            <w:rStyle w:val="Hyperlink"/>
            <w:rFonts w:ascii="Times New Roman" w:hAnsi="Times New Roman" w:cs="Times New Roman"/>
            <w:i/>
            <w:noProof/>
            <w:sz w:val="24"/>
            <w:szCs w:val="24"/>
            <w:rPrChange w:id="2368" w:author="Windows User" w:date="2021-05-24T15:40:00Z">
              <w:rPr>
                <w:rStyle w:val="Hyperlink"/>
                <w:rFonts w:ascii="Times New Roman" w:hAnsi="Times New Roman" w:cs="Times New Roman"/>
                <w:i/>
                <w:noProof/>
              </w:rPr>
            </w:rPrChange>
          </w:rPr>
          <w:t>review</w:t>
        </w:r>
        <w:r w:rsidRPr="00BE34AD">
          <w:rPr>
            <w:rStyle w:val="Hyperlink"/>
            <w:rFonts w:ascii="Times New Roman" w:hAnsi="Times New Roman" w:cs="Times New Roman"/>
            <w:noProof/>
            <w:sz w:val="24"/>
            <w:szCs w:val="24"/>
            <w:rPrChange w:id="2369" w:author="Windows User" w:date="2021-05-24T15:40:00Z">
              <w:rPr>
                <w:rStyle w:val="Hyperlink"/>
                <w:rFonts w:ascii="Times New Roman" w:hAnsi="Times New Roman" w:cs="Times New Roman"/>
                <w:noProof/>
              </w:rPr>
            </w:rPrChange>
          </w:rPr>
          <w:t xml:space="preserve"> negatif</w:t>
        </w:r>
        <w:r w:rsidRPr="00BE34AD">
          <w:rPr>
            <w:rFonts w:ascii="Times New Roman" w:hAnsi="Times New Roman" w:cs="Times New Roman"/>
            <w:noProof/>
            <w:webHidden/>
            <w:sz w:val="24"/>
            <w:szCs w:val="24"/>
            <w:rPrChange w:id="2370" w:author="Windows User" w:date="2021-05-24T15:40:00Z">
              <w:rPr>
                <w:noProof/>
                <w:webHidden/>
              </w:rPr>
            </w:rPrChange>
          </w:rPr>
          <w:tab/>
        </w:r>
        <w:r w:rsidRPr="00BE34AD">
          <w:rPr>
            <w:rFonts w:ascii="Times New Roman" w:hAnsi="Times New Roman" w:cs="Times New Roman"/>
            <w:noProof/>
            <w:webHidden/>
            <w:sz w:val="24"/>
            <w:szCs w:val="24"/>
            <w:rPrChange w:id="2371" w:author="Windows User" w:date="2021-05-24T15:40:00Z">
              <w:rPr>
                <w:noProof/>
                <w:webHidden/>
              </w:rPr>
            </w:rPrChange>
          </w:rPr>
          <w:fldChar w:fldCharType="begin"/>
        </w:r>
        <w:r w:rsidRPr="00BE34AD">
          <w:rPr>
            <w:rFonts w:ascii="Times New Roman" w:hAnsi="Times New Roman" w:cs="Times New Roman"/>
            <w:noProof/>
            <w:webHidden/>
            <w:sz w:val="24"/>
            <w:szCs w:val="24"/>
            <w:rPrChange w:id="2372" w:author="Windows User" w:date="2021-05-24T15:40:00Z">
              <w:rPr>
                <w:noProof/>
                <w:webHidden/>
              </w:rPr>
            </w:rPrChange>
          </w:rPr>
          <w:instrText xml:space="preserve"> PAGEREF _Toc72760978 \h </w:instrText>
        </w:r>
      </w:ins>
      <w:r w:rsidRPr="00BE34AD">
        <w:rPr>
          <w:rFonts w:ascii="Times New Roman" w:hAnsi="Times New Roman" w:cs="Times New Roman"/>
          <w:noProof/>
          <w:webHidden/>
          <w:sz w:val="24"/>
          <w:szCs w:val="24"/>
          <w:rPrChange w:id="2373"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374" w:author="Windows User" w:date="2021-05-24T15:40:00Z">
            <w:rPr>
              <w:noProof/>
              <w:webHidden/>
            </w:rPr>
          </w:rPrChange>
        </w:rPr>
        <w:fldChar w:fldCharType="separate"/>
      </w:r>
      <w:ins w:id="2375" w:author="Windows User" w:date="2021-05-24T15:28:00Z">
        <w:r w:rsidR="00C11C0E" w:rsidRPr="00BE34AD">
          <w:rPr>
            <w:rFonts w:ascii="Times New Roman" w:hAnsi="Times New Roman" w:cs="Times New Roman"/>
            <w:noProof/>
            <w:webHidden/>
            <w:sz w:val="24"/>
            <w:szCs w:val="24"/>
            <w:rPrChange w:id="2376" w:author="Windows User" w:date="2021-05-24T15:40:00Z">
              <w:rPr>
                <w:rFonts w:ascii="Times New Roman" w:hAnsi="Times New Roman" w:cs="Times New Roman"/>
                <w:noProof/>
                <w:webHidden/>
              </w:rPr>
            </w:rPrChange>
          </w:rPr>
          <w:t>11</w:t>
        </w:r>
      </w:ins>
      <w:ins w:id="2377" w:author="ITD-STU" w:date="2021-05-24T15:02:00Z">
        <w:del w:id="2378" w:author="Windows User" w:date="2021-05-24T15:28:00Z">
          <w:r w:rsidRPr="00BE34AD" w:rsidDel="00C11C0E">
            <w:rPr>
              <w:rFonts w:ascii="Times New Roman" w:hAnsi="Times New Roman" w:cs="Times New Roman"/>
              <w:noProof/>
              <w:webHidden/>
              <w:sz w:val="24"/>
              <w:szCs w:val="24"/>
              <w:rPrChange w:id="2379" w:author="Windows User" w:date="2021-05-24T15:40:00Z">
                <w:rPr>
                  <w:noProof/>
                  <w:webHidden/>
                </w:rPr>
              </w:rPrChange>
            </w:rPr>
            <w:delText>11</w:delText>
          </w:r>
        </w:del>
        <w:r w:rsidRPr="00BE34AD">
          <w:rPr>
            <w:rFonts w:ascii="Times New Roman" w:hAnsi="Times New Roman" w:cs="Times New Roman"/>
            <w:noProof/>
            <w:webHidden/>
            <w:sz w:val="24"/>
            <w:szCs w:val="24"/>
            <w:rPrChange w:id="2380"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381" w:author="Windows User" w:date="2021-05-24T15:40:00Z">
              <w:rPr>
                <w:rStyle w:val="Hyperlink"/>
                <w:noProof/>
              </w:rPr>
            </w:rPrChange>
          </w:rPr>
          <w:fldChar w:fldCharType="end"/>
        </w:r>
      </w:ins>
    </w:p>
    <w:p w14:paraId="456FC124" w14:textId="4AC4257D" w:rsidR="00BC51A5" w:rsidRPr="00BE34AD" w:rsidRDefault="00BC51A5">
      <w:pPr>
        <w:pStyle w:val="TableofFigures"/>
        <w:tabs>
          <w:tab w:val="right" w:leader="dot" w:pos="9350"/>
        </w:tabs>
        <w:spacing w:line="360" w:lineRule="auto"/>
        <w:rPr>
          <w:ins w:id="2382" w:author="ITD-STU" w:date="2021-05-24T15:02:00Z"/>
          <w:rFonts w:ascii="Times New Roman" w:eastAsiaTheme="minorEastAsia" w:hAnsi="Times New Roman" w:cs="Times New Roman"/>
          <w:noProof/>
          <w:sz w:val="24"/>
          <w:szCs w:val="24"/>
          <w:rPrChange w:id="2383" w:author="Windows User" w:date="2021-05-24T15:40:00Z">
            <w:rPr>
              <w:ins w:id="2384" w:author="ITD-STU" w:date="2021-05-24T15:02:00Z"/>
              <w:rFonts w:asciiTheme="minorHAnsi" w:eastAsiaTheme="minorEastAsia" w:hAnsiTheme="minorHAnsi" w:cstheme="minorBidi"/>
              <w:noProof/>
            </w:rPr>
          </w:rPrChange>
        </w:rPr>
        <w:pPrChange w:id="2385" w:author="Windows User" w:date="2021-05-24T15:40:00Z">
          <w:pPr>
            <w:pStyle w:val="TableofFigures"/>
            <w:tabs>
              <w:tab w:val="right" w:leader="dot" w:pos="9350"/>
            </w:tabs>
          </w:pPr>
        </w:pPrChange>
      </w:pPr>
      <w:ins w:id="2386" w:author="ITD-STU" w:date="2021-05-24T15:02:00Z">
        <w:r w:rsidRPr="00BE34AD">
          <w:rPr>
            <w:rStyle w:val="Hyperlink"/>
            <w:rFonts w:ascii="Times New Roman" w:hAnsi="Times New Roman" w:cs="Times New Roman"/>
            <w:noProof/>
            <w:sz w:val="24"/>
            <w:szCs w:val="24"/>
            <w:rPrChange w:id="2387"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388"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389" w:author="Windows User" w:date="2021-05-24T15:40:00Z">
              <w:rPr>
                <w:noProof/>
              </w:rPr>
            </w:rPrChange>
          </w:rPr>
          <w:instrText>HYPERLINK \l "_Toc72760979"</w:instrText>
        </w:r>
        <w:r w:rsidRPr="00BE34AD">
          <w:rPr>
            <w:rStyle w:val="Hyperlink"/>
            <w:rFonts w:ascii="Times New Roman" w:hAnsi="Times New Roman" w:cs="Times New Roman"/>
            <w:noProof/>
            <w:sz w:val="24"/>
            <w:szCs w:val="24"/>
            <w:rPrChange w:id="2390"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391"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392" w:author="Windows User" w:date="2021-05-24T15:40:00Z">
              <w:rPr>
                <w:rStyle w:val="Hyperlink"/>
                <w:rFonts w:ascii="Times New Roman" w:hAnsi="Times New Roman" w:cs="Times New Roman"/>
                <w:noProof/>
              </w:rPr>
            </w:rPrChange>
          </w:rPr>
          <w:t xml:space="preserve">Potongan Kode 11. Menghitung jumlah </w:t>
        </w:r>
        <w:r w:rsidRPr="00BE34AD">
          <w:rPr>
            <w:rStyle w:val="Hyperlink"/>
            <w:rFonts w:ascii="Times New Roman" w:hAnsi="Times New Roman" w:cs="Times New Roman"/>
            <w:i/>
            <w:noProof/>
            <w:sz w:val="24"/>
            <w:szCs w:val="24"/>
            <w:rPrChange w:id="2393" w:author="Windows User" w:date="2021-05-24T15:40:00Z">
              <w:rPr>
                <w:rStyle w:val="Hyperlink"/>
                <w:rFonts w:ascii="Times New Roman" w:hAnsi="Times New Roman" w:cs="Times New Roman"/>
                <w:i/>
                <w:noProof/>
              </w:rPr>
            </w:rPrChange>
          </w:rPr>
          <w:t>sentiment</w:t>
        </w:r>
        <w:r w:rsidRPr="00BE34AD">
          <w:rPr>
            <w:rStyle w:val="Hyperlink"/>
            <w:rFonts w:ascii="Times New Roman" w:hAnsi="Times New Roman" w:cs="Times New Roman"/>
            <w:noProof/>
            <w:sz w:val="24"/>
            <w:szCs w:val="24"/>
            <w:rPrChange w:id="2394" w:author="Windows User" w:date="2021-05-24T15:40:00Z">
              <w:rPr>
                <w:rStyle w:val="Hyperlink"/>
                <w:rFonts w:ascii="Times New Roman" w:hAnsi="Times New Roman" w:cs="Times New Roman"/>
                <w:noProof/>
              </w:rPr>
            </w:rPrChange>
          </w:rPr>
          <w:t xml:space="preserve"> dalam data parquet</w:t>
        </w:r>
        <w:r w:rsidRPr="00BE34AD">
          <w:rPr>
            <w:rFonts w:ascii="Times New Roman" w:hAnsi="Times New Roman" w:cs="Times New Roman"/>
            <w:noProof/>
            <w:webHidden/>
            <w:sz w:val="24"/>
            <w:szCs w:val="24"/>
            <w:rPrChange w:id="2395" w:author="Windows User" w:date="2021-05-24T15:40:00Z">
              <w:rPr>
                <w:noProof/>
                <w:webHidden/>
              </w:rPr>
            </w:rPrChange>
          </w:rPr>
          <w:tab/>
        </w:r>
        <w:r w:rsidRPr="00BE34AD">
          <w:rPr>
            <w:rFonts w:ascii="Times New Roman" w:hAnsi="Times New Roman" w:cs="Times New Roman"/>
            <w:noProof/>
            <w:webHidden/>
            <w:sz w:val="24"/>
            <w:szCs w:val="24"/>
            <w:rPrChange w:id="2396" w:author="Windows User" w:date="2021-05-24T15:40:00Z">
              <w:rPr>
                <w:noProof/>
                <w:webHidden/>
              </w:rPr>
            </w:rPrChange>
          </w:rPr>
          <w:fldChar w:fldCharType="begin"/>
        </w:r>
        <w:r w:rsidRPr="00BE34AD">
          <w:rPr>
            <w:rFonts w:ascii="Times New Roman" w:hAnsi="Times New Roman" w:cs="Times New Roman"/>
            <w:noProof/>
            <w:webHidden/>
            <w:sz w:val="24"/>
            <w:szCs w:val="24"/>
            <w:rPrChange w:id="2397" w:author="Windows User" w:date="2021-05-24T15:40:00Z">
              <w:rPr>
                <w:noProof/>
                <w:webHidden/>
              </w:rPr>
            </w:rPrChange>
          </w:rPr>
          <w:instrText xml:space="preserve"> PAGEREF _Toc72760979 \h </w:instrText>
        </w:r>
      </w:ins>
      <w:r w:rsidRPr="00BE34AD">
        <w:rPr>
          <w:rFonts w:ascii="Times New Roman" w:hAnsi="Times New Roman" w:cs="Times New Roman"/>
          <w:noProof/>
          <w:webHidden/>
          <w:sz w:val="24"/>
          <w:szCs w:val="24"/>
          <w:rPrChange w:id="2398"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399" w:author="Windows User" w:date="2021-05-24T15:40:00Z">
            <w:rPr>
              <w:noProof/>
              <w:webHidden/>
            </w:rPr>
          </w:rPrChange>
        </w:rPr>
        <w:fldChar w:fldCharType="separate"/>
      </w:r>
      <w:ins w:id="2400" w:author="Windows User" w:date="2021-05-24T15:28:00Z">
        <w:r w:rsidR="00C11C0E" w:rsidRPr="00BE34AD">
          <w:rPr>
            <w:rFonts w:ascii="Times New Roman" w:hAnsi="Times New Roman" w:cs="Times New Roman"/>
            <w:noProof/>
            <w:webHidden/>
            <w:sz w:val="24"/>
            <w:szCs w:val="24"/>
            <w:rPrChange w:id="2401" w:author="Windows User" w:date="2021-05-24T15:40:00Z">
              <w:rPr>
                <w:rFonts w:ascii="Times New Roman" w:hAnsi="Times New Roman" w:cs="Times New Roman"/>
                <w:noProof/>
                <w:webHidden/>
              </w:rPr>
            </w:rPrChange>
          </w:rPr>
          <w:t>11</w:t>
        </w:r>
      </w:ins>
      <w:ins w:id="2402" w:author="ITD-STU" w:date="2021-05-24T15:02:00Z">
        <w:del w:id="2403" w:author="Windows User" w:date="2021-05-24T15:28:00Z">
          <w:r w:rsidRPr="00BE34AD" w:rsidDel="00C11C0E">
            <w:rPr>
              <w:rFonts w:ascii="Times New Roman" w:hAnsi="Times New Roman" w:cs="Times New Roman"/>
              <w:noProof/>
              <w:webHidden/>
              <w:sz w:val="24"/>
              <w:szCs w:val="24"/>
              <w:rPrChange w:id="2404" w:author="Windows User" w:date="2021-05-24T15:40:00Z">
                <w:rPr>
                  <w:noProof/>
                  <w:webHidden/>
                </w:rPr>
              </w:rPrChange>
            </w:rPr>
            <w:delText>11</w:delText>
          </w:r>
        </w:del>
        <w:r w:rsidRPr="00BE34AD">
          <w:rPr>
            <w:rFonts w:ascii="Times New Roman" w:hAnsi="Times New Roman" w:cs="Times New Roman"/>
            <w:noProof/>
            <w:webHidden/>
            <w:sz w:val="24"/>
            <w:szCs w:val="24"/>
            <w:rPrChange w:id="2405"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406" w:author="Windows User" w:date="2021-05-24T15:40:00Z">
              <w:rPr>
                <w:rStyle w:val="Hyperlink"/>
                <w:noProof/>
              </w:rPr>
            </w:rPrChange>
          </w:rPr>
          <w:fldChar w:fldCharType="end"/>
        </w:r>
      </w:ins>
    </w:p>
    <w:p w14:paraId="6B516BF3" w14:textId="45FF3FE7" w:rsidR="00BC51A5" w:rsidRPr="00BE34AD" w:rsidRDefault="00BC51A5">
      <w:pPr>
        <w:pStyle w:val="TableofFigures"/>
        <w:tabs>
          <w:tab w:val="right" w:leader="dot" w:pos="9350"/>
        </w:tabs>
        <w:spacing w:line="360" w:lineRule="auto"/>
        <w:rPr>
          <w:ins w:id="2407" w:author="ITD-STU" w:date="2021-05-24T15:02:00Z"/>
          <w:rFonts w:ascii="Times New Roman" w:eastAsiaTheme="minorEastAsia" w:hAnsi="Times New Roman" w:cs="Times New Roman"/>
          <w:noProof/>
          <w:sz w:val="24"/>
          <w:szCs w:val="24"/>
          <w:rPrChange w:id="2408" w:author="Windows User" w:date="2021-05-24T15:40:00Z">
            <w:rPr>
              <w:ins w:id="2409" w:author="ITD-STU" w:date="2021-05-24T15:02:00Z"/>
              <w:rFonts w:asciiTheme="minorHAnsi" w:eastAsiaTheme="minorEastAsia" w:hAnsiTheme="minorHAnsi" w:cstheme="minorBidi"/>
              <w:noProof/>
            </w:rPr>
          </w:rPrChange>
        </w:rPr>
        <w:pPrChange w:id="2410" w:author="Windows User" w:date="2021-05-24T15:40:00Z">
          <w:pPr>
            <w:pStyle w:val="TableofFigures"/>
            <w:tabs>
              <w:tab w:val="right" w:leader="dot" w:pos="9350"/>
            </w:tabs>
          </w:pPr>
        </w:pPrChange>
      </w:pPr>
      <w:ins w:id="2411" w:author="ITD-STU" w:date="2021-05-24T15:02:00Z">
        <w:r w:rsidRPr="00BE34AD">
          <w:rPr>
            <w:rStyle w:val="Hyperlink"/>
            <w:rFonts w:ascii="Times New Roman" w:hAnsi="Times New Roman" w:cs="Times New Roman"/>
            <w:noProof/>
            <w:sz w:val="24"/>
            <w:szCs w:val="24"/>
            <w:rPrChange w:id="2412"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413"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414" w:author="Windows User" w:date="2021-05-24T15:40:00Z">
              <w:rPr>
                <w:noProof/>
              </w:rPr>
            </w:rPrChange>
          </w:rPr>
          <w:instrText>HYPERLINK \l "_Toc72760980"</w:instrText>
        </w:r>
        <w:r w:rsidRPr="00BE34AD">
          <w:rPr>
            <w:rStyle w:val="Hyperlink"/>
            <w:rFonts w:ascii="Times New Roman" w:hAnsi="Times New Roman" w:cs="Times New Roman"/>
            <w:noProof/>
            <w:sz w:val="24"/>
            <w:szCs w:val="24"/>
            <w:rPrChange w:id="2415"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416"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417" w:author="Windows User" w:date="2021-05-24T15:40:00Z">
              <w:rPr>
                <w:rStyle w:val="Hyperlink"/>
                <w:rFonts w:ascii="Times New Roman" w:hAnsi="Times New Roman" w:cs="Times New Roman"/>
                <w:noProof/>
              </w:rPr>
            </w:rPrChange>
          </w:rPr>
          <w:t>Potongan Kode 12</w:t>
        </w:r>
        <w:r w:rsidRPr="00BE34AD">
          <w:rPr>
            <w:rStyle w:val="Hyperlink"/>
            <w:rFonts w:ascii="Times New Roman" w:hAnsi="Times New Roman" w:cs="Times New Roman"/>
            <w:i/>
            <w:noProof/>
            <w:sz w:val="24"/>
            <w:szCs w:val="24"/>
            <w:rPrChange w:id="2418" w:author="Windows User" w:date="2021-05-24T15:40:00Z">
              <w:rPr>
                <w:rStyle w:val="Hyperlink"/>
                <w:rFonts w:ascii="Times New Roman" w:hAnsi="Times New Roman" w:cs="Times New Roman"/>
                <w:i/>
                <w:noProof/>
              </w:rPr>
            </w:rPrChange>
          </w:rPr>
          <w:t>. Data Cleaning</w:t>
        </w:r>
        <w:r w:rsidRPr="00BE34AD">
          <w:rPr>
            <w:rFonts w:ascii="Times New Roman" w:hAnsi="Times New Roman" w:cs="Times New Roman"/>
            <w:noProof/>
            <w:webHidden/>
            <w:sz w:val="24"/>
            <w:szCs w:val="24"/>
            <w:rPrChange w:id="2419" w:author="Windows User" w:date="2021-05-24T15:40:00Z">
              <w:rPr>
                <w:noProof/>
                <w:webHidden/>
              </w:rPr>
            </w:rPrChange>
          </w:rPr>
          <w:tab/>
        </w:r>
        <w:r w:rsidRPr="00BE34AD">
          <w:rPr>
            <w:rFonts w:ascii="Times New Roman" w:hAnsi="Times New Roman" w:cs="Times New Roman"/>
            <w:noProof/>
            <w:webHidden/>
            <w:sz w:val="24"/>
            <w:szCs w:val="24"/>
            <w:rPrChange w:id="2420" w:author="Windows User" w:date="2021-05-24T15:40:00Z">
              <w:rPr>
                <w:noProof/>
                <w:webHidden/>
              </w:rPr>
            </w:rPrChange>
          </w:rPr>
          <w:fldChar w:fldCharType="begin"/>
        </w:r>
        <w:r w:rsidRPr="00BE34AD">
          <w:rPr>
            <w:rFonts w:ascii="Times New Roman" w:hAnsi="Times New Roman" w:cs="Times New Roman"/>
            <w:noProof/>
            <w:webHidden/>
            <w:sz w:val="24"/>
            <w:szCs w:val="24"/>
            <w:rPrChange w:id="2421" w:author="Windows User" w:date="2021-05-24T15:40:00Z">
              <w:rPr>
                <w:noProof/>
                <w:webHidden/>
              </w:rPr>
            </w:rPrChange>
          </w:rPr>
          <w:instrText xml:space="preserve"> PAGEREF _Toc72760980 \h </w:instrText>
        </w:r>
      </w:ins>
      <w:r w:rsidRPr="00BE34AD">
        <w:rPr>
          <w:rFonts w:ascii="Times New Roman" w:hAnsi="Times New Roman" w:cs="Times New Roman"/>
          <w:noProof/>
          <w:webHidden/>
          <w:sz w:val="24"/>
          <w:szCs w:val="24"/>
          <w:rPrChange w:id="2422"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423" w:author="Windows User" w:date="2021-05-24T15:40:00Z">
            <w:rPr>
              <w:noProof/>
              <w:webHidden/>
            </w:rPr>
          </w:rPrChange>
        </w:rPr>
        <w:fldChar w:fldCharType="separate"/>
      </w:r>
      <w:ins w:id="2424" w:author="Windows User" w:date="2021-05-24T15:28:00Z">
        <w:r w:rsidR="00C11C0E" w:rsidRPr="00BE34AD">
          <w:rPr>
            <w:rFonts w:ascii="Times New Roman" w:hAnsi="Times New Roman" w:cs="Times New Roman"/>
            <w:noProof/>
            <w:webHidden/>
            <w:sz w:val="24"/>
            <w:szCs w:val="24"/>
            <w:rPrChange w:id="2425" w:author="Windows User" w:date="2021-05-24T15:40:00Z">
              <w:rPr>
                <w:rFonts w:ascii="Times New Roman" w:hAnsi="Times New Roman" w:cs="Times New Roman"/>
                <w:noProof/>
                <w:webHidden/>
              </w:rPr>
            </w:rPrChange>
          </w:rPr>
          <w:t>11</w:t>
        </w:r>
      </w:ins>
      <w:ins w:id="2426" w:author="ITD-STU" w:date="2021-05-24T15:02:00Z">
        <w:del w:id="2427" w:author="Windows User" w:date="2021-05-24T15:28:00Z">
          <w:r w:rsidRPr="00BE34AD" w:rsidDel="00C11C0E">
            <w:rPr>
              <w:rFonts w:ascii="Times New Roman" w:hAnsi="Times New Roman" w:cs="Times New Roman"/>
              <w:noProof/>
              <w:webHidden/>
              <w:sz w:val="24"/>
              <w:szCs w:val="24"/>
              <w:rPrChange w:id="2428" w:author="Windows User" w:date="2021-05-24T15:40:00Z">
                <w:rPr>
                  <w:noProof/>
                  <w:webHidden/>
                </w:rPr>
              </w:rPrChange>
            </w:rPr>
            <w:delText>11</w:delText>
          </w:r>
        </w:del>
        <w:r w:rsidRPr="00BE34AD">
          <w:rPr>
            <w:rFonts w:ascii="Times New Roman" w:hAnsi="Times New Roman" w:cs="Times New Roman"/>
            <w:noProof/>
            <w:webHidden/>
            <w:sz w:val="24"/>
            <w:szCs w:val="24"/>
            <w:rPrChange w:id="2429"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430" w:author="Windows User" w:date="2021-05-24T15:40:00Z">
              <w:rPr>
                <w:rStyle w:val="Hyperlink"/>
                <w:noProof/>
              </w:rPr>
            </w:rPrChange>
          </w:rPr>
          <w:fldChar w:fldCharType="end"/>
        </w:r>
      </w:ins>
    </w:p>
    <w:p w14:paraId="2DA73C5E" w14:textId="6E3A1EF1" w:rsidR="00BC51A5" w:rsidRPr="00BE34AD" w:rsidRDefault="00BC51A5">
      <w:pPr>
        <w:pStyle w:val="TableofFigures"/>
        <w:tabs>
          <w:tab w:val="right" w:leader="dot" w:pos="9350"/>
        </w:tabs>
        <w:spacing w:line="360" w:lineRule="auto"/>
        <w:rPr>
          <w:ins w:id="2431" w:author="ITD-STU" w:date="2021-05-24T15:02:00Z"/>
          <w:rFonts w:ascii="Times New Roman" w:eastAsiaTheme="minorEastAsia" w:hAnsi="Times New Roman" w:cs="Times New Roman"/>
          <w:noProof/>
          <w:sz w:val="24"/>
          <w:szCs w:val="24"/>
          <w:rPrChange w:id="2432" w:author="Windows User" w:date="2021-05-24T15:40:00Z">
            <w:rPr>
              <w:ins w:id="2433" w:author="ITD-STU" w:date="2021-05-24T15:02:00Z"/>
              <w:rFonts w:asciiTheme="minorHAnsi" w:eastAsiaTheme="minorEastAsia" w:hAnsiTheme="minorHAnsi" w:cstheme="minorBidi"/>
              <w:noProof/>
            </w:rPr>
          </w:rPrChange>
        </w:rPr>
        <w:pPrChange w:id="2434" w:author="Windows User" w:date="2021-05-24T15:40:00Z">
          <w:pPr>
            <w:pStyle w:val="TableofFigures"/>
            <w:tabs>
              <w:tab w:val="right" w:leader="dot" w:pos="9350"/>
            </w:tabs>
          </w:pPr>
        </w:pPrChange>
      </w:pPr>
      <w:ins w:id="2435" w:author="ITD-STU" w:date="2021-05-24T15:02:00Z">
        <w:r w:rsidRPr="00BE34AD">
          <w:rPr>
            <w:rStyle w:val="Hyperlink"/>
            <w:rFonts w:ascii="Times New Roman" w:hAnsi="Times New Roman" w:cs="Times New Roman"/>
            <w:noProof/>
            <w:sz w:val="24"/>
            <w:szCs w:val="24"/>
            <w:rPrChange w:id="2436"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437"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438" w:author="Windows User" w:date="2021-05-24T15:40:00Z">
              <w:rPr>
                <w:noProof/>
              </w:rPr>
            </w:rPrChange>
          </w:rPr>
          <w:instrText>HYPERLINK \l "_Toc72760981"</w:instrText>
        </w:r>
        <w:r w:rsidRPr="00BE34AD">
          <w:rPr>
            <w:rStyle w:val="Hyperlink"/>
            <w:rFonts w:ascii="Times New Roman" w:hAnsi="Times New Roman" w:cs="Times New Roman"/>
            <w:noProof/>
            <w:sz w:val="24"/>
            <w:szCs w:val="24"/>
            <w:rPrChange w:id="2439"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440"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441" w:author="Windows User" w:date="2021-05-24T15:40:00Z">
              <w:rPr>
                <w:rStyle w:val="Hyperlink"/>
                <w:rFonts w:ascii="Times New Roman" w:hAnsi="Times New Roman" w:cs="Times New Roman"/>
                <w:noProof/>
              </w:rPr>
            </w:rPrChange>
          </w:rPr>
          <w:t>Potongan Kode 13. Tokenisasi dan Text Vektor</w:t>
        </w:r>
        <w:r w:rsidRPr="00BE34AD">
          <w:rPr>
            <w:rFonts w:ascii="Times New Roman" w:hAnsi="Times New Roman" w:cs="Times New Roman"/>
            <w:noProof/>
            <w:webHidden/>
            <w:sz w:val="24"/>
            <w:szCs w:val="24"/>
            <w:rPrChange w:id="2442" w:author="Windows User" w:date="2021-05-24T15:40:00Z">
              <w:rPr>
                <w:noProof/>
                <w:webHidden/>
              </w:rPr>
            </w:rPrChange>
          </w:rPr>
          <w:tab/>
        </w:r>
        <w:r w:rsidRPr="00BE34AD">
          <w:rPr>
            <w:rFonts w:ascii="Times New Roman" w:hAnsi="Times New Roman" w:cs="Times New Roman"/>
            <w:noProof/>
            <w:webHidden/>
            <w:sz w:val="24"/>
            <w:szCs w:val="24"/>
            <w:rPrChange w:id="2443" w:author="Windows User" w:date="2021-05-24T15:40:00Z">
              <w:rPr>
                <w:noProof/>
                <w:webHidden/>
              </w:rPr>
            </w:rPrChange>
          </w:rPr>
          <w:fldChar w:fldCharType="begin"/>
        </w:r>
        <w:r w:rsidRPr="00BE34AD">
          <w:rPr>
            <w:rFonts w:ascii="Times New Roman" w:hAnsi="Times New Roman" w:cs="Times New Roman"/>
            <w:noProof/>
            <w:webHidden/>
            <w:sz w:val="24"/>
            <w:szCs w:val="24"/>
            <w:rPrChange w:id="2444" w:author="Windows User" w:date="2021-05-24T15:40:00Z">
              <w:rPr>
                <w:noProof/>
                <w:webHidden/>
              </w:rPr>
            </w:rPrChange>
          </w:rPr>
          <w:instrText xml:space="preserve"> PAGEREF _Toc72760981 \h </w:instrText>
        </w:r>
      </w:ins>
      <w:r w:rsidRPr="00BE34AD">
        <w:rPr>
          <w:rFonts w:ascii="Times New Roman" w:hAnsi="Times New Roman" w:cs="Times New Roman"/>
          <w:noProof/>
          <w:webHidden/>
          <w:sz w:val="24"/>
          <w:szCs w:val="24"/>
          <w:rPrChange w:id="2445"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446" w:author="Windows User" w:date="2021-05-24T15:40:00Z">
            <w:rPr>
              <w:noProof/>
              <w:webHidden/>
            </w:rPr>
          </w:rPrChange>
        </w:rPr>
        <w:fldChar w:fldCharType="separate"/>
      </w:r>
      <w:ins w:id="2447" w:author="Windows User" w:date="2021-05-24T15:28:00Z">
        <w:r w:rsidR="00C11C0E" w:rsidRPr="00BE34AD">
          <w:rPr>
            <w:rFonts w:ascii="Times New Roman" w:hAnsi="Times New Roman" w:cs="Times New Roman"/>
            <w:noProof/>
            <w:webHidden/>
            <w:sz w:val="24"/>
            <w:szCs w:val="24"/>
            <w:rPrChange w:id="2448" w:author="Windows User" w:date="2021-05-24T15:40:00Z">
              <w:rPr>
                <w:rFonts w:ascii="Times New Roman" w:hAnsi="Times New Roman" w:cs="Times New Roman"/>
                <w:noProof/>
                <w:webHidden/>
              </w:rPr>
            </w:rPrChange>
          </w:rPr>
          <w:t>12</w:t>
        </w:r>
      </w:ins>
      <w:ins w:id="2449" w:author="ITD-STU" w:date="2021-05-24T15:02:00Z">
        <w:del w:id="2450" w:author="Windows User" w:date="2021-05-24T15:28:00Z">
          <w:r w:rsidRPr="00BE34AD" w:rsidDel="00C11C0E">
            <w:rPr>
              <w:rFonts w:ascii="Times New Roman" w:hAnsi="Times New Roman" w:cs="Times New Roman"/>
              <w:noProof/>
              <w:webHidden/>
              <w:sz w:val="24"/>
              <w:szCs w:val="24"/>
              <w:rPrChange w:id="2451" w:author="Windows User" w:date="2021-05-24T15:40:00Z">
                <w:rPr>
                  <w:noProof/>
                  <w:webHidden/>
                </w:rPr>
              </w:rPrChange>
            </w:rPr>
            <w:delText>12</w:delText>
          </w:r>
        </w:del>
        <w:r w:rsidRPr="00BE34AD">
          <w:rPr>
            <w:rFonts w:ascii="Times New Roman" w:hAnsi="Times New Roman" w:cs="Times New Roman"/>
            <w:noProof/>
            <w:webHidden/>
            <w:sz w:val="24"/>
            <w:szCs w:val="24"/>
            <w:rPrChange w:id="2452"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453" w:author="Windows User" w:date="2021-05-24T15:40:00Z">
              <w:rPr>
                <w:rStyle w:val="Hyperlink"/>
                <w:noProof/>
              </w:rPr>
            </w:rPrChange>
          </w:rPr>
          <w:fldChar w:fldCharType="end"/>
        </w:r>
      </w:ins>
    </w:p>
    <w:p w14:paraId="03C3BBFE" w14:textId="180C036C" w:rsidR="00BC51A5" w:rsidRPr="00BE34AD" w:rsidRDefault="00BC51A5">
      <w:pPr>
        <w:pStyle w:val="TableofFigures"/>
        <w:tabs>
          <w:tab w:val="right" w:leader="dot" w:pos="9350"/>
        </w:tabs>
        <w:spacing w:line="360" w:lineRule="auto"/>
        <w:rPr>
          <w:ins w:id="2454" w:author="ITD-STU" w:date="2021-05-24T15:02:00Z"/>
          <w:rFonts w:ascii="Times New Roman" w:eastAsiaTheme="minorEastAsia" w:hAnsi="Times New Roman" w:cs="Times New Roman"/>
          <w:noProof/>
          <w:sz w:val="24"/>
          <w:szCs w:val="24"/>
          <w:rPrChange w:id="2455" w:author="Windows User" w:date="2021-05-24T15:40:00Z">
            <w:rPr>
              <w:ins w:id="2456" w:author="ITD-STU" w:date="2021-05-24T15:02:00Z"/>
              <w:rFonts w:asciiTheme="minorHAnsi" w:eastAsiaTheme="minorEastAsia" w:hAnsiTheme="minorHAnsi" w:cstheme="minorBidi"/>
              <w:noProof/>
            </w:rPr>
          </w:rPrChange>
        </w:rPr>
        <w:pPrChange w:id="2457" w:author="Windows User" w:date="2021-05-24T15:40:00Z">
          <w:pPr>
            <w:pStyle w:val="TableofFigures"/>
            <w:tabs>
              <w:tab w:val="right" w:leader="dot" w:pos="9350"/>
            </w:tabs>
          </w:pPr>
        </w:pPrChange>
      </w:pPr>
      <w:ins w:id="2458" w:author="ITD-STU" w:date="2021-05-24T15:02:00Z">
        <w:r w:rsidRPr="00BE34AD">
          <w:rPr>
            <w:rStyle w:val="Hyperlink"/>
            <w:rFonts w:ascii="Times New Roman" w:hAnsi="Times New Roman" w:cs="Times New Roman"/>
            <w:noProof/>
            <w:sz w:val="24"/>
            <w:szCs w:val="24"/>
            <w:rPrChange w:id="2459"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460"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461" w:author="Windows User" w:date="2021-05-24T15:40:00Z">
              <w:rPr>
                <w:noProof/>
              </w:rPr>
            </w:rPrChange>
          </w:rPr>
          <w:instrText>HYPERLINK \l "_Toc72760982"</w:instrText>
        </w:r>
        <w:r w:rsidRPr="00BE34AD">
          <w:rPr>
            <w:rStyle w:val="Hyperlink"/>
            <w:rFonts w:ascii="Times New Roman" w:hAnsi="Times New Roman" w:cs="Times New Roman"/>
            <w:noProof/>
            <w:sz w:val="24"/>
            <w:szCs w:val="24"/>
            <w:rPrChange w:id="2462"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463"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464" w:author="Windows User" w:date="2021-05-24T15:40:00Z">
              <w:rPr>
                <w:rStyle w:val="Hyperlink"/>
                <w:rFonts w:ascii="Times New Roman" w:hAnsi="Times New Roman" w:cs="Times New Roman"/>
                <w:noProof/>
              </w:rPr>
            </w:rPrChange>
          </w:rPr>
          <w:t xml:space="preserve">Potongan Kode 14. </w:t>
        </w:r>
        <w:r w:rsidRPr="00BE34AD">
          <w:rPr>
            <w:rStyle w:val="Hyperlink"/>
            <w:rFonts w:ascii="Times New Roman" w:hAnsi="Times New Roman" w:cs="Times New Roman"/>
            <w:i/>
            <w:noProof/>
            <w:sz w:val="24"/>
            <w:szCs w:val="24"/>
            <w:rPrChange w:id="2465" w:author="Windows User" w:date="2021-05-24T15:40:00Z">
              <w:rPr>
                <w:rStyle w:val="Hyperlink"/>
                <w:rFonts w:ascii="Times New Roman" w:hAnsi="Times New Roman" w:cs="Times New Roman"/>
                <w:i/>
                <w:noProof/>
              </w:rPr>
            </w:rPrChange>
          </w:rPr>
          <w:t>Stop Words Removal</w:t>
        </w:r>
        <w:r w:rsidRPr="00BE34AD">
          <w:rPr>
            <w:rFonts w:ascii="Times New Roman" w:hAnsi="Times New Roman" w:cs="Times New Roman"/>
            <w:noProof/>
            <w:webHidden/>
            <w:sz w:val="24"/>
            <w:szCs w:val="24"/>
            <w:rPrChange w:id="2466" w:author="Windows User" w:date="2021-05-24T15:40:00Z">
              <w:rPr>
                <w:noProof/>
                <w:webHidden/>
              </w:rPr>
            </w:rPrChange>
          </w:rPr>
          <w:tab/>
        </w:r>
        <w:r w:rsidRPr="00BE34AD">
          <w:rPr>
            <w:rFonts w:ascii="Times New Roman" w:hAnsi="Times New Roman" w:cs="Times New Roman"/>
            <w:noProof/>
            <w:webHidden/>
            <w:sz w:val="24"/>
            <w:szCs w:val="24"/>
            <w:rPrChange w:id="2467" w:author="Windows User" w:date="2021-05-24T15:40:00Z">
              <w:rPr>
                <w:noProof/>
                <w:webHidden/>
              </w:rPr>
            </w:rPrChange>
          </w:rPr>
          <w:fldChar w:fldCharType="begin"/>
        </w:r>
        <w:r w:rsidRPr="00BE34AD">
          <w:rPr>
            <w:rFonts w:ascii="Times New Roman" w:hAnsi="Times New Roman" w:cs="Times New Roman"/>
            <w:noProof/>
            <w:webHidden/>
            <w:sz w:val="24"/>
            <w:szCs w:val="24"/>
            <w:rPrChange w:id="2468" w:author="Windows User" w:date="2021-05-24T15:40:00Z">
              <w:rPr>
                <w:noProof/>
                <w:webHidden/>
              </w:rPr>
            </w:rPrChange>
          </w:rPr>
          <w:instrText xml:space="preserve"> PAGEREF _Toc72760982 \h </w:instrText>
        </w:r>
      </w:ins>
      <w:r w:rsidRPr="00BE34AD">
        <w:rPr>
          <w:rFonts w:ascii="Times New Roman" w:hAnsi="Times New Roman" w:cs="Times New Roman"/>
          <w:noProof/>
          <w:webHidden/>
          <w:sz w:val="24"/>
          <w:szCs w:val="24"/>
          <w:rPrChange w:id="2469"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470" w:author="Windows User" w:date="2021-05-24T15:40:00Z">
            <w:rPr>
              <w:noProof/>
              <w:webHidden/>
            </w:rPr>
          </w:rPrChange>
        </w:rPr>
        <w:fldChar w:fldCharType="separate"/>
      </w:r>
      <w:ins w:id="2471" w:author="Windows User" w:date="2021-05-24T15:28:00Z">
        <w:r w:rsidR="00C11C0E" w:rsidRPr="00BE34AD">
          <w:rPr>
            <w:rFonts w:ascii="Times New Roman" w:hAnsi="Times New Roman" w:cs="Times New Roman"/>
            <w:noProof/>
            <w:webHidden/>
            <w:sz w:val="24"/>
            <w:szCs w:val="24"/>
            <w:rPrChange w:id="2472" w:author="Windows User" w:date="2021-05-24T15:40:00Z">
              <w:rPr>
                <w:rFonts w:ascii="Times New Roman" w:hAnsi="Times New Roman" w:cs="Times New Roman"/>
                <w:noProof/>
                <w:webHidden/>
              </w:rPr>
            </w:rPrChange>
          </w:rPr>
          <w:t>12</w:t>
        </w:r>
      </w:ins>
      <w:ins w:id="2473" w:author="ITD-STU" w:date="2021-05-24T15:02:00Z">
        <w:del w:id="2474" w:author="Windows User" w:date="2021-05-24T15:28:00Z">
          <w:r w:rsidRPr="00BE34AD" w:rsidDel="00C11C0E">
            <w:rPr>
              <w:rFonts w:ascii="Times New Roman" w:hAnsi="Times New Roman" w:cs="Times New Roman"/>
              <w:noProof/>
              <w:webHidden/>
              <w:sz w:val="24"/>
              <w:szCs w:val="24"/>
              <w:rPrChange w:id="2475" w:author="Windows User" w:date="2021-05-24T15:40:00Z">
                <w:rPr>
                  <w:noProof/>
                  <w:webHidden/>
                </w:rPr>
              </w:rPrChange>
            </w:rPr>
            <w:delText>12</w:delText>
          </w:r>
        </w:del>
        <w:r w:rsidRPr="00BE34AD">
          <w:rPr>
            <w:rFonts w:ascii="Times New Roman" w:hAnsi="Times New Roman" w:cs="Times New Roman"/>
            <w:noProof/>
            <w:webHidden/>
            <w:sz w:val="24"/>
            <w:szCs w:val="24"/>
            <w:rPrChange w:id="2476"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477" w:author="Windows User" w:date="2021-05-24T15:40:00Z">
              <w:rPr>
                <w:rStyle w:val="Hyperlink"/>
                <w:noProof/>
              </w:rPr>
            </w:rPrChange>
          </w:rPr>
          <w:fldChar w:fldCharType="end"/>
        </w:r>
      </w:ins>
    </w:p>
    <w:p w14:paraId="070FAA96" w14:textId="39EEB744" w:rsidR="00BC51A5" w:rsidRPr="00BE34AD" w:rsidRDefault="00BC51A5">
      <w:pPr>
        <w:pStyle w:val="TableofFigures"/>
        <w:tabs>
          <w:tab w:val="right" w:leader="dot" w:pos="9350"/>
        </w:tabs>
        <w:spacing w:line="360" w:lineRule="auto"/>
        <w:rPr>
          <w:ins w:id="2478" w:author="ITD-STU" w:date="2021-05-24T15:02:00Z"/>
          <w:rFonts w:ascii="Times New Roman" w:eastAsiaTheme="minorEastAsia" w:hAnsi="Times New Roman" w:cs="Times New Roman"/>
          <w:noProof/>
          <w:sz w:val="24"/>
          <w:szCs w:val="24"/>
          <w:rPrChange w:id="2479" w:author="Windows User" w:date="2021-05-24T15:40:00Z">
            <w:rPr>
              <w:ins w:id="2480" w:author="ITD-STU" w:date="2021-05-24T15:02:00Z"/>
              <w:rFonts w:asciiTheme="minorHAnsi" w:eastAsiaTheme="minorEastAsia" w:hAnsiTheme="minorHAnsi" w:cstheme="minorBidi"/>
              <w:noProof/>
            </w:rPr>
          </w:rPrChange>
        </w:rPr>
        <w:pPrChange w:id="2481" w:author="Windows User" w:date="2021-05-24T15:40:00Z">
          <w:pPr>
            <w:pStyle w:val="TableofFigures"/>
            <w:tabs>
              <w:tab w:val="right" w:leader="dot" w:pos="9350"/>
            </w:tabs>
          </w:pPr>
        </w:pPrChange>
      </w:pPr>
      <w:ins w:id="2482" w:author="ITD-STU" w:date="2021-05-24T15:02:00Z">
        <w:r w:rsidRPr="00BE34AD">
          <w:rPr>
            <w:rStyle w:val="Hyperlink"/>
            <w:rFonts w:ascii="Times New Roman" w:hAnsi="Times New Roman" w:cs="Times New Roman"/>
            <w:noProof/>
            <w:sz w:val="24"/>
            <w:szCs w:val="24"/>
            <w:rPrChange w:id="2483"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484"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485" w:author="Windows User" w:date="2021-05-24T15:40:00Z">
              <w:rPr>
                <w:noProof/>
              </w:rPr>
            </w:rPrChange>
          </w:rPr>
          <w:instrText>HYPERLINK \l "_Toc72760983"</w:instrText>
        </w:r>
        <w:r w:rsidRPr="00BE34AD">
          <w:rPr>
            <w:rStyle w:val="Hyperlink"/>
            <w:rFonts w:ascii="Times New Roman" w:hAnsi="Times New Roman" w:cs="Times New Roman"/>
            <w:noProof/>
            <w:sz w:val="24"/>
            <w:szCs w:val="24"/>
            <w:rPrChange w:id="2486"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487"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488" w:author="Windows User" w:date="2021-05-24T15:40:00Z">
              <w:rPr>
                <w:rStyle w:val="Hyperlink"/>
                <w:rFonts w:ascii="Times New Roman" w:hAnsi="Times New Roman" w:cs="Times New Roman"/>
                <w:noProof/>
              </w:rPr>
            </w:rPrChange>
          </w:rPr>
          <w:t xml:space="preserve">Potongan Kode 15. </w:t>
        </w:r>
        <w:r w:rsidRPr="00BE34AD">
          <w:rPr>
            <w:rStyle w:val="Hyperlink"/>
            <w:rFonts w:ascii="Times New Roman" w:hAnsi="Times New Roman" w:cs="Times New Roman"/>
            <w:i/>
            <w:noProof/>
            <w:sz w:val="24"/>
            <w:szCs w:val="24"/>
            <w:rPrChange w:id="2489" w:author="Windows User" w:date="2021-05-24T15:40:00Z">
              <w:rPr>
                <w:rStyle w:val="Hyperlink"/>
                <w:rFonts w:ascii="Times New Roman" w:hAnsi="Times New Roman" w:cs="Times New Roman"/>
                <w:i/>
                <w:noProof/>
              </w:rPr>
            </w:rPrChange>
          </w:rPr>
          <w:t>Hashing TF</w:t>
        </w:r>
        <w:r w:rsidRPr="00BE34AD">
          <w:rPr>
            <w:rFonts w:ascii="Times New Roman" w:hAnsi="Times New Roman" w:cs="Times New Roman"/>
            <w:noProof/>
            <w:webHidden/>
            <w:sz w:val="24"/>
            <w:szCs w:val="24"/>
            <w:rPrChange w:id="2490" w:author="Windows User" w:date="2021-05-24T15:40:00Z">
              <w:rPr>
                <w:noProof/>
                <w:webHidden/>
              </w:rPr>
            </w:rPrChange>
          </w:rPr>
          <w:tab/>
        </w:r>
        <w:r w:rsidRPr="00BE34AD">
          <w:rPr>
            <w:rFonts w:ascii="Times New Roman" w:hAnsi="Times New Roman" w:cs="Times New Roman"/>
            <w:noProof/>
            <w:webHidden/>
            <w:sz w:val="24"/>
            <w:szCs w:val="24"/>
            <w:rPrChange w:id="2491" w:author="Windows User" w:date="2021-05-24T15:40:00Z">
              <w:rPr>
                <w:noProof/>
                <w:webHidden/>
              </w:rPr>
            </w:rPrChange>
          </w:rPr>
          <w:fldChar w:fldCharType="begin"/>
        </w:r>
        <w:r w:rsidRPr="00BE34AD">
          <w:rPr>
            <w:rFonts w:ascii="Times New Roman" w:hAnsi="Times New Roman" w:cs="Times New Roman"/>
            <w:noProof/>
            <w:webHidden/>
            <w:sz w:val="24"/>
            <w:szCs w:val="24"/>
            <w:rPrChange w:id="2492" w:author="Windows User" w:date="2021-05-24T15:40:00Z">
              <w:rPr>
                <w:noProof/>
                <w:webHidden/>
              </w:rPr>
            </w:rPrChange>
          </w:rPr>
          <w:instrText xml:space="preserve"> PAGEREF _Toc72760983 \h </w:instrText>
        </w:r>
      </w:ins>
      <w:r w:rsidRPr="00BE34AD">
        <w:rPr>
          <w:rFonts w:ascii="Times New Roman" w:hAnsi="Times New Roman" w:cs="Times New Roman"/>
          <w:noProof/>
          <w:webHidden/>
          <w:sz w:val="24"/>
          <w:szCs w:val="24"/>
          <w:rPrChange w:id="2493"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494" w:author="Windows User" w:date="2021-05-24T15:40:00Z">
            <w:rPr>
              <w:noProof/>
              <w:webHidden/>
            </w:rPr>
          </w:rPrChange>
        </w:rPr>
        <w:fldChar w:fldCharType="separate"/>
      </w:r>
      <w:ins w:id="2495" w:author="Windows User" w:date="2021-05-24T15:28:00Z">
        <w:r w:rsidR="00C11C0E" w:rsidRPr="00BE34AD">
          <w:rPr>
            <w:rFonts w:ascii="Times New Roman" w:hAnsi="Times New Roman" w:cs="Times New Roman"/>
            <w:noProof/>
            <w:webHidden/>
            <w:sz w:val="24"/>
            <w:szCs w:val="24"/>
            <w:rPrChange w:id="2496" w:author="Windows User" w:date="2021-05-24T15:40:00Z">
              <w:rPr>
                <w:rFonts w:ascii="Times New Roman" w:hAnsi="Times New Roman" w:cs="Times New Roman"/>
                <w:noProof/>
                <w:webHidden/>
              </w:rPr>
            </w:rPrChange>
          </w:rPr>
          <w:t>12</w:t>
        </w:r>
      </w:ins>
      <w:ins w:id="2497" w:author="ITD-STU" w:date="2021-05-24T15:02:00Z">
        <w:del w:id="2498" w:author="Windows User" w:date="2021-05-24T15:28:00Z">
          <w:r w:rsidRPr="00BE34AD" w:rsidDel="00C11C0E">
            <w:rPr>
              <w:rFonts w:ascii="Times New Roman" w:hAnsi="Times New Roman" w:cs="Times New Roman"/>
              <w:noProof/>
              <w:webHidden/>
              <w:sz w:val="24"/>
              <w:szCs w:val="24"/>
              <w:rPrChange w:id="2499" w:author="Windows User" w:date="2021-05-24T15:40:00Z">
                <w:rPr>
                  <w:noProof/>
                  <w:webHidden/>
                </w:rPr>
              </w:rPrChange>
            </w:rPr>
            <w:delText>12</w:delText>
          </w:r>
        </w:del>
        <w:r w:rsidRPr="00BE34AD">
          <w:rPr>
            <w:rFonts w:ascii="Times New Roman" w:hAnsi="Times New Roman" w:cs="Times New Roman"/>
            <w:noProof/>
            <w:webHidden/>
            <w:sz w:val="24"/>
            <w:szCs w:val="24"/>
            <w:rPrChange w:id="2500"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501" w:author="Windows User" w:date="2021-05-24T15:40:00Z">
              <w:rPr>
                <w:rStyle w:val="Hyperlink"/>
                <w:noProof/>
              </w:rPr>
            </w:rPrChange>
          </w:rPr>
          <w:fldChar w:fldCharType="end"/>
        </w:r>
      </w:ins>
    </w:p>
    <w:p w14:paraId="7F0FEF84" w14:textId="1EBBEBBC" w:rsidR="00BC51A5" w:rsidRPr="00BE34AD" w:rsidRDefault="00BC51A5">
      <w:pPr>
        <w:pStyle w:val="TableofFigures"/>
        <w:tabs>
          <w:tab w:val="right" w:leader="dot" w:pos="9350"/>
        </w:tabs>
        <w:spacing w:line="360" w:lineRule="auto"/>
        <w:rPr>
          <w:ins w:id="2502" w:author="ITD-STU" w:date="2021-05-24T15:02:00Z"/>
          <w:rFonts w:ascii="Times New Roman" w:eastAsiaTheme="minorEastAsia" w:hAnsi="Times New Roman" w:cs="Times New Roman"/>
          <w:noProof/>
          <w:sz w:val="24"/>
          <w:szCs w:val="24"/>
          <w:rPrChange w:id="2503" w:author="Windows User" w:date="2021-05-24T15:40:00Z">
            <w:rPr>
              <w:ins w:id="2504" w:author="ITD-STU" w:date="2021-05-24T15:02:00Z"/>
              <w:rFonts w:asciiTheme="minorHAnsi" w:eastAsiaTheme="minorEastAsia" w:hAnsiTheme="minorHAnsi" w:cstheme="minorBidi"/>
              <w:noProof/>
            </w:rPr>
          </w:rPrChange>
        </w:rPr>
        <w:pPrChange w:id="2505" w:author="Windows User" w:date="2021-05-24T15:40:00Z">
          <w:pPr>
            <w:pStyle w:val="TableofFigures"/>
            <w:tabs>
              <w:tab w:val="right" w:leader="dot" w:pos="9350"/>
            </w:tabs>
          </w:pPr>
        </w:pPrChange>
      </w:pPr>
      <w:ins w:id="2506" w:author="ITD-STU" w:date="2021-05-24T15:02:00Z">
        <w:r w:rsidRPr="00BE34AD">
          <w:rPr>
            <w:rStyle w:val="Hyperlink"/>
            <w:rFonts w:ascii="Times New Roman" w:hAnsi="Times New Roman" w:cs="Times New Roman"/>
            <w:noProof/>
            <w:sz w:val="24"/>
            <w:szCs w:val="24"/>
            <w:rPrChange w:id="2507"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508"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509" w:author="Windows User" w:date="2021-05-24T15:40:00Z">
              <w:rPr>
                <w:noProof/>
              </w:rPr>
            </w:rPrChange>
          </w:rPr>
          <w:instrText>HYPERLINK \l "_Toc72760984"</w:instrText>
        </w:r>
        <w:r w:rsidRPr="00BE34AD">
          <w:rPr>
            <w:rStyle w:val="Hyperlink"/>
            <w:rFonts w:ascii="Times New Roman" w:hAnsi="Times New Roman" w:cs="Times New Roman"/>
            <w:noProof/>
            <w:sz w:val="24"/>
            <w:szCs w:val="24"/>
            <w:rPrChange w:id="2510"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511"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512" w:author="Windows User" w:date="2021-05-24T15:40:00Z">
              <w:rPr>
                <w:rStyle w:val="Hyperlink"/>
                <w:rFonts w:ascii="Times New Roman" w:hAnsi="Times New Roman" w:cs="Times New Roman"/>
                <w:noProof/>
              </w:rPr>
            </w:rPrChange>
          </w:rPr>
          <w:t xml:space="preserve">Potongan Kode 16. </w:t>
        </w:r>
        <w:r w:rsidRPr="00BE34AD">
          <w:rPr>
            <w:rStyle w:val="Hyperlink"/>
            <w:rFonts w:ascii="Times New Roman" w:hAnsi="Times New Roman" w:cs="Times New Roman"/>
            <w:i/>
            <w:noProof/>
            <w:sz w:val="24"/>
            <w:szCs w:val="24"/>
            <w:rPrChange w:id="2513" w:author="Windows User" w:date="2021-05-24T15:40:00Z">
              <w:rPr>
                <w:rStyle w:val="Hyperlink"/>
                <w:rFonts w:ascii="Times New Roman" w:hAnsi="Times New Roman" w:cs="Times New Roman"/>
                <w:i/>
                <w:noProof/>
              </w:rPr>
            </w:rPrChange>
          </w:rPr>
          <w:t>String Indexer</w:t>
        </w:r>
        <w:r w:rsidRPr="00BE34AD">
          <w:rPr>
            <w:rFonts w:ascii="Times New Roman" w:hAnsi="Times New Roman" w:cs="Times New Roman"/>
            <w:noProof/>
            <w:webHidden/>
            <w:sz w:val="24"/>
            <w:szCs w:val="24"/>
            <w:rPrChange w:id="2514" w:author="Windows User" w:date="2021-05-24T15:40:00Z">
              <w:rPr>
                <w:noProof/>
                <w:webHidden/>
              </w:rPr>
            </w:rPrChange>
          </w:rPr>
          <w:tab/>
        </w:r>
        <w:r w:rsidRPr="00BE34AD">
          <w:rPr>
            <w:rFonts w:ascii="Times New Roman" w:hAnsi="Times New Roman" w:cs="Times New Roman"/>
            <w:noProof/>
            <w:webHidden/>
            <w:sz w:val="24"/>
            <w:szCs w:val="24"/>
            <w:rPrChange w:id="2515" w:author="Windows User" w:date="2021-05-24T15:40:00Z">
              <w:rPr>
                <w:noProof/>
                <w:webHidden/>
              </w:rPr>
            </w:rPrChange>
          </w:rPr>
          <w:fldChar w:fldCharType="begin"/>
        </w:r>
        <w:r w:rsidRPr="00BE34AD">
          <w:rPr>
            <w:rFonts w:ascii="Times New Roman" w:hAnsi="Times New Roman" w:cs="Times New Roman"/>
            <w:noProof/>
            <w:webHidden/>
            <w:sz w:val="24"/>
            <w:szCs w:val="24"/>
            <w:rPrChange w:id="2516" w:author="Windows User" w:date="2021-05-24T15:40:00Z">
              <w:rPr>
                <w:noProof/>
                <w:webHidden/>
              </w:rPr>
            </w:rPrChange>
          </w:rPr>
          <w:instrText xml:space="preserve"> PAGEREF _Toc72760984 \h </w:instrText>
        </w:r>
      </w:ins>
      <w:r w:rsidRPr="00BE34AD">
        <w:rPr>
          <w:rFonts w:ascii="Times New Roman" w:hAnsi="Times New Roman" w:cs="Times New Roman"/>
          <w:noProof/>
          <w:webHidden/>
          <w:sz w:val="24"/>
          <w:szCs w:val="24"/>
          <w:rPrChange w:id="2517"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518" w:author="Windows User" w:date="2021-05-24T15:40:00Z">
            <w:rPr>
              <w:noProof/>
              <w:webHidden/>
            </w:rPr>
          </w:rPrChange>
        </w:rPr>
        <w:fldChar w:fldCharType="separate"/>
      </w:r>
      <w:ins w:id="2519" w:author="Windows User" w:date="2021-05-24T15:28:00Z">
        <w:r w:rsidR="00C11C0E" w:rsidRPr="00BE34AD">
          <w:rPr>
            <w:rFonts w:ascii="Times New Roman" w:hAnsi="Times New Roman" w:cs="Times New Roman"/>
            <w:noProof/>
            <w:webHidden/>
            <w:sz w:val="24"/>
            <w:szCs w:val="24"/>
            <w:rPrChange w:id="2520" w:author="Windows User" w:date="2021-05-24T15:40:00Z">
              <w:rPr>
                <w:rFonts w:ascii="Times New Roman" w:hAnsi="Times New Roman" w:cs="Times New Roman"/>
                <w:noProof/>
                <w:webHidden/>
              </w:rPr>
            </w:rPrChange>
          </w:rPr>
          <w:t>13</w:t>
        </w:r>
      </w:ins>
      <w:ins w:id="2521" w:author="ITD-STU" w:date="2021-05-24T15:02:00Z">
        <w:del w:id="2522" w:author="Windows User" w:date="2021-05-24T15:28:00Z">
          <w:r w:rsidRPr="00BE34AD" w:rsidDel="00C11C0E">
            <w:rPr>
              <w:rFonts w:ascii="Times New Roman" w:hAnsi="Times New Roman" w:cs="Times New Roman"/>
              <w:noProof/>
              <w:webHidden/>
              <w:sz w:val="24"/>
              <w:szCs w:val="24"/>
              <w:rPrChange w:id="2523" w:author="Windows User" w:date="2021-05-24T15:40:00Z">
                <w:rPr>
                  <w:noProof/>
                  <w:webHidden/>
                </w:rPr>
              </w:rPrChange>
            </w:rPr>
            <w:delText>13</w:delText>
          </w:r>
        </w:del>
        <w:r w:rsidRPr="00BE34AD">
          <w:rPr>
            <w:rFonts w:ascii="Times New Roman" w:hAnsi="Times New Roman" w:cs="Times New Roman"/>
            <w:noProof/>
            <w:webHidden/>
            <w:sz w:val="24"/>
            <w:szCs w:val="24"/>
            <w:rPrChange w:id="2524"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525" w:author="Windows User" w:date="2021-05-24T15:40:00Z">
              <w:rPr>
                <w:rStyle w:val="Hyperlink"/>
                <w:noProof/>
              </w:rPr>
            </w:rPrChange>
          </w:rPr>
          <w:fldChar w:fldCharType="end"/>
        </w:r>
      </w:ins>
    </w:p>
    <w:p w14:paraId="21648F8B" w14:textId="3D8C9F13" w:rsidR="00BC51A5" w:rsidRPr="00BE34AD" w:rsidRDefault="00BC51A5">
      <w:pPr>
        <w:pStyle w:val="TableofFigures"/>
        <w:tabs>
          <w:tab w:val="right" w:leader="dot" w:pos="9350"/>
        </w:tabs>
        <w:spacing w:line="360" w:lineRule="auto"/>
        <w:rPr>
          <w:ins w:id="2526" w:author="ITD-STU" w:date="2021-05-24T15:02:00Z"/>
          <w:rFonts w:ascii="Times New Roman" w:eastAsiaTheme="minorEastAsia" w:hAnsi="Times New Roman" w:cs="Times New Roman"/>
          <w:noProof/>
          <w:sz w:val="24"/>
          <w:szCs w:val="24"/>
          <w:rPrChange w:id="2527" w:author="Windows User" w:date="2021-05-24T15:40:00Z">
            <w:rPr>
              <w:ins w:id="2528" w:author="ITD-STU" w:date="2021-05-24T15:02:00Z"/>
              <w:rFonts w:asciiTheme="minorHAnsi" w:eastAsiaTheme="minorEastAsia" w:hAnsiTheme="minorHAnsi" w:cstheme="minorBidi"/>
              <w:noProof/>
            </w:rPr>
          </w:rPrChange>
        </w:rPr>
        <w:pPrChange w:id="2529" w:author="Windows User" w:date="2021-05-24T15:40:00Z">
          <w:pPr>
            <w:pStyle w:val="TableofFigures"/>
            <w:tabs>
              <w:tab w:val="right" w:leader="dot" w:pos="9350"/>
            </w:tabs>
          </w:pPr>
        </w:pPrChange>
      </w:pPr>
      <w:ins w:id="2530" w:author="ITD-STU" w:date="2021-05-24T15:02:00Z">
        <w:r w:rsidRPr="00BE34AD">
          <w:rPr>
            <w:rStyle w:val="Hyperlink"/>
            <w:rFonts w:ascii="Times New Roman" w:hAnsi="Times New Roman" w:cs="Times New Roman"/>
            <w:noProof/>
            <w:sz w:val="24"/>
            <w:szCs w:val="24"/>
            <w:rPrChange w:id="2531"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532"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533" w:author="Windows User" w:date="2021-05-24T15:40:00Z">
              <w:rPr>
                <w:noProof/>
              </w:rPr>
            </w:rPrChange>
          </w:rPr>
          <w:instrText>HYPERLINK \l "_Toc72760985"</w:instrText>
        </w:r>
        <w:r w:rsidRPr="00BE34AD">
          <w:rPr>
            <w:rStyle w:val="Hyperlink"/>
            <w:rFonts w:ascii="Times New Roman" w:hAnsi="Times New Roman" w:cs="Times New Roman"/>
            <w:noProof/>
            <w:sz w:val="24"/>
            <w:szCs w:val="24"/>
            <w:rPrChange w:id="2534"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535"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536" w:author="Windows User" w:date="2021-05-24T15:40:00Z">
              <w:rPr>
                <w:rStyle w:val="Hyperlink"/>
                <w:rFonts w:ascii="Times New Roman" w:hAnsi="Times New Roman" w:cs="Times New Roman"/>
                <w:noProof/>
              </w:rPr>
            </w:rPrChange>
          </w:rPr>
          <w:t xml:space="preserve">Potongan Kode 17. Klasifikasi </w:t>
        </w:r>
        <w:r w:rsidRPr="00BE34AD">
          <w:rPr>
            <w:rStyle w:val="Hyperlink"/>
            <w:rFonts w:ascii="Times New Roman" w:hAnsi="Times New Roman" w:cs="Times New Roman"/>
            <w:i/>
            <w:noProof/>
            <w:sz w:val="24"/>
            <w:szCs w:val="24"/>
            <w:rPrChange w:id="2537" w:author="Windows User" w:date="2021-05-24T15:40:00Z">
              <w:rPr>
                <w:rStyle w:val="Hyperlink"/>
                <w:rFonts w:ascii="Times New Roman" w:hAnsi="Times New Roman" w:cs="Times New Roman"/>
                <w:i/>
                <w:noProof/>
              </w:rPr>
            </w:rPrChange>
          </w:rPr>
          <w:t>Sentiment</w:t>
        </w:r>
        <w:r w:rsidRPr="00BE34AD">
          <w:rPr>
            <w:rStyle w:val="Hyperlink"/>
            <w:rFonts w:ascii="Times New Roman" w:hAnsi="Times New Roman" w:cs="Times New Roman"/>
            <w:noProof/>
            <w:sz w:val="24"/>
            <w:szCs w:val="24"/>
            <w:rPrChange w:id="2538" w:author="Windows User" w:date="2021-05-24T15:40:00Z">
              <w:rPr>
                <w:rStyle w:val="Hyperlink"/>
                <w:rFonts w:ascii="Times New Roman" w:hAnsi="Times New Roman" w:cs="Times New Roman"/>
                <w:noProof/>
              </w:rPr>
            </w:rPrChange>
          </w:rPr>
          <w:t xml:space="preserve"> dengan Naive Bayes</w:t>
        </w:r>
        <w:r w:rsidRPr="00BE34AD">
          <w:rPr>
            <w:rFonts w:ascii="Times New Roman" w:hAnsi="Times New Roman" w:cs="Times New Roman"/>
            <w:noProof/>
            <w:webHidden/>
            <w:sz w:val="24"/>
            <w:szCs w:val="24"/>
            <w:rPrChange w:id="2539" w:author="Windows User" w:date="2021-05-24T15:40:00Z">
              <w:rPr>
                <w:noProof/>
                <w:webHidden/>
              </w:rPr>
            </w:rPrChange>
          </w:rPr>
          <w:tab/>
        </w:r>
        <w:r w:rsidRPr="00BE34AD">
          <w:rPr>
            <w:rFonts w:ascii="Times New Roman" w:hAnsi="Times New Roman" w:cs="Times New Roman"/>
            <w:noProof/>
            <w:webHidden/>
            <w:sz w:val="24"/>
            <w:szCs w:val="24"/>
            <w:rPrChange w:id="2540" w:author="Windows User" w:date="2021-05-24T15:40:00Z">
              <w:rPr>
                <w:noProof/>
                <w:webHidden/>
              </w:rPr>
            </w:rPrChange>
          </w:rPr>
          <w:fldChar w:fldCharType="begin"/>
        </w:r>
        <w:r w:rsidRPr="00BE34AD">
          <w:rPr>
            <w:rFonts w:ascii="Times New Roman" w:hAnsi="Times New Roman" w:cs="Times New Roman"/>
            <w:noProof/>
            <w:webHidden/>
            <w:sz w:val="24"/>
            <w:szCs w:val="24"/>
            <w:rPrChange w:id="2541" w:author="Windows User" w:date="2021-05-24T15:40:00Z">
              <w:rPr>
                <w:noProof/>
                <w:webHidden/>
              </w:rPr>
            </w:rPrChange>
          </w:rPr>
          <w:instrText xml:space="preserve"> PAGEREF _Toc72760985 \h </w:instrText>
        </w:r>
      </w:ins>
      <w:r w:rsidRPr="00BE34AD">
        <w:rPr>
          <w:rFonts w:ascii="Times New Roman" w:hAnsi="Times New Roman" w:cs="Times New Roman"/>
          <w:noProof/>
          <w:webHidden/>
          <w:sz w:val="24"/>
          <w:szCs w:val="24"/>
          <w:rPrChange w:id="2542"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543" w:author="Windows User" w:date="2021-05-24T15:40:00Z">
            <w:rPr>
              <w:noProof/>
              <w:webHidden/>
            </w:rPr>
          </w:rPrChange>
        </w:rPr>
        <w:fldChar w:fldCharType="separate"/>
      </w:r>
      <w:ins w:id="2544" w:author="Windows User" w:date="2021-05-24T15:28:00Z">
        <w:r w:rsidR="00C11C0E" w:rsidRPr="00BE34AD">
          <w:rPr>
            <w:rFonts w:ascii="Times New Roman" w:hAnsi="Times New Roman" w:cs="Times New Roman"/>
            <w:noProof/>
            <w:webHidden/>
            <w:sz w:val="24"/>
            <w:szCs w:val="24"/>
            <w:rPrChange w:id="2545" w:author="Windows User" w:date="2021-05-24T15:40:00Z">
              <w:rPr>
                <w:rFonts w:ascii="Times New Roman" w:hAnsi="Times New Roman" w:cs="Times New Roman"/>
                <w:noProof/>
                <w:webHidden/>
              </w:rPr>
            </w:rPrChange>
          </w:rPr>
          <w:t>13</w:t>
        </w:r>
      </w:ins>
      <w:ins w:id="2546" w:author="ITD-STU" w:date="2021-05-24T15:02:00Z">
        <w:del w:id="2547" w:author="Windows User" w:date="2021-05-24T15:28:00Z">
          <w:r w:rsidRPr="00BE34AD" w:rsidDel="00C11C0E">
            <w:rPr>
              <w:rFonts w:ascii="Times New Roman" w:hAnsi="Times New Roman" w:cs="Times New Roman"/>
              <w:noProof/>
              <w:webHidden/>
              <w:sz w:val="24"/>
              <w:szCs w:val="24"/>
              <w:rPrChange w:id="2548" w:author="Windows User" w:date="2021-05-24T15:40:00Z">
                <w:rPr>
                  <w:noProof/>
                  <w:webHidden/>
                </w:rPr>
              </w:rPrChange>
            </w:rPr>
            <w:delText>13</w:delText>
          </w:r>
        </w:del>
        <w:r w:rsidRPr="00BE34AD">
          <w:rPr>
            <w:rFonts w:ascii="Times New Roman" w:hAnsi="Times New Roman" w:cs="Times New Roman"/>
            <w:noProof/>
            <w:webHidden/>
            <w:sz w:val="24"/>
            <w:szCs w:val="24"/>
            <w:rPrChange w:id="2549"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550" w:author="Windows User" w:date="2021-05-24T15:40:00Z">
              <w:rPr>
                <w:rStyle w:val="Hyperlink"/>
                <w:noProof/>
              </w:rPr>
            </w:rPrChange>
          </w:rPr>
          <w:fldChar w:fldCharType="end"/>
        </w:r>
      </w:ins>
    </w:p>
    <w:p w14:paraId="29E39340" w14:textId="0B651C91" w:rsidR="00BC51A5" w:rsidRPr="00BE34AD" w:rsidRDefault="00BC51A5">
      <w:pPr>
        <w:pStyle w:val="TableofFigures"/>
        <w:tabs>
          <w:tab w:val="right" w:leader="dot" w:pos="9350"/>
        </w:tabs>
        <w:spacing w:line="360" w:lineRule="auto"/>
        <w:rPr>
          <w:ins w:id="2551" w:author="ITD-STU" w:date="2021-05-24T15:02:00Z"/>
          <w:rFonts w:ascii="Times New Roman" w:eastAsiaTheme="minorEastAsia" w:hAnsi="Times New Roman" w:cs="Times New Roman"/>
          <w:noProof/>
          <w:sz w:val="24"/>
          <w:szCs w:val="24"/>
          <w:rPrChange w:id="2552" w:author="Windows User" w:date="2021-05-24T15:40:00Z">
            <w:rPr>
              <w:ins w:id="2553" w:author="ITD-STU" w:date="2021-05-24T15:02:00Z"/>
              <w:rFonts w:asciiTheme="minorHAnsi" w:eastAsiaTheme="minorEastAsia" w:hAnsiTheme="minorHAnsi" w:cstheme="minorBidi"/>
              <w:noProof/>
            </w:rPr>
          </w:rPrChange>
        </w:rPr>
        <w:pPrChange w:id="2554" w:author="Windows User" w:date="2021-05-24T15:40:00Z">
          <w:pPr>
            <w:pStyle w:val="TableofFigures"/>
            <w:tabs>
              <w:tab w:val="right" w:leader="dot" w:pos="9350"/>
            </w:tabs>
          </w:pPr>
        </w:pPrChange>
      </w:pPr>
      <w:ins w:id="2555" w:author="ITD-STU" w:date="2021-05-24T15:02:00Z">
        <w:r w:rsidRPr="00BE34AD">
          <w:rPr>
            <w:rStyle w:val="Hyperlink"/>
            <w:rFonts w:ascii="Times New Roman" w:hAnsi="Times New Roman" w:cs="Times New Roman"/>
            <w:noProof/>
            <w:sz w:val="24"/>
            <w:szCs w:val="24"/>
            <w:rPrChange w:id="2556"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557"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558" w:author="Windows User" w:date="2021-05-24T15:40:00Z">
              <w:rPr>
                <w:noProof/>
              </w:rPr>
            </w:rPrChange>
          </w:rPr>
          <w:instrText>HYPERLINK \l "_Toc72760986"</w:instrText>
        </w:r>
        <w:r w:rsidRPr="00BE34AD">
          <w:rPr>
            <w:rStyle w:val="Hyperlink"/>
            <w:rFonts w:ascii="Times New Roman" w:hAnsi="Times New Roman" w:cs="Times New Roman"/>
            <w:noProof/>
            <w:sz w:val="24"/>
            <w:szCs w:val="24"/>
            <w:rPrChange w:id="2559"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560"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561" w:author="Windows User" w:date="2021-05-24T15:40:00Z">
              <w:rPr>
                <w:rStyle w:val="Hyperlink"/>
                <w:rFonts w:ascii="Times New Roman" w:hAnsi="Times New Roman" w:cs="Times New Roman"/>
                <w:noProof/>
              </w:rPr>
            </w:rPrChange>
          </w:rPr>
          <w:t xml:space="preserve">Potongan Kode 18. Pembagian </w:t>
        </w:r>
        <w:r w:rsidRPr="00BE34AD">
          <w:rPr>
            <w:rStyle w:val="Hyperlink"/>
            <w:rFonts w:ascii="Times New Roman" w:hAnsi="Times New Roman" w:cs="Times New Roman"/>
            <w:i/>
            <w:noProof/>
            <w:sz w:val="24"/>
            <w:szCs w:val="24"/>
            <w:rPrChange w:id="2562" w:author="Windows User" w:date="2021-05-24T15:40:00Z">
              <w:rPr>
                <w:rStyle w:val="Hyperlink"/>
                <w:rFonts w:ascii="Times New Roman" w:hAnsi="Times New Roman" w:cs="Times New Roman"/>
                <w:i/>
                <w:noProof/>
              </w:rPr>
            </w:rPrChange>
          </w:rPr>
          <w:t>data training</w:t>
        </w:r>
        <w:r w:rsidRPr="00BE34AD">
          <w:rPr>
            <w:rStyle w:val="Hyperlink"/>
            <w:rFonts w:ascii="Times New Roman" w:hAnsi="Times New Roman" w:cs="Times New Roman"/>
            <w:noProof/>
            <w:sz w:val="24"/>
            <w:szCs w:val="24"/>
            <w:rPrChange w:id="2563" w:author="Windows User" w:date="2021-05-24T15:40:00Z">
              <w:rPr>
                <w:rStyle w:val="Hyperlink"/>
                <w:rFonts w:ascii="Times New Roman" w:hAnsi="Times New Roman" w:cs="Times New Roman"/>
                <w:noProof/>
              </w:rPr>
            </w:rPrChange>
          </w:rPr>
          <w:t xml:space="preserve"> dengan </w:t>
        </w:r>
        <w:r w:rsidRPr="00BE34AD">
          <w:rPr>
            <w:rStyle w:val="Hyperlink"/>
            <w:rFonts w:ascii="Times New Roman" w:hAnsi="Times New Roman" w:cs="Times New Roman"/>
            <w:i/>
            <w:noProof/>
            <w:sz w:val="24"/>
            <w:szCs w:val="24"/>
            <w:rPrChange w:id="2564" w:author="Windows User" w:date="2021-05-24T15:40:00Z">
              <w:rPr>
                <w:rStyle w:val="Hyperlink"/>
                <w:rFonts w:ascii="Times New Roman" w:hAnsi="Times New Roman" w:cs="Times New Roman"/>
                <w:i/>
                <w:noProof/>
              </w:rPr>
            </w:rPrChange>
          </w:rPr>
          <w:t>data testing</w:t>
        </w:r>
        <w:r w:rsidRPr="00BE34AD">
          <w:rPr>
            <w:rFonts w:ascii="Times New Roman" w:hAnsi="Times New Roman" w:cs="Times New Roman"/>
            <w:noProof/>
            <w:webHidden/>
            <w:sz w:val="24"/>
            <w:szCs w:val="24"/>
            <w:rPrChange w:id="2565" w:author="Windows User" w:date="2021-05-24T15:40:00Z">
              <w:rPr>
                <w:noProof/>
                <w:webHidden/>
              </w:rPr>
            </w:rPrChange>
          </w:rPr>
          <w:tab/>
        </w:r>
        <w:r w:rsidRPr="00BE34AD">
          <w:rPr>
            <w:rFonts w:ascii="Times New Roman" w:hAnsi="Times New Roman" w:cs="Times New Roman"/>
            <w:noProof/>
            <w:webHidden/>
            <w:sz w:val="24"/>
            <w:szCs w:val="24"/>
            <w:rPrChange w:id="2566" w:author="Windows User" w:date="2021-05-24T15:40:00Z">
              <w:rPr>
                <w:noProof/>
                <w:webHidden/>
              </w:rPr>
            </w:rPrChange>
          </w:rPr>
          <w:fldChar w:fldCharType="begin"/>
        </w:r>
        <w:r w:rsidRPr="00BE34AD">
          <w:rPr>
            <w:rFonts w:ascii="Times New Roman" w:hAnsi="Times New Roman" w:cs="Times New Roman"/>
            <w:noProof/>
            <w:webHidden/>
            <w:sz w:val="24"/>
            <w:szCs w:val="24"/>
            <w:rPrChange w:id="2567" w:author="Windows User" w:date="2021-05-24T15:40:00Z">
              <w:rPr>
                <w:noProof/>
                <w:webHidden/>
              </w:rPr>
            </w:rPrChange>
          </w:rPr>
          <w:instrText xml:space="preserve"> PAGEREF _Toc72760986 \h </w:instrText>
        </w:r>
      </w:ins>
      <w:r w:rsidRPr="00BE34AD">
        <w:rPr>
          <w:rFonts w:ascii="Times New Roman" w:hAnsi="Times New Roman" w:cs="Times New Roman"/>
          <w:noProof/>
          <w:webHidden/>
          <w:sz w:val="24"/>
          <w:szCs w:val="24"/>
          <w:rPrChange w:id="2568"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569" w:author="Windows User" w:date="2021-05-24T15:40:00Z">
            <w:rPr>
              <w:noProof/>
              <w:webHidden/>
            </w:rPr>
          </w:rPrChange>
        </w:rPr>
        <w:fldChar w:fldCharType="separate"/>
      </w:r>
      <w:ins w:id="2570" w:author="Windows User" w:date="2021-05-24T15:28:00Z">
        <w:r w:rsidR="00C11C0E" w:rsidRPr="00BE34AD">
          <w:rPr>
            <w:rFonts w:ascii="Times New Roman" w:hAnsi="Times New Roman" w:cs="Times New Roman"/>
            <w:noProof/>
            <w:webHidden/>
            <w:sz w:val="24"/>
            <w:szCs w:val="24"/>
            <w:rPrChange w:id="2571" w:author="Windows User" w:date="2021-05-24T15:40:00Z">
              <w:rPr>
                <w:rFonts w:ascii="Times New Roman" w:hAnsi="Times New Roman" w:cs="Times New Roman"/>
                <w:noProof/>
                <w:webHidden/>
              </w:rPr>
            </w:rPrChange>
          </w:rPr>
          <w:t>13</w:t>
        </w:r>
      </w:ins>
      <w:ins w:id="2572" w:author="ITD-STU" w:date="2021-05-24T15:02:00Z">
        <w:del w:id="2573" w:author="Windows User" w:date="2021-05-24T15:28:00Z">
          <w:r w:rsidRPr="00BE34AD" w:rsidDel="00C11C0E">
            <w:rPr>
              <w:rFonts w:ascii="Times New Roman" w:hAnsi="Times New Roman" w:cs="Times New Roman"/>
              <w:noProof/>
              <w:webHidden/>
              <w:sz w:val="24"/>
              <w:szCs w:val="24"/>
              <w:rPrChange w:id="2574" w:author="Windows User" w:date="2021-05-24T15:40:00Z">
                <w:rPr>
                  <w:noProof/>
                  <w:webHidden/>
                </w:rPr>
              </w:rPrChange>
            </w:rPr>
            <w:delText>13</w:delText>
          </w:r>
        </w:del>
        <w:r w:rsidRPr="00BE34AD">
          <w:rPr>
            <w:rFonts w:ascii="Times New Roman" w:hAnsi="Times New Roman" w:cs="Times New Roman"/>
            <w:noProof/>
            <w:webHidden/>
            <w:sz w:val="24"/>
            <w:szCs w:val="24"/>
            <w:rPrChange w:id="2575"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576" w:author="Windows User" w:date="2021-05-24T15:40:00Z">
              <w:rPr>
                <w:rStyle w:val="Hyperlink"/>
                <w:noProof/>
              </w:rPr>
            </w:rPrChange>
          </w:rPr>
          <w:fldChar w:fldCharType="end"/>
        </w:r>
      </w:ins>
    </w:p>
    <w:p w14:paraId="1A94CA3B" w14:textId="1161A00A" w:rsidR="00BC51A5" w:rsidRPr="00BE34AD" w:rsidRDefault="00BC51A5">
      <w:pPr>
        <w:pStyle w:val="TableofFigures"/>
        <w:tabs>
          <w:tab w:val="right" w:leader="dot" w:pos="9350"/>
        </w:tabs>
        <w:spacing w:line="360" w:lineRule="auto"/>
        <w:rPr>
          <w:ins w:id="2577" w:author="ITD-STU" w:date="2021-05-24T15:02:00Z"/>
          <w:rFonts w:ascii="Times New Roman" w:eastAsiaTheme="minorEastAsia" w:hAnsi="Times New Roman" w:cs="Times New Roman"/>
          <w:noProof/>
          <w:sz w:val="24"/>
          <w:szCs w:val="24"/>
          <w:rPrChange w:id="2578" w:author="Windows User" w:date="2021-05-24T15:40:00Z">
            <w:rPr>
              <w:ins w:id="2579" w:author="ITD-STU" w:date="2021-05-24T15:02:00Z"/>
              <w:rFonts w:asciiTheme="minorHAnsi" w:eastAsiaTheme="minorEastAsia" w:hAnsiTheme="minorHAnsi" w:cstheme="minorBidi"/>
              <w:noProof/>
            </w:rPr>
          </w:rPrChange>
        </w:rPr>
        <w:pPrChange w:id="2580" w:author="Windows User" w:date="2021-05-24T15:40:00Z">
          <w:pPr>
            <w:pStyle w:val="TableofFigures"/>
            <w:tabs>
              <w:tab w:val="right" w:leader="dot" w:pos="9350"/>
            </w:tabs>
          </w:pPr>
        </w:pPrChange>
      </w:pPr>
      <w:ins w:id="2581" w:author="ITD-STU" w:date="2021-05-24T15:02:00Z">
        <w:r w:rsidRPr="00BE34AD">
          <w:rPr>
            <w:rStyle w:val="Hyperlink"/>
            <w:rFonts w:ascii="Times New Roman" w:hAnsi="Times New Roman" w:cs="Times New Roman"/>
            <w:noProof/>
            <w:sz w:val="24"/>
            <w:szCs w:val="24"/>
            <w:rPrChange w:id="2582"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583"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584" w:author="Windows User" w:date="2021-05-24T15:40:00Z">
              <w:rPr>
                <w:noProof/>
              </w:rPr>
            </w:rPrChange>
          </w:rPr>
          <w:instrText>HYPERLINK \l "_Toc72760987"</w:instrText>
        </w:r>
        <w:r w:rsidRPr="00BE34AD">
          <w:rPr>
            <w:rStyle w:val="Hyperlink"/>
            <w:rFonts w:ascii="Times New Roman" w:hAnsi="Times New Roman" w:cs="Times New Roman"/>
            <w:noProof/>
            <w:sz w:val="24"/>
            <w:szCs w:val="24"/>
            <w:rPrChange w:id="2585"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586"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587" w:author="Windows User" w:date="2021-05-24T15:40:00Z">
              <w:rPr>
                <w:rStyle w:val="Hyperlink"/>
                <w:rFonts w:ascii="Times New Roman" w:hAnsi="Times New Roman" w:cs="Times New Roman"/>
                <w:noProof/>
              </w:rPr>
            </w:rPrChange>
          </w:rPr>
          <w:t xml:space="preserve">Potongan Kode 19. Pembuatan </w:t>
        </w:r>
        <w:r w:rsidRPr="00BE34AD">
          <w:rPr>
            <w:rStyle w:val="Hyperlink"/>
            <w:rFonts w:ascii="Times New Roman" w:hAnsi="Times New Roman" w:cs="Times New Roman"/>
            <w:i/>
            <w:noProof/>
            <w:sz w:val="24"/>
            <w:szCs w:val="24"/>
            <w:rPrChange w:id="2588" w:author="Windows User" w:date="2021-05-24T15:40:00Z">
              <w:rPr>
                <w:rStyle w:val="Hyperlink"/>
                <w:rFonts w:ascii="Times New Roman" w:hAnsi="Times New Roman" w:cs="Times New Roman"/>
                <w:i/>
                <w:noProof/>
              </w:rPr>
            </w:rPrChange>
          </w:rPr>
          <w:t>Pipeline</w:t>
        </w:r>
        <w:r w:rsidRPr="00BE34AD">
          <w:rPr>
            <w:rFonts w:ascii="Times New Roman" w:hAnsi="Times New Roman" w:cs="Times New Roman"/>
            <w:noProof/>
            <w:webHidden/>
            <w:sz w:val="24"/>
            <w:szCs w:val="24"/>
            <w:rPrChange w:id="2589" w:author="Windows User" w:date="2021-05-24T15:40:00Z">
              <w:rPr>
                <w:noProof/>
                <w:webHidden/>
              </w:rPr>
            </w:rPrChange>
          </w:rPr>
          <w:tab/>
        </w:r>
        <w:r w:rsidRPr="00BE34AD">
          <w:rPr>
            <w:rFonts w:ascii="Times New Roman" w:hAnsi="Times New Roman" w:cs="Times New Roman"/>
            <w:noProof/>
            <w:webHidden/>
            <w:sz w:val="24"/>
            <w:szCs w:val="24"/>
            <w:rPrChange w:id="2590" w:author="Windows User" w:date="2021-05-24T15:40:00Z">
              <w:rPr>
                <w:noProof/>
                <w:webHidden/>
              </w:rPr>
            </w:rPrChange>
          </w:rPr>
          <w:fldChar w:fldCharType="begin"/>
        </w:r>
        <w:r w:rsidRPr="00BE34AD">
          <w:rPr>
            <w:rFonts w:ascii="Times New Roman" w:hAnsi="Times New Roman" w:cs="Times New Roman"/>
            <w:noProof/>
            <w:webHidden/>
            <w:sz w:val="24"/>
            <w:szCs w:val="24"/>
            <w:rPrChange w:id="2591" w:author="Windows User" w:date="2021-05-24T15:40:00Z">
              <w:rPr>
                <w:noProof/>
                <w:webHidden/>
              </w:rPr>
            </w:rPrChange>
          </w:rPr>
          <w:instrText xml:space="preserve"> PAGEREF _Toc72760987 \h </w:instrText>
        </w:r>
      </w:ins>
      <w:r w:rsidRPr="00BE34AD">
        <w:rPr>
          <w:rFonts w:ascii="Times New Roman" w:hAnsi="Times New Roman" w:cs="Times New Roman"/>
          <w:noProof/>
          <w:webHidden/>
          <w:sz w:val="24"/>
          <w:szCs w:val="24"/>
          <w:rPrChange w:id="2592"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593" w:author="Windows User" w:date="2021-05-24T15:40:00Z">
            <w:rPr>
              <w:noProof/>
              <w:webHidden/>
            </w:rPr>
          </w:rPrChange>
        </w:rPr>
        <w:fldChar w:fldCharType="separate"/>
      </w:r>
      <w:ins w:id="2594" w:author="Windows User" w:date="2021-05-24T15:28:00Z">
        <w:r w:rsidR="00C11C0E" w:rsidRPr="00BE34AD">
          <w:rPr>
            <w:rFonts w:ascii="Times New Roman" w:hAnsi="Times New Roman" w:cs="Times New Roman"/>
            <w:noProof/>
            <w:webHidden/>
            <w:sz w:val="24"/>
            <w:szCs w:val="24"/>
            <w:rPrChange w:id="2595" w:author="Windows User" w:date="2021-05-24T15:40:00Z">
              <w:rPr>
                <w:rFonts w:ascii="Times New Roman" w:hAnsi="Times New Roman" w:cs="Times New Roman"/>
                <w:noProof/>
                <w:webHidden/>
              </w:rPr>
            </w:rPrChange>
          </w:rPr>
          <w:t>13</w:t>
        </w:r>
      </w:ins>
      <w:ins w:id="2596" w:author="ITD-STU" w:date="2021-05-24T15:02:00Z">
        <w:del w:id="2597" w:author="Windows User" w:date="2021-05-24T15:28:00Z">
          <w:r w:rsidRPr="00BE34AD" w:rsidDel="00C11C0E">
            <w:rPr>
              <w:rFonts w:ascii="Times New Roman" w:hAnsi="Times New Roman" w:cs="Times New Roman"/>
              <w:noProof/>
              <w:webHidden/>
              <w:sz w:val="24"/>
              <w:szCs w:val="24"/>
              <w:rPrChange w:id="2598" w:author="Windows User" w:date="2021-05-24T15:40:00Z">
                <w:rPr>
                  <w:noProof/>
                  <w:webHidden/>
                </w:rPr>
              </w:rPrChange>
            </w:rPr>
            <w:delText>13</w:delText>
          </w:r>
        </w:del>
        <w:r w:rsidRPr="00BE34AD">
          <w:rPr>
            <w:rFonts w:ascii="Times New Roman" w:hAnsi="Times New Roman" w:cs="Times New Roman"/>
            <w:noProof/>
            <w:webHidden/>
            <w:sz w:val="24"/>
            <w:szCs w:val="24"/>
            <w:rPrChange w:id="2599"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600" w:author="Windows User" w:date="2021-05-24T15:40:00Z">
              <w:rPr>
                <w:rStyle w:val="Hyperlink"/>
                <w:noProof/>
              </w:rPr>
            </w:rPrChange>
          </w:rPr>
          <w:fldChar w:fldCharType="end"/>
        </w:r>
      </w:ins>
    </w:p>
    <w:p w14:paraId="591EF3F4" w14:textId="22F411F5" w:rsidR="00BC51A5" w:rsidRPr="00BE34AD" w:rsidRDefault="00BC51A5">
      <w:pPr>
        <w:pStyle w:val="TableofFigures"/>
        <w:tabs>
          <w:tab w:val="right" w:leader="dot" w:pos="9350"/>
        </w:tabs>
        <w:spacing w:line="360" w:lineRule="auto"/>
        <w:rPr>
          <w:ins w:id="2601" w:author="ITD-STU" w:date="2021-05-24T15:02:00Z"/>
          <w:rFonts w:ascii="Times New Roman" w:eastAsiaTheme="minorEastAsia" w:hAnsi="Times New Roman" w:cs="Times New Roman"/>
          <w:noProof/>
          <w:sz w:val="24"/>
          <w:szCs w:val="24"/>
          <w:rPrChange w:id="2602" w:author="Windows User" w:date="2021-05-24T15:40:00Z">
            <w:rPr>
              <w:ins w:id="2603" w:author="ITD-STU" w:date="2021-05-24T15:02:00Z"/>
              <w:rFonts w:asciiTheme="minorHAnsi" w:eastAsiaTheme="minorEastAsia" w:hAnsiTheme="minorHAnsi" w:cstheme="minorBidi"/>
              <w:noProof/>
            </w:rPr>
          </w:rPrChange>
        </w:rPr>
        <w:pPrChange w:id="2604" w:author="Windows User" w:date="2021-05-24T15:40:00Z">
          <w:pPr>
            <w:pStyle w:val="TableofFigures"/>
            <w:tabs>
              <w:tab w:val="right" w:leader="dot" w:pos="9350"/>
            </w:tabs>
          </w:pPr>
        </w:pPrChange>
      </w:pPr>
      <w:ins w:id="2605" w:author="ITD-STU" w:date="2021-05-24T15:02:00Z">
        <w:r w:rsidRPr="00BE34AD">
          <w:rPr>
            <w:rStyle w:val="Hyperlink"/>
            <w:rFonts w:ascii="Times New Roman" w:hAnsi="Times New Roman" w:cs="Times New Roman"/>
            <w:noProof/>
            <w:sz w:val="24"/>
            <w:szCs w:val="24"/>
            <w:rPrChange w:id="2606"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607"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608" w:author="Windows User" w:date="2021-05-24T15:40:00Z">
              <w:rPr>
                <w:noProof/>
              </w:rPr>
            </w:rPrChange>
          </w:rPr>
          <w:instrText>HYPERLINK \l "_Toc72760988"</w:instrText>
        </w:r>
        <w:r w:rsidRPr="00BE34AD">
          <w:rPr>
            <w:rStyle w:val="Hyperlink"/>
            <w:rFonts w:ascii="Times New Roman" w:hAnsi="Times New Roman" w:cs="Times New Roman"/>
            <w:noProof/>
            <w:sz w:val="24"/>
            <w:szCs w:val="24"/>
            <w:rPrChange w:id="2609"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610"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611" w:author="Windows User" w:date="2021-05-24T15:40:00Z">
              <w:rPr>
                <w:rStyle w:val="Hyperlink"/>
                <w:rFonts w:ascii="Times New Roman" w:hAnsi="Times New Roman" w:cs="Times New Roman"/>
                <w:noProof/>
              </w:rPr>
            </w:rPrChange>
          </w:rPr>
          <w:t>Potongan Kode 20. Fit pada model</w:t>
        </w:r>
        <w:r w:rsidRPr="00BE34AD">
          <w:rPr>
            <w:rFonts w:ascii="Times New Roman" w:hAnsi="Times New Roman" w:cs="Times New Roman"/>
            <w:noProof/>
            <w:webHidden/>
            <w:sz w:val="24"/>
            <w:szCs w:val="24"/>
            <w:rPrChange w:id="2612" w:author="Windows User" w:date="2021-05-24T15:40:00Z">
              <w:rPr>
                <w:noProof/>
                <w:webHidden/>
              </w:rPr>
            </w:rPrChange>
          </w:rPr>
          <w:tab/>
        </w:r>
        <w:r w:rsidRPr="00BE34AD">
          <w:rPr>
            <w:rFonts w:ascii="Times New Roman" w:hAnsi="Times New Roman" w:cs="Times New Roman"/>
            <w:noProof/>
            <w:webHidden/>
            <w:sz w:val="24"/>
            <w:szCs w:val="24"/>
            <w:rPrChange w:id="2613" w:author="Windows User" w:date="2021-05-24T15:40:00Z">
              <w:rPr>
                <w:noProof/>
                <w:webHidden/>
              </w:rPr>
            </w:rPrChange>
          </w:rPr>
          <w:fldChar w:fldCharType="begin"/>
        </w:r>
        <w:r w:rsidRPr="00BE34AD">
          <w:rPr>
            <w:rFonts w:ascii="Times New Roman" w:hAnsi="Times New Roman" w:cs="Times New Roman"/>
            <w:noProof/>
            <w:webHidden/>
            <w:sz w:val="24"/>
            <w:szCs w:val="24"/>
            <w:rPrChange w:id="2614" w:author="Windows User" w:date="2021-05-24T15:40:00Z">
              <w:rPr>
                <w:noProof/>
                <w:webHidden/>
              </w:rPr>
            </w:rPrChange>
          </w:rPr>
          <w:instrText xml:space="preserve"> PAGEREF _Toc72760988 \h </w:instrText>
        </w:r>
      </w:ins>
      <w:r w:rsidRPr="00BE34AD">
        <w:rPr>
          <w:rFonts w:ascii="Times New Roman" w:hAnsi="Times New Roman" w:cs="Times New Roman"/>
          <w:noProof/>
          <w:webHidden/>
          <w:sz w:val="24"/>
          <w:szCs w:val="24"/>
          <w:rPrChange w:id="2615"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616" w:author="Windows User" w:date="2021-05-24T15:40:00Z">
            <w:rPr>
              <w:noProof/>
              <w:webHidden/>
            </w:rPr>
          </w:rPrChange>
        </w:rPr>
        <w:fldChar w:fldCharType="separate"/>
      </w:r>
      <w:ins w:id="2617" w:author="Windows User" w:date="2021-05-24T15:28:00Z">
        <w:r w:rsidR="00C11C0E" w:rsidRPr="00BE34AD">
          <w:rPr>
            <w:rFonts w:ascii="Times New Roman" w:hAnsi="Times New Roman" w:cs="Times New Roman"/>
            <w:noProof/>
            <w:webHidden/>
            <w:sz w:val="24"/>
            <w:szCs w:val="24"/>
            <w:rPrChange w:id="2618" w:author="Windows User" w:date="2021-05-24T15:40:00Z">
              <w:rPr>
                <w:rFonts w:ascii="Times New Roman" w:hAnsi="Times New Roman" w:cs="Times New Roman"/>
                <w:noProof/>
                <w:webHidden/>
              </w:rPr>
            </w:rPrChange>
          </w:rPr>
          <w:t>14</w:t>
        </w:r>
      </w:ins>
      <w:ins w:id="2619" w:author="ITD-STU" w:date="2021-05-24T15:02:00Z">
        <w:del w:id="2620" w:author="Windows User" w:date="2021-05-24T15:28:00Z">
          <w:r w:rsidRPr="00BE34AD" w:rsidDel="00C11C0E">
            <w:rPr>
              <w:rFonts w:ascii="Times New Roman" w:hAnsi="Times New Roman" w:cs="Times New Roman"/>
              <w:noProof/>
              <w:webHidden/>
              <w:sz w:val="24"/>
              <w:szCs w:val="24"/>
              <w:rPrChange w:id="2621" w:author="Windows User" w:date="2021-05-24T15:40:00Z">
                <w:rPr>
                  <w:noProof/>
                  <w:webHidden/>
                </w:rPr>
              </w:rPrChange>
            </w:rPr>
            <w:delText>14</w:delText>
          </w:r>
        </w:del>
        <w:r w:rsidRPr="00BE34AD">
          <w:rPr>
            <w:rFonts w:ascii="Times New Roman" w:hAnsi="Times New Roman" w:cs="Times New Roman"/>
            <w:noProof/>
            <w:webHidden/>
            <w:sz w:val="24"/>
            <w:szCs w:val="24"/>
            <w:rPrChange w:id="2622"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623" w:author="Windows User" w:date="2021-05-24T15:40:00Z">
              <w:rPr>
                <w:rStyle w:val="Hyperlink"/>
                <w:noProof/>
              </w:rPr>
            </w:rPrChange>
          </w:rPr>
          <w:fldChar w:fldCharType="end"/>
        </w:r>
      </w:ins>
    </w:p>
    <w:p w14:paraId="1381AC2A" w14:textId="28247FFF" w:rsidR="00BC51A5" w:rsidRPr="00BE34AD" w:rsidRDefault="00BC51A5">
      <w:pPr>
        <w:pStyle w:val="TableofFigures"/>
        <w:tabs>
          <w:tab w:val="right" w:leader="dot" w:pos="9350"/>
        </w:tabs>
        <w:spacing w:line="360" w:lineRule="auto"/>
        <w:rPr>
          <w:ins w:id="2624" w:author="ITD-STU" w:date="2021-05-24T15:02:00Z"/>
          <w:rFonts w:ascii="Times New Roman" w:eastAsiaTheme="minorEastAsia" w:hAnsi="Times New Roman" w:cs="Times New Roman"/>
          <w:noProof/>
          <w:sz w:val="24"/>
          <w:szCs w:val="24"/>
          <w:rPrChange w:id="2625" w:author="Windows User" w:date="2021-05-24T15:40:00Z">
            <w:rPr>
              <w:ins w:id="2626" w:author="ITD-STU" w:date="2021-05-24T15:02:00Z"/>
              <w:rFonts w:asciiTheme="minorHAnsi" w:eastAsiaTheme="minorEastAsia" w:hAnsiTheme="minorHAnsi" w:cstheme="minorBidi"/>
              <w:noProof/>
            </w:rPr>
          </w:rPrChange>
        </w:rPr>
        <w:pPrChange w:id="2627" w:author="Windows User" w:date="2021-05-24T15:40:00Z">
          <w:pPr>
            <w:pStyle w:val="TableofFigures"/>
            <w:tabs>
              <w:tab w:val="right" w:leader="dot" w:pos="9350"/>
            </w:tabs>
          </w:pPr>
        </w:pPrChange>
      </w:pPr>
      <w:ins w:id="2628" w:author="ITD-STU" w:date="2021-05-24T15:02:00Z">
        <w:r w:rsidRPr="00BE34AD">
          <w:rPr>
            <w:rStyle w:val="Hyperlink"/>
            <w:rFonts w:ascii="Times New Roman" w:hAnsi="Times New Roman" w:cs="Times New Roman"/>
            <w:noProof/>
            <w:sz w:val="24"/>
            <w:szCs w:val="24"/>
            <w:rPrChange w:id="2629"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630"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631" w:author="Windows User" w:date="2021-05-24T15:40:00Z">
              <w:rPr>
                <w:noProof/>
              </w:rPr>
            </w:rPrChange>
          </w:rPr>
          <w:instrText>HYPERLINK \l "_Toc72760989"</w:instrText>
        </w:r>
        <w:r w:rsidRPr="00BE34AD">
          <w:rPr>
            <w:rStyle w:val="Hyperlink"/>
            <w:rFonts w:ascii="Times New Roman" w:hAnsi="Times New Roman" w:cs="Times New Roman"/>
            <w:noProof/>
            <w:sz w:val="24"/>
            <w:szCs w:val="24"/>
            <w:rPrChange w:id="2632"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633"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634" w:author="Windows User" w:date="2021-05-24T15:40:00Z">
              <w:rPr>
                <w:rStyle w:val="Hyperlink"/>
                <w:rFonts w:ascii="Times New Roman" w:hAnsi="Times New Roman" w:cs="Times New Roman"/>
                <w:noProof/>
              </w:rPr>
            </w:rPrChange>
          </w:rPr>
          <w:t>Potongan Kode 21. Membuat Prediksi</w:t>
        </w:r>
        <w:r w:rsidRPr="00BE34AD">
          <w:rPr>
            <w:rFonts w:ascii="Times New Roman" w:hAnsi="Times New Roman" w:cs="Times New Roman"/>
            <w:noProof/>
            <w:webHidden/>
            <w:sz w:val="24"/>
            <w:szCs w:val="24"/>
            <w:rPrChange w:id="2635" w:author="Windows User" w:date="2021-05-24T15:40:00Z">
              <w:rPr>
                <w:noProof/>
                <w:webHidden/>
              </w:rPr>
            </w:rPrChange>
          </w:rPr>
          <w:tab/>
        </w:r>
        <w:r w:rsidRPr="00BE34AD">
          <w:rPr>
            <w:rFonts w:ascii="Times New Roman" w:hAnsi="Times New Roman" w:cs="Times New Roman"/>
            <w:noProof/>
            <w:webHidden/>
            <w:sz w:val="24"/>
            <w:szCs w:val="24"/>
            <w:rPrChange w:id="2636" w:author="Windows User" w:date="2021-05-24T15:40:00Z">
              <w:rPr>
                <w:noProof/>
                <w:webHidden/>
              </w:rPr>
            </w:rPrChange>
          </w:rPr>
          <w:fldChar w:fldCharType="begin"/>
        </w:r>
        <w:r w:rsidRPr="00BE34AD">
          <w:rPr>
            <w:rFonts w:ascii="Times New Roman" w:hAnsi="Times New Roman" w:cs="Times New Roman"/>
            <w:noProof/>
            <w:webHidden/>
            <w:sz w:val="24"/>
            <w:szCs w:val="24"/>
            <w:rPrChange w:id="2637" w:author="Windows User" w:date="2021-05-24T15:40:00Z">
              <w:rPr>
                <w:noProof/>
                <w:webHidden/>
              </w:rPr>
            </w:rPrChange>
          </w:rPr>
          <w:instrText xml:space="preserve"> PAGEREF _Toc72760989 \h </w:instrText>
        </w:r>
      </w:ins>
      <w:r w:rsidRPr="00BE34AD">
        <w:rPr>
          <w:rFonts w:ascii="Times New Roman" w:hAnsi="Times New Roman" w:cs="Times New Roman"/>
          <w:noProof/>
          <w:webHidden/>
          <w:sz w:val="24"/>
          <w:szCs w:val="24"/>
          <w:rPrChange w:id="2638"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639" w:author="Windows User" w:date="2021-05-24T15:40:00Z">
            <w:rPr>
              <w:noProof/>
              <w:webHidden/>
            </w:rPr>
          </w:rPrChange>
        </w:rPr>
        <w:fldChar w:fldCharType="separate"/>
      </w:r>
      <w:ins w:id="2640" w:author="Windows User" w:date="2021-05-24T15:28:00Z">
        <w:r w:rsidR="00C11C0E" w:rsidRPr="00BE34AD">
          <w:rPr>
            <w:rFonts w:ascii="Times New Roman" w:hAnsi="Times New Roman" w:cs="Times New Roman"/>
            <w:noProof/>
            <w:webHidden/>
            <w:sz w:val="24"/>
            <w:szCs w:val="24"/>
            <w:rPrChange w:id="2641" w:author="Windows User" w:date="2021-05-24T15:40:00Z">
              <w:rPr>
                <w:rFonts w:ascii="Times New Roman" w:hAnsi="Times New Roman" w:cs="Times New Roman"/>
                <w:noProof/>
                <w:webHidden/>
              </w:rPr>
            </w:rPrChange>
          </w:rPr>
          <w:t>14</w:t>
        </w:r>
      </w:ins>
      <w:ins w:id="2642" w:author="ITD-STU" w:date="2021-05-24T15:02:00Z">
        <w:del w:id="2643" w:author="Windows User" w:date="2021-05-24T15:28:00Z">
          <w:r w:rsidRPr="00BE34AD" w:rsidDel="00C11C0E">
            <w:rPr>
              <w:rFonts w:ascii="Times New Roman" w:hAnsi="Times New Roman" w:cs="Times New Roman"/>
              <w:noProof/>
              <w:webHidden/>
              <w:sz w:val="24"/>
              <w:szCs w:val="24"/>
              <w:rPrChange w:id="2644" w:author="Windows User" w:date="2021-05-24T15:40:00Z">
                <w:rPr>
                  <w:noProof/>
                  <w:webHidden/>
                </w:rPr>
              </w:rPrChange>
            </w:rPr>
            <w:delText>14</w:delText>
          </w:r>
        </w:del>
        <w:r w:rsidRPr="00BE34AD">
          <w:rPr>
            <w:rFonts w:ascii="Times New Roman" w:hAnsi="Times New Roman" w:cs="Times New Roman"/>
            <w:noProof/>
            <w:webHidden/>
            <w:sz w:val="24"/>
            <w:szCs w:val="24"/>
            <w:rPrChange w:id="2645"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646" w:author="Windows User" w:date="2021-05-24T15:40:00Z">
              <w:rPr>
                <w:rStyle w:val="Hyperlink"/>
                <w:noProof/>
              </w:rPr>
            </w:rPrChange>
          </w:rPr>
          <w:fldChar w:fldCharType="end"/>
        </w:r>
      </w:ins>
    </w:p>
    <w:p w14:paraId="70B67689" w14:textId="46A21612" w:rsidR="00BC51A5" w:rsidRPr="00BE34AD" w:rsidRDefault="00BC51A5">
      <w:pPr>
        <w:pStyle w:val="TableofFigures"/>
        <w:tabs>
          <w:tab w:val="right" w:leader="dot" w:pos="9350"/>
        </w:tabs>
        <w:spacing w:line="360" w:lineRule="auto"/>
        <w:rPr>
          <w:ins w:id="2647" w:author="Windows User" w:date="2021-05-24T15:24:00Z"/>
          <w:rStyle w:val="Hyperlink"/>
          <w:rFonts w:ascii="Times New Roman" w:hAnsi="Times New Roman" w:cs="Times New Roman"/>
          <w:noProof/>
          <w:sz w:val="24"/>
          <w:szCs w:val="24"/>
          <w:rPrChange w:id="2648" w:author="Windows User" w:date="2021-05-24T15:40:00Z">
            <w:rPr>
              <w:ins w:id="2649" w:author="Windows User" w:date="2021-05-24T15:24:00Z"/>
              <w:rStyle w:val="Hyperlink"/>
              <w:rFonts w:ascii="Times New Roman" w:hAnsi="Times New Roman" w:cs="Times New Roman"/>
              <w:noProof/>
            </w:rPr>
          </w:rPrChange>
        </w:rPr>
        <w:pPrChange w:id="2650" w:author="Windows User" w:date="2021-05-24T15:40:00Z">
          <w:pPr>
            <w:pStyle w:val="TableofFigures"/>
            <w:tabs>
              <w:tab w:val="right" w:leader="dot" w:pos="9350"/>
            </w:tabs>
          </w:pPr>
        </w:pPrChange>
      </w:pPr>
      <w:ins w:id="2651" w:author="ITD-STU" w:date="2021-05-24T15:02:00Z">
        <w:r w:rsidRPr="00BE34AD">
          <w:rPr>
            <w:rStyle w:val="Hyperlink"/>
            <w:rFonts w:ascii="Times New Roman" w:hAnsi="Times New Roman" w:cs="Times New Roman"/>
            <w:noProof/>
            <w:sz w:val="24"/>
            <w:szCs w:val="24"/>
            <w:rPrChange w:id="2652" w:author="Windows User" w:date="2021-05-24T15:40:00Z">
              <w:rPr>
                <w:rStyle w:val="Hyperlink"/>
                <w:noProof/>
              </w:rPr>
            </w:rPrChange>
          </w:rPr>
          <w:fldChar w:fldCharType="begin"/>
        </w:r>
        <w:r w:rsidRPr="00BE34AD">
          <w:rPr>
            <w:rStyle w:val="Hyperlink"/>
            <w:rFonts w:ascii="Times New Roman" w:hAnsi="Times New Roman" w:cs="Times New Roman"/>
            <w:noProof/>
            <w:sz w:val="24"/>
            <w:szCs w:val="24"/>
            <w:rPrChange w:id="2653" w:author="Windows User" w:date="2021-05-24T15:40:00Z">
              <w:rPr>
                <w:rStyle w:val="Hyperlink"/>
                <w:noProof/>
              </w:rPr>
            </w:rPrChange>
          </w:rPr>
          <w:instrText xml:space="preserve"> </w:instrText>
        </w:r>
        <w:r w:rsidRPr="00BE34AD">
          <w:rPr>
            <w:rFonts w:ascii="Times New Roman" w:hAnsi="Times New Roman" w:cs="Times New Roman"/>
            <w:noProof/>
            <w:sz w:val="24"/>
            <w:szCs w:val="24"/>
            <w:rPrChange w:id="2654" w:author="Windows User" w:date="2021-05-24T15:40:00Z">
              <w:rPr>
                <w:noProof/>
              </w:rPr>
            </w:rPrChange>
          </w:rPr>
          <w:instrText>HYPERLINK \l "_Toc72760990"</w:instrText>
        </w:r>
        <w:r w:rsidRPr="00BE34AD">
          <w:rPr>
            <w:rStyle w:val="Hyperlink"/>
            <w:rFonts w:ascii="Times New Roman" w:hAnsi="Times New Roman" w:cs="Times New Roman"/>
            <w:noProof/>
            <w:sz w:val="24"/>
            <w:szCs w:val="24"/>
            <w:rPrChange w:id="2655" w:author="Windows User" w:date="2021-05-24T15:40:00Z">
              <w:rPr>
                <w:rStyle w:val="Hyperlink"/>
                <w:noProof/>
              </w:rPr>
            </w:rPrChange>
          </w:rPr>
          <w:instrText xml:space="preserve"> </w:instrText>
        </w:r>
        <w:r w:rsidRPr="00BE34AD">
          <w:rPr>
            <w:rStyle w:val="Hyperlink"/>
            <w:rFonts w:ascii="Times New Roman" w:hAnsi="Times New Roman" w:cs="Times New Roman"/>
            <w:noProof/>
            <w:sz w:val="24"/>
            <w:szCs w:val="24"/>
            <w:rPrChange w:id="2656" w:author="Windows User" w:date="2021-05-24T15:40:00Z">
              <w:rPr>
                <w:rStyle w:val="Hyperlink"/>
                <w:noProof/>
              </w:rPr>
            </w:rPrChange>
          </w:rPr>
          <w:fldChar w:fldCharType="separate"/>
        </w:r>
        <w:r w:rsidRPr="00BE34AD">
          <w:rPr>
            <w:rStyle w:val="Hyperlink"/>
            <w:rFonts w:ascii="Times New Roman" w:hAnsi="Times New Roman" w:cs="Times New Roman"/>
            <w:noProof/>
            <w:sz w:val="24"/>
            <w:szCs w:val="24"/>
            <w:rPrChange w:id="2657" w:author="Windows User" w:date="2021-05-24T15:40:00Z">
              <w:rPr>
                <w:rStyle w:val="Hyperlink"/>
                <w:rFonts w:ascii="Times New Roman" w:hAnsi="Times New Roman" w:cs="Times New Roman"/>
                <w:noProof/>
              </w:rPr>
            </w:rPrChange>
          </w:rPr>
          <w:t>Potongan Kode 22. Evaluasi Sentimen Analisis</w:t>
        </w:r>
        <w:r w:rsidRPr="00BE34AD">
          <w:rPr>
            <w:rFonts w:ascii="Times New Roman" w:hAnsi="Times New Roman" w:cs="Times New Roman"/>
            <w:noProof/>
            <w:webHidden/>
            <w:sz w:val="24"/>
            <w:szCs w:val="24"/>
            <w:rPrChange w:id="2658" w:author="Windows User" w:date="2021-05-24T15:40:00Z">
              <w:rPr>
                <w:noProof/>
                <w:webHidden/>
              </w:rPr>
            </w:rPrChange>
          </w:rPr>
          <w:tab/>
        </w:r>
        <w:r w:rsidRPr="00BE34AD">
          <w:rPr>
            <w:rFonts w:ascii="Times New Roman" w:hAnsi="Times New Roman" w:cs="Times New Roman"/>
            <w:noProof/>
            <w:webHidden/>
            <w:sz w:val="24"/>
            <w:szCs w:val="24"/>
            <w:rPrChange w:id="2659" w:author="Windows User" w:date="2021-05-24T15:40:00Z">
              <w:rPr>
                <w:noProof/>
                <w:webHidden/>
              </w:rPr>
            </w:rPrChange>
          </w:rPr>
          <w:fldChar w:fldCharType="begin"/>
        </w:r>
        <w:r w:rsidRPr="00BE34AD">
          <w:rPr>
            <w:rFonts w:ascii="Times New Roman" w:hAnsi="Times New Roman" w:cs="Times New Roman"/>
            <w:noProof/>
            <w:webHidden/>
            <w:sz w:val="24"/>
            <w:szCs w:val="24"/>
            <w:rPrChange w:id="2660" w:author="Windows User" w:date="2021-05-24T15:40:00Z">
              <w:rPr>
                <w:noProof/>
                <w:webHidden/>
              </w:rPr>
            </w:rPrChange>
          </w:rPr>
          <w:instrText xml:space="preserve"> PAGEREF _Toc72760990 \h </w:instrText>
        </w:r>
      </w:ins>
      <w:r w:rsidRPr="00BE34AD">
        <w:rPr>
          <w:rFonts w:ascii="Times New Roman" w:hAnsi="Times New Roman" w:cs="Times New Roman"/>
          <w:noProof/>
          <w:webHidden/>
          <w:sz w:val="24"/>
          <w:szCs w:val="24"/>
          <w:rPrChange w:id="2661" w:author="Windows User" w:date="2021-05-24T15:40:00Z">
            <w:rPr>
              <w:rFonts w:ascii="Times New Roman" w:hAnsi="Times New Roman" w:cs="Times New Roman"/>
              <w:noProof/>
              <w:webHidden/>
              <w:sz w:val="24"/>
              <w:szCs w:val="24"/>
            </w:rPr>
          </w:rPrChange>
        </w:rPr>
      </w:r>
      <w:r w:rsidRPr="00BE34AD">
        <w:rPr>
          <w:rFonts w:ascii="Times New Roman" w:hAnsi="Times New Roman" w:cs="Times New Roman"/>
          <w:noProof/>
          <w:webHidden/>
          <w:sz w:val="24"/>
          <w:szCs w:val="24"/>
          <w:rPrChange w:id="2662" w:author="Windows User" w:date="2021-05-24T15:40:00Z">
            <w:rPr>
              <w:noProof/>
              <w:webHidden/>
            </w:rPr>
          </w:rPrChange>
        </w:rPr>
        <w:fldChar w:fldCharType="separate"/>
      </w:r>
      <w:ins w:id="2663" w:author="Windows User" w:date="2021-05-24T15:28:00Z">
        <w:r w:rsidR="00C11C0E" w:rsidRPr="00BE34AD">
          <w:rPr>
            <w:rFonts w:ascii="Times New Roman" w:hAnsi="Times New Roman" w:cs="Times New Roman"/>
            <w:noProof/>
            <w:webHidden/>
            <w:sz w:val="24"/>
            <w:szCs w:val="24"/>
            <w:rPrChange w:id="2664" w:author="Windows User" w:date="2021-05-24T15:40:00Z">
              <w:rPr>
                <w:rFonts w:ascii="Times New Roman" w:hAnsi="Times New Roman" w:cs="Times New Roman"/>
                <w:noProof/>
                <w:webHidden/>
              </w:rPr>
            </w:rPrChange>
          </w:rPr>
          <w:t>14</w:t>
        </w:r>
      </w:ins>
      <w:ins w:id="2665" w:author="ITD-STU" w:date="2021-05-24T15:02:00Z">
        <w:del w:id="2666" w:author="Windows User" w:date="2021-05-24T15:28:00Z">
          <w:r w:rsidRPr="00BE34AD" w:rsidDel="00C11C0E">
            <w:rPr>
              <w:rFonts w:ascii="Times New Roman" w:hAnsi="Times New Roman" w:cs="Times New Roman"/>
              <w:noProof/>
              <w:webHidden/>
              <w:sz w:val="24"/>
              <w:szCs w:val="24"/>
              <w:rPrChange w:id="2667" w:author="Windows User" w:date="2021-05-24T15:40:00Z">
                <w:rPr>
                  <w:noProof/>
                  <w:webHidden/>
                </w:rPr>
              </w:rPrChange>
            </w:rPr>
            <w:delText>14</w:delText>
          </w:r>
        </w:del>
        <w:r w:rsidRPr="00BE34AD">
          <w:rPr>
            <w:rFonts w:ascii="Times New Roman" w:hAnsi="Times New Roman" w:cs="Times New Roman"/>
            <w:noProof/>
            <w:webHidden/>
            <w:sz w:val="24"/>
            <w:szCs w:val="24"/>
            <w:rPrChange w:id="2668" w:author="Windows User" w:date="2021-05-24T15:40:00Z">
              <w:rPr>
                <w:noProof/>
                <w:webHidden/>
              </w:rPr>
            </w:rPrChange>
          </w:rPr>
          <w:fldChar w:fldCharType="end"/>
        </w:r>
        <w:r w:rsidRPr="00BE34AD">
          <w:rPr>
            <w:rStyle w:val="Hyperlink"/>
            <w:rFonts w:ascii="Times New Roman" w:hAnsi="Times New Roman" w:cs="Times New Roman"/>
            <w:noProof/>
            <w:sz w:val="24"/>
            <w:szCs w:val="24"/>
            <w:rPrChange w:id="2669" w:author="Windows User" w:date="2021-05-24T15:40:00Z">
              <w:rPr>
                <w:rStyle w:val="Hyperlink"/>
                <w:noProof/>
              </w:rPr>
            </w:rPrChange>
          </w:rPr>
          <w:fldChar w:fldCharType="end"/>
        </w:r>
      </w:ins>
    </w:p>
    <w:p w14:paraId="7A515711" w14:textId="1D861925" w:rsidR="008D5AD8" w:rsidRPr="00BE34AD" w:rsidRDefault="008D5AD8">
      <w:pPr>
        <w:spacing w:line="360" w:lineRule="auto"/>
        <w:rPr>
          <w:ins w:id="2670" w:author="Windows User" w:date="2021-05-24T15:24:00Z"/>
          <w:rFonts w:ascii="Times New Roman" w:hAnsi="Times New Roman" w:cs="Times New Roman"/>
          <w:noProof/>
          <w:sz w:val="24"/>
          <w:szCs w:val="24"/>
          <w:rPrChange w:id="2671" w:author="Windows User" w:date="2021-05-24T15:40:00Z">
            <w:rPr>
              <w:ins w:id="2672" w:author="Windows User" w:date="2021-05-24T15:24:00Z"/>
              <w:noProof/>
            </w:rPr>
          </w:rPrChange>
        </w:rPr>
        <w:pPrChange w:id="2673" w:author="Windows User" w:date="2021-05-24T15:40:00Z">
          <w:pPr/>
        </w:pPrChange>
      </w:pPr>
    </w:p>
    <w:p w14:paraId="3525ABDC" w14:textId="77777777" w:rsidR="008D5AD8" w:rsidRDefault="008D5AD8" w:rsidP="008D5AD8">
      <w:pPr>
        <w:rPr>
          <w:ins w:id="2674" w:author="Windows User" w:date="2021-05-24T15:24:00Z"/>
          <w:noProof/>
        </w:rPr>
        <w:sectPr w:rsidR="008D5AD8" w:rsidSect="00B717A5">
          <w:pgSz w:w="12240" w:h="15840"/>
          <w:pgMar w:top="1440" w:right="1440" w:bottom="1440" w:left="1440" w:header="720" w:footer="720" w:gutter="0"/>
          <w:pgNumType w:fmt="lowerRoman"/>
          <w:cols w:space="720"/>
          <w:docGrid w:linePitch="360"/>
          <w:sectPrChange w:id="2675" w:author="Windows User" w:date="2021-05-24T15:27:00Z">
            <w:sectPr w:rsidR="008D5AD8" w:rsidSect="00B717A5">
              <w:pgMar w:top="1440" w:right="1440" w:bottom="1440" w:left="1440" w:header="720" w:footer="720" w:gutter="0"/>
              <w:pgNumType w:fmt="decimal"/>
            </w:sectPr>
          </w:sectPrChange>
        </w:sectPr>
      </w:pPr>
    </w:p>
    <w:p w14:paraId="3C7F5E8F" w14:textId="013EF410" w:rsidR="008D5AD8" w:rsidRPr="008D5AD8" w:rsidDel="008D5AD8" w:rsidRDefault="008D5AD8">
      <w:pPr>
        <w:rPr>
          <w:ins w:id="2676" w:author="ITD-STU" w:date="2021-05-24T15:02:00Z"/>
          <w:del w:id="2677" w:author="Windows User" w:date="2021-05-24T15:24:00Z"/>
          <w:noProof/>
          <w:rPrChange w:id="2678" w:author="Windows User" w:date="2021-05-24T15:24:00Z">
            <w:rPr>
              <w:ins w:id="2679" w:author="ITD-STU" w:date="2021-05-24T15:02:00Z"/>
              <w:del w:id="2680" w:author="Windows User" w:date="2021-05-24T15:24:00Z"/>
              <w:rFonts w:asciiTheme="minorHAnsi" w:eastAsiaTheme="minorEastAsia" w:hAnsiTheme="minorHAnsi" w:cstheme="minorBidi"/>
              <w:noProof/>
            </w:rPr>
          </w:rPrChange>
        </w:rPr>
        <w:pPrChange w:id="2681" w:author="Windows User" w:date="2021-05-24T15:24:00Z">
          <w:pPr>
            <w:pStyle w:val="TableofFigures"/>
            <w:tabs>
              <w:tab w:val="right" w:leader="dot" w:pos="9350"/>
            </w:tabs>
          </w:pPr>
        </w:pPrChange>
      </w:pPr>
    </w:p>
    <w:p w14:paraId="479523A9" w14:textId="25D0D9C0" w:rsidR="00886421" w:rsidRPr="00B24C86" w:rsidDel="00BC51A5" w:rsidRDefault="00886421">
      <w:pPr>
        <w:pStyle w:val="TableofFigures"/>
        <w:tabs>
          <w:tab w:val="right" w:leader="dot" w:pos="9350"/>
        </w:tabs>
        <w:spacing w:line="360" w:lineRule="auto"/>
        <w:rPr>
          <w:del w:id="2682" w:author="ITD-STU" w:date="2021-05-24T15:02:00Z"/>
          <w:rFonts w:ascii="Times New Roman" w:eastAsiaTheme="minorEastAsia" w:hAnsi="Times New Roman" w:cs="Times New Roman"/>
          <w:noProof/>
          <w:rPrChange w:id="2683" w:author="ITD-STU" w:date="2021-05-24T15:03:00Z">
            <w:rPr>
              <w:del w:id="2684" w:author="ITD-STU" w:date="2021-05-24T15:02:00Z"/>
              <w:rFonts w:asciiTheme="minorHAnsi" w:eastAsiaTheme="minorEastAsia" w:hAnsiTheme="minorHAnsi" w:cstheme="minorBidi"/>
              <w:noProof/>
            </w:rPr>
          </w:rPrChange>
        </w:rPr>
        <w:pPrChange w:id="2685" w:author="Windows User" w:date="2021-05-24T11:46:00Z">
          <w:pPr>
            <w:pStyle w:val="TableofFigures"/>
            <w:tabs>
              <w:tab w:val="right" w:leader="dot" w:pos="9350"/>
            </w:tabs>
          </w:pPr>
        </w:pPrChange>
      </w:pPr>
      <w:del w:id="2686" w:author="ITD-STU" w:date="2021-05-24T15:02:00Z">
        <w:r w:rsidRPr="00B24C86" w:rsidDel="00BC51A5">
          <w:rPr>
            <w:rPrChange w:id="2687" w:author="ITD-STU" w:date="2021-05-24T15:03:00Z">
              <w:rPr>
                <w:rStyle w:val="Hyperlink"/>
                <w:rFonts w:ascii="Times New Roman" w:hAnsi="Times New Roman" w:cs="Times New Roman"/>
                <w:noProof/>
              </w:rPr>
            </w:rPrChange>
          </w:rPr>
          <w:delText>Potongan Code 1. Library yang digunakan</w:delText>
        </w:r>
        <w:r w:rsidRPr="00B24C86" w:rsidDel="00BC51A5">
          <w:rPr>
            <w:rFonts w:ascii="Times New Roman" w:hAnsi="Times New Roman" w:cs="Times New Roman"/>
            <w:noProof/>
            <w:webHidden/>
            <w:rPrChange w:id="2688" w:author="ITD-STU" w:date="2021-05-24T15:03:00Z">
              <w:rPr>
                <w:noProof/>
                <w:webHidden/>
              </w:rPr>
            </w:rPrChange>
          </w:rPr>
          <w:tab/>
        </w:r>
      </w:del>
      <w:ins w:id="2689" w:author="Windows User" w:date="2021-05-24T11:48:00Z">
        <w:del w:id="2690" w:author="ITD-STU" w:date="2021-05-24T15:02:00Z">
          <w:r w:rsidR="00C32B41" w:rsidRPr="00B24C86" w:rsidDel="00BC51A5">
            <w:rPr>
              <w:rFonts w:ascii="Times New Roman" w:hAnsi="Times New Roman" w:cs="Times New Roman"/>
              <w:noProof/>
              <w:webHidden/>
              <w:rPrChange w:id="2691" w:author="ITD-STU" w:date="2021-05-24T15:03:00Z">
                <w:rPr>
                  <w:rFonts w:ascii="Times New Roman" w:hAnsi="Times New Roman" w:cs="Times New Roman"/>
                  <w:noProof/>
                  <w:webHidden/>
                  <w:sz w:val="24"/>
                  <w:szCs w:val="24"/>
                </w:rPr>
              </w:rPrChange>
            </w:rPr>
            <w:delText>8</w:delText>
          </w:r>
        </w:del>
      </w:ins>
      <w:del w:id="2692" w:author="ITD-STU" w:date="2021-05-24T15:02:00Z">
        <w:r w:rsidRPr="00B24C86" w:rsidDel="00BC51A5">
          <w:rPr>
            <w:rFonts w:ascii="Times New Roman" w:hAnsi="Times New Roman" w:cs="Times New Roman"/>
            <w:noProof/>
            <w:webHidden/>
            <w:rPrChange w:id="2693" w:author="ITD-STU" w:date="2021-05-24T15:03:00Z">
              <w:rPr>
                <w:noProof/>
                <w:webHidden/>
              </w:rPr>
            </w:rPrChange>
          </w:rPr>
          <w:delText>8</w:delText>
        </w:r>
      </w:del>
    </w:p>
    <w:p w14:paraId="3F85DD31" w14:textId="6A7C8B08" w:rsidR="00886421" w:rsidRPr="00B24C86" w:rsidDel="00BC51A5" w:rsidRDefault="00886421">
      <w:pPr>
        <w:pStyle w:val="TableofFigures"/>
        <w:tabs>
          <w:tab w:val="right" w:leader="dot" w:pos="9350"/>
        </w:tabs>
        <w:spacing w:line="360" w:lineRule="auto"/>
        <w:rPr>
          <w:del w:id="2694" w:author="ITD-STU" w:date="2021-05-24T15:02:00Z"/>
          <w:rFonts w:ascii="Times New Roman" w:eastAsiaTheme="minorEastAsia" w:hAnsi="Times New Roman" w:cs="Times New Roman"/>
          <w:noProof/>
          <w:rPrChange w:id="2695" w:author="ITD-STU" w:date="2021-05-24T15:03:00Z">
            <w:rPr>
              <w:del w:id="2696" w:author="ITD-STU" w:date="2021-05-24T15:02:00Z"/>
              <w:rFonts w:asciiTheme="minorHAnsi" w:eastAsiaTheme="minorEastAsia" w:hAnsiTheme="minorHAnsi" w:cstheme="minorBidi"/>
              <w:noProof/>
            </w:rPr>
          </w:rPrChange>
        </w:rPr>
        <w:pPrChange w:id="2697" w:author="Windows User" w:date="2021-05-24T11:46:00Z">
          <w:pPr>
            <w:pStyle w:val="TableofFigures"/>
            <w:tabs>
              <w:tab w:val="right" w:leader="dot" w:pos="9350"/>
            </w:tabs>
          </w:pPr>
        </w:pPrChange>
      </w:pPr>
      <w:del w:id="2698" w:author="ITD-STU" w:date="2021-05-24T15:02:00Z">
        <w:r w:rsidRPr="00B24C86" w:rsidDel="00BC51A5">
          <w:rPr>
            <w:rPrChange w:id="2699" w:author="ITD-STU" w:date="2021-05-24T15:03:00Z">
              <w:rPr>
                <w:rStyle w:val="Hyperlink"/>
                <w:rFonts w:ascii="Times New Roman" w:hAnsi="Times New Roman" w:cs="Times New Roman"/>
                <w:noProof/>
              </w:rPr>
            </w:rPrChange>
          </w:rPr>
          <w:delText>Potongan Code 2. Memulai Spark Session</w:delText>
        </w:r>
        <w:r w:rsidRPr="00B24C86" w:rsidDel="00BC51A5">
          <w:rPr>
            <w:rFonts w:ascii="Times New Roman" w:hAnsi="Times New Roman" w:cs="Times New Roman"/>
            <w:noProof/>
            <w:webHidden/>
            <w:rPrChange w:id="2700" w:author="ITD-STU" w:date="2021-05-24T15:03:00Z">
              <w:rPr>
                <w:noProof/>
                <w:webHidden/>
              </w:rPr>
            </w:rPrChange>
          </w:rPr>
          <w:tab/>
        </w:r>
      </w:del>
      <w:ins w:id="2701" w:author="Windows User" w:date="2021-05-24T11:48:00Z">
        <w:del w:id="2702" w:author="ITD-STU" w:date="2021-05-24T15:02:00Z">
          <w:r w:rsidR="00C32B41" w:rsidRPr="00B24C86" w:rsidDel="00BC51A5">
            <w:rPr>
              <w:rFonts w:ascii="Times New Roman" w:hAnsi="Times New Roman" w:cs="Times New Roman"/>
              <w:noProof/>
              <w:webHidden/>
              <w:rPrChange w:id="2703" w:author="ITD-STU" w:date="2021-05-24T15:03:00Z">
                <w:rPr>
                  <w:rFonts w:ascii="Times New Roman" w:hAnsi="Times New Roman" w:cs="Times New Roman"/>
                  <w:noProof/>
                  <w:webHidden/>
                  <w:sz w:val="24"/>
                  <w:szCs w:val="24"/>
                </w:rPr>
              </w:rPrChange>
            </w:rPr>
            <w:delText>8</w:delText>
          </w:r>
        </w:del>
      </w:ins>
      <w:del w:id="2704" w:author="ITD-STU" w:date="2021-05-24T15:02:00Z">
        <w:r w:rsidRPr="00B24C86" w:rsidDel="00BC51A5">
          <w:rPr>
            <w:rFonts w:ascii="Times New Roman" w:hAnsi="Times New Roman" w:cs="Times New Roman"/>
            <w:noProof/>
            <w:webHidden/>
            <w:rPrChange w:id="2705" w:author="ITD-STU" w:date="2021-05-24T15:03:00Z">
              <w:rPr>
                <w:noProof/>
                <w:webHidden/>
              </w:rPr>
            </w:rPrChange>
          </w:rPr>
          <w:delText>8</w:delText>
        </w:r>
      </w:del>
    </w:p>
    <w:p w14:paraId="0D836FA1" w14:textId="4BE9483A" w:rsidR="00886421" w:rsidRPr="00B24C86" w:rsidDel="00BC51A5" w:rsidRDefault="00886421">
      <w:pPr>
        <w:pStyle w:val="TableofFigures"/>
        <w:tabs>
          <w:tab w:val="right" w:leader="dot" w:pos="9350"/>
        </w:tabs>
        <w:spacing w:line="360" w:lineRule="auto"/>
        <w:rPr>
          <w:del w:id="2706" w:author="ITD-STU" w:date="2021-05-24T15:02:00Z"/>
          <w:rFonts w:ascii="Times New Roman" w:eastAsiaTheme="minorEastAsia" w:hAnsi="Times New Roman" w:cs="Times New Roman"/>
          <w:noProof/>
          <w:rPrChange w:id="2707" w:author="ITD-STU" w:date="2021-05-24T15:03:00Z">
            <w:rPr>
              <w:del w:id="2708" w:author="ITD-STU" w:date="2021-05-24T15:02:00Z"/>
              <w:rFonts w:asciiTheme="minorHAnsi" w:eastAsiaTheme="minorEastAsia" w:hAnsiTheme="minorHAnsi" w:cstheme="minorBidi"/>
              <w:noProof/>
            </w:rPr>
          </w:rPrChange>
        </w:rPr>
        <w:pPrChange w:id="2709" w:author="Windows User" w:date="2021-05-24T11:46:00Z">
          <w:pPr>
            <w:pStyle w:val="TableofFigures"/>
            <w:tabs>
              <w:tab w:val="right" w:leader="dot" w:pos="9350"/>
            </w:tabs>
          </w:pPr>
        </w:pPrChange>
      </w:pPr>
      <w:del w:id="2710" w:author="ITD-STU" w:date="2021-05-24T15:02:00Z">
        <w:r w:rsidRPr="00B24C86" w:rsidDel="00BC51A5">
          <w:rPr>
            <w:rPrChange w:id="2711" w:author="ITD-STU" w:date="2021-05-24T15:03:00Z">
              <w:rPr>
                <w:rStyle w:val="Hyperlink"/>
                <w:rFonts w:ascii="Times New Roman" w:hAnsi="Times New Roman" w:cs="Times New Roman"/>
                <w:noProof/>
              </w:rPr>
            </w:rPrChange>
          </w:rPr>
          <w:delText>Potongan Code 3. Convert dan Load Dataset</w:delText>
        </w:r>
        <w:r w:rsidRPr="00B24C86" w:rsidDel="00BC51A5">
          <w:rPr>
            <w:rFonts w:ascii="Times New Roman" w:hAnsi="Times New Roman" w:cs="Times New Roman"/>
            <w:noProof/>
            <w:webHidden/>
            <w:rPrChange w:id="2712" w:author="ITD-STU" w:date="2021-05-24T15:03:00Z">
              <w:rPr>
                <w:noProof/>
                <w:webHidden/>
              </w:rPr>
            </w:rPrChange>
          </w:rPr>
          <w:tab/>
        </w:r>
      </w:del>
      <w:ins w:id="2713" w:author="Windows User" w:date="2021-05-24T11:48:00Z">
        <w:del w:id="2714" w:author="ITD-STU" w:date="2021-05-24T15:02:00Z">
          <w:r w:rsidR="00C32B41" w:rsidRPr="00B24C86" w:rsidDel="00BC51A5">
            <w:rPr>
              <w:rFonts w:ascii="Times New Roman" w:hAnsi="Times New Roman" w:cs="Times New Roman"/>
              <w:noProof/>
              <w:webHidden/>
              <w:rPrChange w:id="2715" w:author="ITD-STU" w:date="2021-05-24T15:03:00Z">
                <w:rPr>
                  <w:rFonts w:ascii="Times New Roman" w:hAnsi="Times New Roman" w:cs="Times New Roman"/>
                  <w:noProof/>
                  <w:webHidden/>
                  <w:sz w:val="24"/>
                  <w:szCs w:val="24"/>
                </w:rPr>
              </w:rPrChange>
            </w:rPr>
            <w:delText>9</w:delText>
          </w:r>
        </w:del>
      </w:ins>
      <w:del w:id="2716" w:author="ITD-STU" w:date="2021-05-24T15:02:00Z">
        <w:r w:rsidRPr="00B24C86" w:rsidDel="00BC51A5">
          <w:rPr>
            <w:rFonts w:ascii="Times New Roman" w:hAnsi="Times New Roman" w:cs="Times New Roman"/>
            <w:noProof/>
            <w:webHidden/>
            <w:rPrChange w:id="2717" w:author="ITD-STU" w:date="2021-05-24T15:03:00Z">
              <w:rPr>
                <w:noProof/>
                <w:webHidden/>
              </w:rPr>
            </w:rPrChange>
          </w:rPr>
          <w:delText>9</w:delText>
        </w:r>
      </w:del>
    </w:p>
    <w:p w14:paraId="065E2A44" w14:textId="3040ACC9" w:rsidR="00886421" w:rsidRPr="00B24C86" w:rsidDel="00BC51A5" w:rsidRDefault="00886421">
      <w:pPr>
        <w:pStyle w:val="TableofFigures"/>
        <w:tabs>
          <w:tab w:val="right" w:leader="dot" w:pos="9350"/>
        </w:tabs>
        <w:spacing w:line="360" w:lineRule="auto"/>
        <w:rPr>
          <w:del w:id="2718" w:author="ITD-STU" w:date="2021-05-24T15:02:00Z"/>
          <w:rFonts w:ascii="Times New Roman" w:eastAsiaTheme="minorEastAsia" w:hAnsi="Times New Roman" w:cs="Times New Roman"/>
          <w:noProof/>
          <w:rPrChange w:id="2719" w:author="ITD-STU" w:date="2021-05-24T15:03:00Z">
            <w:rPr>
              <w:del w:id="2720" w:author="ITD-STU" w:date="2021-05-24T15:02:00Z"/>
              <w:rFonts w:asciiTheme="minorHAnsi" w:eastAsiaTheme="minorEastAsia" w:hAnsiTheme="minorHAnsi" w:cstheme="minorBidi"/>
              <w:noProof/>
            </w:rPr>
          </w:rPrChange>
        </w:rPr>
        <w:pPrChange w:id="2721" w:author="Windows User" w:date="2021-05-24T11:46:00Z">
          <w:pPr>
            <w:pStyle w:val="TableofFigures"/>
            <w:tabs>
              <w:tab w:val="right" w:leader="dot" w:pos="9350"/>
            </w:tabs>
          </w:pPr>
        </w:pPrChange>
      </w:pPr>
      <w:del w:id="2722" w:author="ITD-STU" w:date="2021-05-24T15:02:00Z">
        <w:r w:rsidRPr="00B24C86" w:rsidDel="00BC51A5">
          <w:rPr>
            <w:rPrChange w:id="2723" w:author="ITD-STU" w:date="2021-05-24T15:03:00Z">
              <w:rPr>
                <w:rStyle w:val="Hyperlink"/>
                <w:rFonts w:ascii="Times New Roman" w:hAnsi="Times New Roman" w:cs="Times New Roman"/>
                <w:noProof/>
              </w:rPr>
            </w:rPrChange>
          </w:rPr>
          <w:delText>Potongan Code 4. Fungsi spark.read</w:delText>
        </w:r>
        <w:r w:rsidRPr="00B24C86" w:rsidDel="00BC51A5">
          <w:rPr>
            <w:rFonts w:ascii="Times New Roman" w:hAnsi="Times New Roman" w:cs="Times New Roman"/>
            <w:noProof/>
            <w:webHidden/>
            <w:rPrChange w:id="2724" w:author="ITD-STU" w:date="2021-05-24T15:03:00Z">
              <w:rPr>
                <w:noProof/>
                <w:webHidden/>
              </w:rPr>
            </w:rPrChange>
          </w:rPr>
          <w:tab/>
        </w:r>
      </w:del>
      <w:ins w:id="2725" w:author="Windows User" w:date="2021-05-24T11:48:00Z">
        <w:del w:id="2726" w:author="ITD-STU" w:date="2021-05-24T15:02:00Z">
          <w:r w:rsidR="00C32B41" w:rsidRPr="00B24C86" w:rsidDel="00BC51A5">
            <w:rPr>
              <w:rFonts w:ascii="Times New Roman" w:hAnsi="Times New Roman" w:cs="Times New Roman"/>
              <w:noProof/>
              <w:webHidden/>
              <w:rPrChange w:id="2727" w:author="ITD-STU" w:date="2021-05-24T15:03:00Z">
                <w:rPr>
                  <w:rFonts w:ascii="Times New Roman" w:hAnsi="Times New Roman" w:cs="Times New Roman"/>
                  <w:noProof/>
                  <w:webHidden/>
                  <w:sz w:val="24"/>
                  <w:szCs w:val="24"/>
                </w:rPr>
              </w:rPrChange>
            </w:rPr>
            <w:delText>9</w:delText>
          </w:r>
        </w:del>
      </w:ins>
      <w:del w:id="2728" w:author="ITD-STU" w:date="2021-05-24T15:02:00Z">
        <w:r w:rsidRPr="00B24C86" w:rsidDel="00BC51A5">
          <w:rPr>
            <w:rFonts w:ascii="Times New Roman" w:hAnsi="Times New Roman" w:cs="Times New Roman"/>
            <w:noProof/>
            <w:webHidden/>
            <w:rPrChange w:id="2729" w:author="ITD-STU" w:date="2021-05-24T15:03:00Z">
              <w:rPr>
                <w:noProof/>
                <w:webHidden/>
              </w:rPr>
            </w:rPrChange>
          </w:rPr>
          <w:delText>9</w:delText>
        </w:r>
      </w:del>
    </w:p>
    <w:p w14:paraId="65881DB6" w14:textId="4CAE1803" w:rsidR="00886421" w:rsidRPr="00B24C86" w:rsidDel="00BC51A5" w:rsidRDefault="00886421">
      <w:pPr>
        <w:pStyle w:val="TableofFigures"/>
        <w:tabs>
          <w:tab w:val="right" w:leader="dot" w:pos="9350"/>
        </w:tabs>
        <w:spacing w:line="360" w:lineRule="auto"/>
        <w:rPr>
          <w:del w:id="2730" w:author="ITD-STU" w:date="2021-05-24T15:02:00Z"/>
          <w:rFonts w:ascii="Times New Roman" w:eastAsiaTheme="minorEastAsia" w:hAnsi="Times New Roman" w:cs="Times New Roman"/>
          <w:noProof/>
          <w:rPrChange w:id="2731" w:author="ITD-STU" w:date="2021-05-24T15:03:00Z">
            <w:rPr>
              <w:del w:id="2732" w:author="ITD-STU" w:date="2021-05-24T15:02:00Z"/>
              <w:rFonts w:asciiTheme="minorHAnsi" w:eastAsiaTheme="minorEastAsia" w:hAnsiTheme="minorHAnsi" w:cstheme="minorBidi"/>
              <w:noProof/>
            </w:rPr>
          </w:rPrChange>
        </w:rPr>
        <w:pPrChange w:id="2733" w:author="Windows User" w:date="2021-05-24T11:46:00Z">
          <w:pPr>
            <w:pStyle w:val="TableofFigures"/>
            <w:tabs>
              <w:tab w:val="right" w:leader="dot" w:pos="9350"/>
            </w:tabs>
          </w:pPr>
        </w:pPrChange>
      </w:pPr>
      <w:del w:id="2734" w:author="ITD-STU" w:date="2021-05-24T15:02:00Z">
        <w:r w:rsidRPr="00B24C86" w:rsidDel="00BC51A5">
          <w:rPr>
            <w:rPrChange w:id="2735" w:author="ITD-STU" w:date="2021-05-24T15:03:00Z">
              <w:rPr>
                <w:rStyle w:val="Hyperlink"/>
                <w:rFonts w:ascii="Times New Roman" w:hAnsi="Times New Roman" w:cs="Times New Roman"/>
                <w:noProof/>
              </w:rPr>
            </w:rPrChange>
          </w:rPr>
          <w:delText>Potongan Code 5. Exploratory Data</w:delText>
        </w:r>
        <w:r w:rsidRPr="00B24C86" w:rsidDel="00BC51A5">
          <w:rPr>
            <w:rFonts w:ascii="Times New Roman" w:hAnsi="Times New Roman" w:cs="Times New Roman"/>
            <w:noProof/>
            <w:webHidden/>
            <w:rPrChange w:id="2736" w:author="ITD-STU" w:date="2021-05-24T15:03:00Z">
              <w:rPr>
                <w:noProof/>
                <w:webHidden/>
              </w:rPr>
            </w:rPrChange>
          </w:rPr>
          <w:tab/>
        </w:r>
      </w:del>
      <w:ins w:id="2737" w:author="Windows User" w:date="2021-05-24T11:48:00Z">
        <w:del w:id="2738" w:author="ITD-STU" w:date="2021-05-24T15:02:00Z">
          <w:r w:rsidR="00C32B41" w:rsidRPr="00B24C86" w:rsidDel="00BC51A5">
            <w:rPr>
              <w:rFonts w:ascii="Times New Roman" w:hAnsi="Times New Roman" w:cs="Times New Roman"/>
              <w:noProof/>
              <w:webHidden/>
              <w:rPrChange w:id="2739" w:author="ITD-STU" w:date="2021-05-24T15:03:00Z">
                <w:rPr>
                  <w:rFonts w:ascii="Times New Roman" w:hAnsi="Times New Roman" w:cs="Times New Roman"/>
                  <w:noProof/>
                  <w:webHidden/>
                  <w:sz w:val="24"/>
                  <w:szCs w:val="24"/>
                </w:rPr>
              </w:rPrChange>
            </w:rPr>
            <w:delText>9</w:delText>
          </w:r>
        </w:del>
      </w:ins>
      <w:del w:id="2740" w:author="ITD-STU" w:date="2021-05-24T15:02:00Z">
        <w:r w:rsidRPr="00B24C86" w:rsidDel="00BC51A5">
          <w:rPr>
            <w:rFonts w:ascii="Times New Roman" w:hAnsi="Times New Roman" w:cs="Times New Roman"/>
            <w:noProof/>
            <w:webHidden/>
            <w:rPrChange w:id="2741" w:author="ITD-STU" w:date="2021-05-24T15:03:00Z">
              <w:rPr>
                <w:noProof/>
                <w:webHidden/>
              </w:rPr>
            </w:rPrChange>
          </w:rPr>
          <w:delText>9</w:delText>
        </w:r>
      </w:del>
    </w:p>
    <w:p w14:paraId="31E8B2FF" w14:textId="0DFDA165" w:rsidR="00886421" w:rsidRPr="00B24C86" w:rsidDel="00BC51A5" w:rsidRDefault="00886421">
      <w:pPr>
        <w:pStyle w:val="TableofFigures"/>
        <w:tabs>
          <w:tab w:val="right" w:leader="dot" w:pos="9350"/>
        </w:tabs>
        <w:spacing w:line="360" w:lineRule="auto"/>
        <w:rPr>
          <w:del w:id="2742" w:author="ITD-STU" w:date="2021-05-24T15:02:00Z"/>
          <w:rFonts w:ascii="Times New Roman" w:eastAsiaTheme="minorEastAsia" w:hAnsi="Times New Roman" w:cs="Times New Roman"/>
          <w:noProof/>
          <w:rPrChange w:id="2743" w:author="ITD-STU" w:date="2021-05-24T15:03:00Z">
            <w:rPr>
              <w:del w:id="2744" w:author="ITD-STU" w:date="2021-05-24T15:02:00Z"/>
              <w:rFonts w:asciiTheme="minorHAnsi" w:eastAsiaTheme="minorEastAsia" w:hAnsiTheme="minorHAnsi" w:cstheme="minorBidi"/>
              <w:noProof/>
            </w:rPr>
          </w:rPrChange>
        </w:rPr>
        <w:pPrChange w:id="2745" w:author="Windows User" w:date="2021-05-24T11:46:00Z">
          <w:pPr>
            <w:pStyle w:val="TableofFigures"/>
            <w:tabs>
              <w:tab w:val="right" w:leader="dot" w:pos="9350"/>
            </w:tabs>
          </w:pPr>
        </w:pPrChange>
      </w:pPr>
      <w:del w:id="2746" w:author="ITD-STU" w:date="2021-05-24T15:02:00Z">
        <w:r w:rsidRPr="00B24C86" w:rsidDel="00BC51A5">
          <w:rPr>
            <w:rPrChange w:id="2747" w:author="ITD-STU" w:date="2021-05-24T15:03:00Z">
              <w:rPr>
                <w:rStyle w:val="Hyperlink"/>
                <w:rFonts w:ascii="Times New Roman" w:hAnsi="Times New Roman" w:cs="Times New Roman"/>
                <w:noProof/>
              </w:rPr>
            </w:rPrChange>
          </w:rPr>
          <w:delText>Potongan Code 6. Mencari review positif</w:delText>
        </w:r>
        <w:r w:rsidRPr="00B24C86" w:rsidDel="00BC51A5">
          <w:rPr>
            <w:rFonts w:ascii="Times New Roman" w:hAnsi="Times New Roman" w:cs="Times New Roman"/>
            <w:noProof/>
            <w:webHidden/>
            <w:rPrChange w:id="2748" w:author="ITD-STU" w:date="2021-05-24T15:03:00Z">
              <w:rPr>
                <w:noProof/>
                <w:webHidden/>
              </w:rPr>
            </w:rPrChange>
          </w:rPr>
          <w:tab/>
        </w:r>
      </w:del>
      <w:ins w:id="2749" w:author="Windows User" w:date="2021-05-24T11:48:00Z">
        <w:del w:id="2750" w:author="ITD-STU" w:date="2021-05-24T15:02:00Z">
          <w:r w:rsidR="00C32B41" w:rsidRPr="00B24C86" w:rsidDel="00BC51A5">
            <w:rPr>
              <w:rFonts w:ascii="Times New Roman" w:hAnsi="Times New Roman" w:cs="Times New Roman"/>
              <w:noProof/>
              <w:webHidden/>
              <w:rPrChange w:id="2751" w:author="ITD-STU" w:date="2021-05-24T15:03:00Z">
                <w:rPr>
                  <w:rFonts w:ascii="Times New Roman" w:hAnsi="Times New Roman" w:cs="Times New Roman"/>
                  <w:noProof/>
                  <w:webHidden/>
                  <w:sz w:val="24"/>
                  <w:szCs w:val="24"/>
                </w:rPr>
              </w:rPrChange>
            </w:rPr>
            <w:delText>10</w:delText>
          </w:r>
        </w:del>
      </w:ins>
      <w:del w:id="2752" w:author="ITD-STU" w:date="2021-05-24T15:02:00Z">
        <w:r w:rsidRPr="00B24C86" w:rsidDel="00BC51A5">
          <w:rPr>
            <w:rFonts w:ascii="Times New Roman" w:hAnsi="Times New Roman" w:cs="Times New Roman"/>
            <w:noProof/>
            <w:webHidden/>
            <w:rPrChange w:id="2753" w:author="ITD-STU" w:date="2021-05-24T15:03:00Z">
              <w:rPr>
                <w:noProof/>
                <w:webHidden/>
              </w:rPr>
            </w:rPrChange>
          </w:rPr>
          <w:delText>10</w:delText>
        </w:r>
      </w:del>
    </w:p>
    <w:p w14:paraId="4727BF59" w14:textId="6F78FB5D" w:rsidR="00886421" w:rsidRPr="00B24C86" w:rsidDel="00BC51A5" w:rsidRDefault="00886421">
      <w:pPr>
        <w:pStyle w:val="TableofFigures"/>
        <w:tabs>
          <w:tab w:val="right" w:leader="dot" w:pos="9350"/>
        </w:tabs>
        <w:spacing w:line="360" w:lineRule="auto"/>
        <w:rPr>
          <w:del w:id="2754" w:author="ITD-STU" w:date="2021-05-24T15:02:00Z"/>
          <w:rFonts w:ascii="Times New Roman" w:eastAsiaTheme="minorEastAsia" w:hAnsi="Times New Roman" w:cs="Times New Roman"/>
          <w:noProof/>
          <w:rPrChange w:id="2755" w:author="ITD-STU" w:date="2021-05-24T15:03:00Z">
            <w:rPr>
              <w:del w:id="2756" w:author="ITD-STU" w:date="2021-05-24T15:02:00Z"/>
              <w:rFonts w:asciiTheme="minorHAnsi" w:eastAsiaTheme="minorEastAsia" w:hAnsiTheme="minorHAnsi" w:cstheme="minorBidi"/>
              <w:noProof/>
            </w:rPr>
          </w:rPrChange>
        </w:rPr>
        <w:pPrChange w:id="2757" w:author="Windows User" w:date="2021-05-24T11:46:00Z">
          <w:pPr>
            <w:pStyle w:val="TableofFigures"/>
            <w:tabs>
              <w:tab w:val="right" w:leader="dot" w:pos="9350"/>
            </w:tabs>
          </w:pPr>
        </w:pPrChange>
      </w:pPr>
      <w:del w:id="2758" w:author="ITD-STU" w:date="2021-05-24T15:02:00Z">
        <w:r w:rsidRPr="00B24C86" w:rsidDel="00BC51A5">
          <w:rPr>
            <w:rPrChange w:id="2759" w:author="ITD-STU" w:date="2021-05-24T15:03:00Z">
              <w:rPr>
                <w:rStyle w:val="Hyperlink"/>
                <w:rFonts w:ascii="Times New Roman" w:hAnsi="Times New Roman" w:cs="Times New Roman"/>
                <w:noProof/>
              </w:rPr>
            </w:rPrChange>
          </w:rPr>
          <w:delText>Potongan Code 7. Mencari review negatif</w:delText>
        </w:r>
        <w:r w:rsidRPr="00B24C86" w:rsidDel="00BC51A5">
          <w:rPr>
            <w:rFonts w:ascii="Times New Roman" w:hAnsi="Times New Roman" w:cs="Times New Roman"/>
            <w:noProof/>
            <w:webHidden/>
            <w:rPrChange w:id="2760" w:author="ITD-STU" w:date="2021-05-24T15:03:00Z">
              <w:rPr>
                <w:noProof/>
                <w:webHidden/>
              </w:rPr>
            </w:rPrChange>
          </w:rPr>
          <w:tab/>
        </w:r>
      </w:del>
      <w:ins w:id="2761" w:author="Windows User" w:date="2021-05-24T11:48:00Z">
        <w:del w:id="2762" w:author="ITD-STU" w:date="2021-05-24T15:02:00Z">
          <w:r w:rsidR="00C32B41" w:rsidRPr="00B24C86" w:rsidDel="00BC51A5">
            <w:rPr>
              <w:rFonts w:ascii="Times New Roman" w:hAnsi="Times New Roman" w:cs="Times New Roman"/>
              <w:noProof/>
              <w:webHidden/>
              <w:rPrChange w:id="2763" w:author="ITD-STU" w:date="2021-05-24T15:03:00Z">
                <w:rPr>
                  <w:rFonts w:ascii="Times New Roman" w:hAnsi="Times New Roman" w:cs="Times New Roman"/>
                  <w:noProof/>
                  <w:webHidden/>
                  <w:sz w:val="24"/>
                  <w:szCs w:val="24"/>
                </w:rPr>
              </w:rPrChange>
            </w:rPr>
            <w:delText>10</w:delText>
          </w:r>
        </w:del>
      </w:ins>
      <w:del w:id="2764" w:author="ITD-STU" w:date="2021-05-24T15:02:00Z">
        <w:r w:rsidRPr="00B24C86" w:rsidDel="00BC51A5">
          <w:rPr>
            <w:rFonts w:ascii="Times New Roman" w:hAnsi="Times New Roman" w:cs="Times New Roman"/>
            <w:noProof/>
            <w:webHidden/>
            <w:rPrChange w:id="2765" w:author="ITD-STU" w:date="2021-05-24T15:03:00Z">
              <w:rPr>
                <w:noProof/>
                <w:webHidden/>
              </w:rPr>
            </w:rPrChange>
          </w:rPr>
          <w:delText>10</w:delText>
        </w:r>
      </w:del>
    </w:p>
    <w:p w14:paraId="5AE48396" w14:textId="0AF918C1" w:rsidR="00886421" w:rsidRPr="00B24C86" w:rsidDel="00BC51A5" w:rsidRDefault="00886421">
      <w:pPr>
        <w:pStyle w:val="TableofFigures"/>
        <w:tabs>
          <w:tab w:val="right" w:leader="dot" w:pos="9350"/>
        </w:tabs>
        <w:spacing w:line="360" w:lineRule="auto"/>
        <w:rPr>
          <w:del w:id="2766" w:author="ITD-STU" w:date="2021-05-24T15:02:00Z"/>
          <w:rFonts w:ascii="Times New Roman" w:eastAsiaTheme="minorEastAsia" w:hAnsi="Times New Roman" w:cs="Times New Roman"/>
          <w:noProof/>
          <w:rPrChange w:id="2767" w:author="ITD-STU" w:date="2021-05-24T15:03:00Z">
            <w:rPr>
              <w:del w:id="2768" w:author="ITD-STU" w:date="2021-05-24T15:02:00Z"/>
              <w:rFonts w:asciiTheme="minorHAnsi" w:eastAsiaTheme="minorEastAsia" w:hAnsiTheme="minorHAnsi" w:cstheme="minorBidi"/>
              <w:noProof/>
            </w:rPr>
          </w:rPrChange>
        </w:rPr>
        <w:pPrChange w:id="2769" w:author="Windows User" w:date="2021-05-24T11:46:00Z">
          <w:pPr>
            <w:pStyle w:val="TableofFigures"/>
            <w:tabs>
              <w:tab w:val="right" w:leader="dot" w:pos="9350"/>
            </w:tabs>
          </w:pPr>
        </w:pPrChange>
      </w:pPr>
      <w:del w:id="2770" w:author="ITD-STU" w:date="2021-05-24T15:02:00Z">
        <w:r w:rsidRPr="00B24C86" w:rsidDel="00BC51A5">
          <w:rPr>
            <w:rPrChange w:id="2771" w:author="ITD-STU" w:date="2021-05-24T15:03:00Z">
              <w:rPr>
                <w:rStyle w:val="Hyperlink"/>
                <w:rFonts w:ascii="Times New Roman" w:hAnsi="Times New Roman" w:cs="Times New Roman"/>
                <w:noProof/>
              </w:rPr>
            </w:rPrChange>
          </w:rPr>
          <w:delText>Potongan Code 8. Menghitung jumlah sentiment dalam data parquet</w:delText>
        </w:r>
        <w:r w:rsidRPr="00B24C86" w:rsidDel="00BC51A5">
          <w:rPr>
            <w:rFonts w:ascii="Times New Roman" w:hAnsi="Times New Roman" w:cs="Times New Roman"/>
            <w:noProof/>
            <w:webHidden/>
            <w:rPrChange w:id="2772" w:author="ITD-STU" w:date="2021-05-24T15:03:00Z">
              <w:rPr>
                <w:noProof/>
                <w:webHidden/>
              </w:rPr>
            </w:rPrChange>
          </w:rPr>
          <w:tab/>
        </w:r>
      </w:del>
      <w:ins w:id="2773" w:author="Windows User" w:date="2021-05-24T11:48:00Z">
        <w:del w:id="2774" w:author="ITD-STU" w:date="2021-05-24T15:02:00Z">
          <w:r w:rsidR="00C32B41" w:rsidRPr="00B24C86" w:rsidDel="00BC51A5">
            <w:rPr>
              <w:rFonts w:ascii="Times New Roman" w:hAnsi="Times New Roman" w:cs="Times New Roman"/>
              <w:noProof/>
              <w:webHidden/>
              <w:rPrChange w:id="2775" w:author="ITD-STU" w:date="2021-05-24T15:03:00Z">
                <w:rPr>
                  <w:rFonts w:ascii="Times New Roman" w:hAnsi="Times New Roman" w:cs="Times New Roman"/>
                  <w:noProof/>
                  <w:webHidden/>
                  <w:sz w:val="24"/>
                  <w:szCs w:val="24"/>
                </w:rPr>
              </w:rPrChange>
            </w:rPr>
            <w:delText>10</w:delText>
          </w:r>
        </w:del>
      </w:ins>
      <w:del w:id="2776" w:author="ITD-STU" w:date="2021-05-24T15:02:00Z">
        <w:r w:rsidRPr="00B24C86" w:rsidDel="00BC51A5">
          <w:rPr>
            <w:rFonts w:ascii="Times New Roman" w:hAnsi="Times New Roman" w:cs="Times New Roman"/>
            <w:noProof/>
            <w:webHidden/>
            <w:rPrChange w:id="2777" w:author="ITD-STU" w:date="2021-05-24T15:03:00Z">
              <w:rPr>
                <w:noProof/>
                <w:webHidden/>
              </w:rPr>
            </w:rPrChange>
          </w:rPr>
          <w:delText>10</w:delText>
        </w:r>
      </w:del>
    </w:p>
    <w:p w14:paraId="0B98EB8F" w14:textId="12C3720F" w:rsidR="00886421" w:rsidRPr="00B24C86" w:rsidDel="00BC51A5" w:rsidRDefault="00886421">
      <w:pPr>
        <w:pStyle w:val="TableofFigures"/>
        <w:tabs>
          <w:tab w:val="right" w:leader="dot" w:pos="9350"/>
        </w:tabs>
        <w:spacing w:line="360" w:lineRule="auto"/>
        <w:rPr>
          <w:del w:id="2778" w:author="ITD-STU" w:date="2021-05-24T15:02:00Z"/>
          <w:rFonts w:ascii="Times New Roman" w:eastAsiaTheme="minorEastAsia" w:hAnsi="Times New Roman" w:cs="Times New Roman"/>
          <w:noProof/>
          <w:rPrChange w:id="2779" w:author="ITD-STU" w:date="2021-05-24T15:03:00Z">
            <w:rPr>
              <w:del w:id="2780" w:author="ITD-STU" w:date="2021-05-24T15:02:00Z"/>
              <w:rFonts w:asciiTheme="minorHAnsi" w:eastAsiaTheme="minorEastAsia" w:hAnsiTheme="minorHAnsi" w:cstheme="minorBidi"/>
              <w:noProof/>
            </w:rPr>
          </w:rPrChange>
        </w:rPr>
        <w:pPrChange w:id="2781" w:author="Windows User" w:date="2021-05-24T11:46:00Z">
          <w:pPr>
            <w:pStyle w:val="TableofFigures"/>
            <w:tabs>
              <w:tab w:val="right" w:leader="dot" w:pos="9350"/>
            </w:tabs>
          </w:pPr>
        </w:pPrChange>
      </w:pPr>
      <w:del w:id="2782" w:author="ITD-STU" w:date="2021-05-24T15:02:00Z">
        <w:r w:rsidRPr="00B24C86" w:rsidDel="00BC51A5">
          <w:rPr>
            <w:rPrChange w:id="2783" w:author="ITD-STU" w:date="2021-05-24T15:03:00Z">
              <w:rPr>
                <w:rStyle w:val="Hyperlink"/>
                <w:rFonts w:ascii="Times New Roman" w:hAnsi="Times New Roman" w:cs="Times New Roman"/>
                <w:noProof/>
              </w:rPr>
            </w:rPrChange>
          </w:rPr>
          <w:delText>Potongan Code 9. Data Cleaning</w:delText>
        </w:r>
        <w:r w:rsidRPr="00B24C86" w:rsidDel="00BC51A5">
          <w:rPr>
            <w:rFonts w:ascii="Times New Roman" w:hAnsi="Times New Roman" w:cs="Times New Roman"/>
            <w:noProof/>
            <w:webHidden/>
            <w:rPrChange w:id="2784" w:author="ITD-STU" w:date="2021-05-24T15:03:00Z">
              <w:rPr>
                <w:noProof/>
                <w:webHidden/>
              </w:rPr>
            </w:rPrChange>
          </w:rPr>
          <w:tab/>
        </w:r>
      </w:del>
      <w:ins w:id="2785" w:author="Windows User" w:date="2021-05-24T11:48:00Z">
        <w:del w:id="2786" w:author="ITD-STU" w:date="2021-05-24T15:02:00Z">
          <w:r w:rsidR="00C32B41" w:rsidRPr="00B24C86" w:rsidDel="00BC51A5">
            <w:rPr>
              <w:rFonts w:ascii="Times New Roman" w:hAnsi="Times New Roman" w:cs="Times New Roman"/>
              <w:noProof/>
              <w:webHidden/>
              <w:rPrChange w:id="2787" w:author="ITD-STU" w:date="2021-05-24T15:03:00Z">
                <w:rPr>
                  <w:rFonts w:ascii="Times New Roman" w:hAnsi="Times New Roman" w:cs="Times New Roman"/>
                  <w:noProof/>
                  <w:webHidden/>
                  <w:sz w:val="24"/>
                  <w:szCs w:val="24"/>
                </w:rPr>
              </w:rPrChange>
            </w:rPr>
            <w:delText>10</w:delText>
          </w:r>
        </w:del>
      </w:ins>
      <w:del w:id="2788" w:author="ITD-STU" w:date="2021-05-24T15:02:00Z">
        <w:r w:rsidRPr="00B24C86" w:rsidDel="00BC51A5">
          <w:rPr>
            <w:rFonts w:ascii="Times New Roman" w:hAnsi="Times New Roman" w:cs="Times New Roman"/>
            <w:noProof/>
            <w:webHidden/>
            <w:rPrChange w:id="2789" w:author="ITD-STU" w:date="2021-05-24T15:03:00Z">
              <w:rPr>
                <w:noProof/>
                <w:webHidden/>
              </w:rPr>
            </w:rPrChange>
          </w:rPr>
          <w:delText>10</w:delText>
        </w:r>
      </w:del>
    </w:p>
    <w:p w14:paraId="04918D2B" w14:textId="3AB5F274" w:rsidR="00886421" w:rsidRPr="00B24C86" w:rsidDel="00BC51A5" w:rsidRDefault="00886421">
      <w:pPr>
        <w:pStyle w:val="TableofFigures"/>
        <w:tabs>
          <w:tab w:val="right" w:leader="dot" w:pos="9350"/>
        </w:tabs>
        <w:spacing w:line="360" w:lineRule="auto"/>
        <w:rPr>
          <w:del w:id="2790" w:author="ITD-STU" w:date="2021-05-24T15:02:00Z"/>
          <w:rFonts w:ascii="Times New Roman" w:eastAsiaTheme="minorEastAsia" w:hAnsi="Times New Roman" w:cs="Times New Roman"/>
          <w:noProof/>
          <w:rPrChange w:id="2791" w:author="ITD-STU" w:date="2021-05-24T15:03:00Z">
            <w:rPr>
              <w:del w:id="2792" w:author="ITD-STU" w:date="2021-05-24T15:02:00Z"/>
              <w:rFonts w:asciiTheme="minorHAnsi" w:eastAsiaTheme="minorEastAsia" w:hAnsiTheme="minorHAnsi" w:cstheme="minorBidi"/>
              <w:noProof/>
            </w:rPr>
          </w:rPrChange>
        </w:rPr>
        <w:pPrChange w:id="2793" w:author="Windows User" w:date="2021-05-24T11:46:00Z">
          <w:pPr>
            <w:pStyle w:val="TableofFigures"/>
            <w:tabs>
              <w:tab w:val="right" w:leader="dot" w:pos="9350"/>
            </w:tabs>
          </w:pPr>
        </w:pPrChange>
      </w:pPr>
      <w:del w:id="2794" w:author="ITD-STU" w:date="2021-05-24T15:02:00Z">
        <w:r w:rsidRPr="00B24C86" w:rsidDel="00BC51A5">
          <w:rPr>
            <w:rPrChange w:id="2795" w:author="ITD-STU" w:date="2021-05-24T15:03:00Z">
              <w:rPr>
                <w:rStyle w:val="Hyperlink"/>
                <w:rFonts w:ascii="Times New Roman" w:hAnsi="Times New Roman" w:cs="Times New Roman"/>
                <w:noProof/>
              </w:rPr>
            </w:rPrChange>
          </w:rPr>
          <w:delText>Potongan Code 10. Tokenisasi dan Text Vektor</w:delText>
        </w:r>
        <w:r w:rsidRPr="00B24C86" w:rsidDel="00BC51A5">
          <w:rPr>
            <w:rFonts w:ascii="Times New Roman" w:hAnsi="Times New Roman" w:cs="Times New Roman"/>
            <w:noProof/>
            <w:webHidden/>
            <w:rPrChange w:id="2796" w:author="ITD-STU" w:date="2021-05-24T15:03:00Z">
              <w:rPr>
                <w:noProof/>
                <w:webHidden/>
              </w:rPr>
            </w:rPrChange>
          </w:rPr>
          <w:tab/>
        </w:r>
      </w:del>
      <w:ins w:id="2797" w:author="Windows User" w:date="2021-05-24T11:48:00Z">
        <w:del w:id="2798" w:author="ITD-STU" w:date="2021-05-24T15:02:00Z">
          <w:r w:rsidR="00C32B41" w:rsidRPr="00B24C86" w:rsidDel="00BC51A5">
            <w:rPr>
              <w:rFonts w:ascii="Times New Roman" w:hAnsi="Times New Roman" w:cs="Times New Roman"/>
              <w:noProof/>
              <w:webHidden/>
              <w:rPrChange w:id="2799" w:author="ITD-STU" w:date="2021-05-24T15:03:00Z">
                <w:rPr>
                  <w:rFonts w:ascii="Times New Roman" w:hAnsi="Times New Roman" w:cs="Times New Roman"/>
                  <w:noProof/>
                  <w:webHidden/>
                  <w:sz w:val="24"/>
                  <w:szCs w:val="24"/>
                </w:rPr>
              </w:rPrChange>
            </w:rPr>
            <w:delText>11</w:delText>
          </w:r>
        </w:del>
      </w:ins>
      <w:del w:id="2800" w:author="ITD-STU" w:date="2021-05-24T15:02:00Z">
        <w:r w:rsidRPr="00B24C86" w:rsidDel="00BC51A5">
          <w:rPr>
            <w:rFonts w:ascii="Times New Roman" w:hAnsi="Times New Roman" w:cs="Times New Roman"/>
            <w:noProof/>
            <w:webHidden/>
            <w:rPrChange w:id="2801" w:author="ITD-STU" w:date="2021-05-24T15:03:00Z">
              <w:rPr>
                <w:noProof/>
                <w:webHidden/>
              </w:rPr>
            </w:rPrChange>
          </w:rPr>
          <w:delText>11</w:delText>
        </w:r>
      </w:del>
    </w:p>
    <w:p w14:paraId="5EE15148" w14:textId="6B94A9F1" w:rsidR="00886421" w:rsidRPr="00B24C86" w:rsidDel="00BC51A5" w:rsidRDefault="00886421">
      <w:pPr>
        <w:pStyle w:val="TableofFigures"/>
        <w:tabs>
          <w:tab w:val="right" w:leader="dot" w:pos="9350"/>
        </w:tabs>
        <w:spacing w:line="360" w:lineRule="auto"/>
        <w:rPr>
          <w:del w:id="2802" w:author="ITD-STU" w:date="2021-05-24T15:02:00Z"/>
          <w:rFonts w:ascii="Times New Roman" w:eastAsiaTheme="minorEastAsia" w:hAnsi="Times New Roman" w:cs="Times New Roman"/>
          <w:noProof/>
          <w:rPrChange w:id="2803" w:author="ITD-STU" w:date="2021-05-24T15:03:00Z">
            <w:rPr>
              <w:del w:id="2804" w:author="ITD-STU" w:date="2021-05-24T15:02:00Z"/>
              <w:rFonts w:asciiTheme="minorHAnsi" w:eastAsiaTheme="minorEastAsia" w:hAnsiTheme="minorHAnsi" w:cstheme="minorBidi"/>
              <w:noProof/>
            </w:rPr>
          </w:rPrChange>
        </w:rPr>
        <w:pPrChange w:id="2805" w:author="Windows User" w:date="2021-05-24T11:46:00Z">
          <w:pPr>
            <w:pStyle w:val="TableofFigures"/>
            <w:tabs>
              <w:tab w:val="right" w:leader="dot" w:pos="9350"/>
            </w:tabs>
          </w:pPr>
        </w:pPrChange>
      </w:pPr>
      <w:del w:id="2806" w:author="ITD-STU" w:date="2021-05-24T15:02:00Z">
        <w:r w:rsidRPr="00B24C86" w:rsidDel="00BC51A5">
          <w:rPr>
            <w:rPrChange w:id="2807" w:author="ITD-STU" w:date="2021-05-24T15:03:00Z">
              <w:rPr>
                <w:rStyle w:val="Hyperlink"/>
                <w:rFonts w:ascii="Times New Roman" w:hAnsi="Times New Roman" w:cs="Times New Roman"/>
                <w:noProof/>
              </w:rPr>
            </w:rPrChange>
          </w:rPr>
          <w:delText>Potongan Code 11. Stop Words Removal</w:delText>
        </w:r>
        <w:r w:rsidRPr="00B24C86" w:rsidDel="00BC51A5">
          <w:rPr>
            <w:rFonts w:ascii="Times New Roman" w:hAnsi="Times New Roman" w:cs="Times New Roman"/>
            <w:noProof/>
            <w:webHidden/>
            <w:rPrChange w:id="2808" w:author="ITD-STU" w:date="2021-05-24T15:03:00Z">
              <w:rPr>
                <w:noProof/>
                <w:webHidden/>
              </w:rPr>
            </w:rPrChange>
          </w:rPr>
          <w:tab/>
        </w:r>
      </w:del>
      <w:ins w:id="2809" w:author="Windows User" w:date="2021-05-24T11:48:00Z">
        <w:del w:id="2810" w:author="ITD-STU" w:date="2021-05-24T15:02:00Z">
          <w:r w:rsidR="00C32B41" w:rsidRPr="00B24C86" w:rsidDel="00BC51A5">
            <w:rPr>
              <w:rFonts w:ascii="Times New Roman" w:hAnsi="Times New Roman" w:cs="Times New Roman"/>
              <w:noProof/>
              <w:webHidden/>
              <w:rPrChange w:id="2811" w:author="ITD-STU" w:date="2021-05-24T15:03:00Z">
                <w:rPr>
                  <w:rFonts w:ascii="Times New Roman" w:hAnsi="Times New Roman" w:cs="Times New Roman"/>
                  <w:noProof/>
                  <w:webHidden/>
                  <w:sz w:val="24"/>
                  <w:szCs w:val="24"/>
                </w:rPr>
              </w:rPrChange>
            </w:rPr>
            <w:delText>11</w:delText>
          </w:r>
        </w:del>
      </w:ins>
      <w:del w:id="2812" w:author="ITD-STU" w:date="2021-05-24T15:02:00Z">
        <w:r w:rsidRPr="00B24C86" w:rsidDel="00BC51A5">
          <w:rPr>
            <w:rFonts w:ascii="Times New Roman" w:hAnsi="Times New Roman" w:cs="Times New Roman"/>
            <w:noProof/>
            <w:webHidden/>
            <w:rPrChange w:id="2813" w:author="ITD-STU" w:date="2021-05-24T15:03:00Z">
              <w:rPr>
                <w:noProof/>
                <w:webHidden/>
              </w:rPr>
            </w:rPrChange>
          </w:rPr>
          <w:delText>11</w:delText>
        </w:r>
      </w:del>
    </w:p>
    <w:p w14:paraId="04F82CDF" w14:textId="1229A1C4" w:rsidR="00886421" w:rsidRPr="00B24C86" w:rsidDel="00BC51A5" w:rsidRDefault="00886421">
      <w:pPr>
        <w:pStyle w:val="TableofFigures"/>
        <w:tabs>
          <w:tab w:val="right" w:leader="dot" w:pos="9350"/>
        </w:tabs>
        <w:spacing w:line="360" w:lineRule="auto"/>
        <w:rPr>
          <w:del w:id="2814" w:author="ITD-STU" w:date="2021-05-24T15:02:00Z"/>
          <w:rFonts w:ascii="Times New Roman" w:eastAsiaTheme="minorEastAsia" w:hAnsi="Times New Roman" w:cs="Times New Roman"/>
          <w:noProof/>
          <w:rPrChange w:id="2815" w:author="ITD-STU" w:date="2021-05-24T15:03:00Z">
            <w:rPr>
              <w:del w:id="2816" w:author="ITD-STU" w:date="2021-05-24T15:02:00Z"/>
              <w:rFonts w:asciiTheme="minorHAnsi" w:eastAsiaTheme="minorEastAsia" w:hAnsiTheme="minorHAnsi" w:cstheme="minorBidi"/>
              <w:noProof/>
            </w:rPr>
          </w:rPrChange>
        </w:rPr>
        <w:pPrChange w:id="2817" w:author="Windows User" w:date="2021-05-24T11:46:00Z">
          <w:pPr>
            <w:pStyle w:val="TableofFigures"/>
            <w:tabs>
              <w:tab w:val="right" w:leader="dot" w:pos="9350"/>
            </w:tabs>
          </w:pPr>
        </w:pPrChange>
      </w:pPr>
      <w:del w:id="2818" w:author="ITD-STU" w:date="2021-05-24T15:02:00Z">
        <w:r w:rsidRPr="00B24C86" w:rsidDel="00BC51A5">
          <w:rPr>
            <w:rPrChange w:id="2819" w:author="ITD-STU" w:date="2021-05-24T15:03:00Z">
              <w:rPr>
                <w:rStyle w:val="Hyperlink"/>
                <w:rFonts w:ascii="Times New Roman" w:hAnsi="Times New Roman" w:cs="Times New Roman"/>
                <w:noProof/>
              </w:rPr>
            </w:rPrChange>
          </w:rPr>
          <w:delText>Potongan Code 12. Hashing TF</w:delText>
        </w:r>
        <w:r w:rsidRPr="00B24C86" w:rsidDel="00BC51A5">
          <w:rPr>
            <w:rFonts w:ascii="Times New Roman" w:hAnsi="Times New Roman" w:cs="Times New Roman"/>
            <w:noProof/>
            <w:webHidden/>
            <w:rPrChange w:id="2820" w:author="ITD-STU" w:date="2021-05-24T15:03:00Z">
              <w:rPr>
                <w:noProof/>
                <w:webHidden/>
              </w:rPr>
            </w:rPrChange>
          </w:rPr>
          <w:tab/>
        </w:r>
      </w:del>
      <w:ins w:id="2821" w:author="Windows User" w:date="2021-05-24T11:48:00Z">
        <w:del w:id="2822" w:author="ITD-STU" w:date="2021-05-24T15:02:00Z">
          <w:r w:rsidR="00C32B41" w:rsidRPr="00B24C86" w:rsidDel="00BC51A5">
            <w:rPr>
              <w:rFonts w:ascii="Times New Roman" w:hAnsi="Times New Roman" w:cs="Times New Roman"/>
              <w:noProof/>
              <w:webHidden/>
              <w:rPrChange w:id="2823" w:author="ITD-STU" w:date="2021-05-24T15:03:00Z">
                <w:rPr>
                  <w:rFonts w:ascii="Times New Roman" w:hAnsi="Times New Roman" w:cs="Times New Roman"/>
                  <w:noProof/>
                  <w:webHidden/>
                  <w:sz w:val="24"/>
                  <w:szCs w:val="24"/>
                </w:rPr>
              </w:rPrChange>
            </w:rPr>
            <w:delText>11</w:delText>
          </w:r>
        </w:del>
      </w:ins>
      <w:del w:id="2824" w:author="ITD-STU" w:date="2021-05-24T15:02:00Z">
        <w:r w:rsidRPr="00B24C86" w:rsidDel="00BC51A5">
          <w:rPr>
            <w:rFonts w:ascii="Times New Roman" w:hAnsi="Times New Roman" w:cs="Times New Roman"/>
            <w:noProof/>
            <w:webHidden/>
            <w:rPrChange w:id="2825" w:author="ITD-STU" w:date="2021-05-24T15:03:00Z">
              <w:rPr>
                <w:noProof/>
                <w:webHidden/>
              </w:rPr>
            </w:rPrChange>
          </w:rPr>
          <w:delText>11</w:delText>
        </w:r>
      </w:del>
    </w:p>
    <w:p w14:paraId="3FDE2833" w14:textId="55827990" w:rsidR="00886421" w:rsidRPr="00B24C86" w:rsidDel="00BC51A5" w:rsidRDefault="00886421">
      <w:pPr>
        <w:pStyle w:val="TableofFigures"/>
        <w:tabs>
          <w:tab w:val="right" w:leader="dot" w:pos="9350"/>
        </w:tabs>
        <w:spacing w:line="360" w:lineRule="auto"/>
        <w:rPr>
          <w:del w:id="2826" w:author="ITD-STU" w:date="2021-05-24T15:02:00Z"/>
          <w:rFonts w:ascii="Times New Roman" w:eastAsiaTheme="minorEastAsia" w:hAnsi="Times New Roman" w:cs="Times New Roman"/>
          <w:noProof/>
          <w:rPrChange w:id="2827" w:author="ITD-STU" w:date="2021-05-24T15:03:00Z">
            <w:rPr>
              <w:del w:id="2828" w:author="ITD-STU" w:date="2021-05-24T15:02:00Z"/>
              <w:rFonts w:asciiTheme="minorHAnsi" w:eastAsiaTheme="minorEastAsia" w:hAnsiTheme="minorHAnsi" w:cstheme="minorBidi"/>
              <w:noProof/>
            </w:rPr>
          </w:rPrChange>
        </w:rPr>
        <w:pPrChange w:id="2829" w:author="Windows User" w:date="2021-05-24T11:46:00Z">
          <w:pPr>
            <w:pStyle w:val="TableofFigures"/>
            <w:tabs>
              <w:tab w:val="right" w:leader="dot" w:pos="9350"/>
            </w:tabs>
          </w:pPr>
        </w:pPrChange>
      </w:pPr>
      <w:del w:id="2830" w:author="ITD-STU" w:date="2021-05-24T15:02:00Z">
        <w:r w:rsidRPr="00B24C86" w:rsidDel="00BC51A5">
          <w:rPr>
            <w:rPrChange w:id="2831" w:author="ITD-STU" w:date="2021-05-24T15:03:00Z">
              <w:rPr>
                <w:rStyle w:val="Hyperlink"/>
                <w:rFonts w:ascii="Times New Roman" w:hAnsi="Times New Roman" w:cs="Times New Roman"/>
                <w:noProof/>
              </w:rPr>
            </w:rPrChange>
          </w:rPr>
          <w:delText>Potongan Code 13. String Indexer</w:delText>
        </w:r>
        <w:r w:rsidRPr="00B24C86" w:rsidDel="00BC51A5">
          <w:rPr>
            <w:rFonts w:ascii="Times New Roman" w:hAnsi="Times New Roman" w:cs="Times New Roman"/>
            <w:noProof/>
            <w:webHidden/>
            <w:rPrChange w:id="2832" w:author="ITD-STU" w:date="2021-05-24T15:03:00Z">
              <w:rPr>
                <w:noProof/>
                <w:webHidden/>
              </w:rPr>
            </w:rPrChange>
          </w:rPr>
          <w:tab/>
        </w:r>
      </w:del>
      <w:ins w:id="2833" w:author="Windows User" w:date="2021-05-24T11:48:00Z">
        <w:del w:id="2834" w:author="ITD-STU" w:date="2021-05-24T15:02:00Z">
          <w:r w:rsidR="00C32B41" w:rsidRPr="00B24C86" w:rsidDel="00BC51A5">
            <w:rPr>
              <w:rFonts w:ascii="Times New Roman" w:hAnsi="Times New Roman" w:cs="Times New Roman"/>
              <w:noProof/>
              <w:webHidden/>
              <w:rPrChange w:id="2835" w:author="ITD-STU" w:date="2021-05-24T15:03:00Z">
                <w:rPr>
                  <w:rFonts w:ascii="Times New Roman" w:hAnsi="Times New Roman" w:cs="Times New Roman"/>
                  <w:noProof/>
                  <w:webHidden/>
                  <w:sz w:val="24"/>
                  <w:szCs w:val="24"/>
                </w:rPr>
              </w:rPrChange>
            </w:rPr>
            <w:delText>12</w:delText>
          </w:r>
        </w:del>
      </w:ins>
      <w:del w:id="2836" w:author="ITD-STU" w:date="2021-05-24T15:02:00Z">
        <w:r w:rsidRPr="00B24C86" w:rsidDel="00BC51A5">
          <w:rPr>
            <w:rFonts w:ascii="Times New Roman" w:hAnsi="Times New Roman" w:cs="Times New Roman"/>
            <w:noProof/>
            <w:webHidden/>
            <w:rPrChange w:id="2837" w:author="ITD-STU" w:date="2021-05-24T15:03:00Z">
              <w:rPr>
                <w:noProof/>
                <w:webHidden/>
              </w:rPr>
            </w:rPrChange>
          </w:rPr>
          <w:delText>12</w:delText>
        </w:r>
      </w:del>
    </w:p>
    <w:p w14:paraId="48B9076A" w14:textId="52E4E75D" w:rsidR="00886421" w:rsidRPr="00B24C86" w:rsidDel="00BC51A5" w:rsidRDefault="00886421">
      <w:pPr>
        <w:pStyle w:val="TableofFigures"/>
        <w:tabs>
          <w:tab w:val="right" w:leader="dot" w:pos="9350"/>
        </w:tabs>
        <w:spacing w:line="360" w:lineRule="auto"/>
        <w:rPr>
          <w:del w:id="2838" w:author="ITD-STU" w:date="2021-05-24T15:02:00Z"/>
          <w:rFonts w:ascii="Times New Roman" w:eastAsiaTheme="minorEastAsia" w:hAnsi="Times New Roman" w:cs="Times New Roman"/>
          <w:noProof/>
          <w:rPrChange w:id="2839" w:author="ITD-STU" w:date="2021-05-24T15:03:00Z">
            <w:rPr>
              <w:del w:id="2840" w:author="ITD-STU" w:date="2021-05-24T15:02:00Z"/>
              <w:rFonts w:asciiTheme="minorHAnsi" w:eastAsiaTheme="minorEastAsia" w:hAnsiTheme="minorHAnsi" w:cstheme="minorBidi"/>
              <w:noProof/>
            </w:rPr>
          </w:rPrChange>
        </w:rPr>
        <w:pPrChange w:id="2841" w:author="Windows User" w:date="2021-05-24T11:46:00Z">
          <w:pPr>
            <w:pStyle w:val="TableofFigures"/>
            <w:tabs>
              <w:tab w:val="right" w:leader="dot" w:pos="9350"/>
            </w:tabs>
          </w:pPr>
        </w:pPrChange>
      </w:pPr>
      <w:del w:id="2842" w:author="ITD-STU" w:date="2021-05-24T15:02:00Z">
        <w:r w:rsidRPr="00B24C86" w:rsidDel="00BC51A5">
          <w:rPr>
            <w:rPrChange w:id="2843" w:author="ITD-STU" w:date="2021-05-24T15:03:00Z">
              <w:rPr>
                <w:rStyle w:val="Hyperlink"/>
                <w:rFonts w:ascii="Times New Roman" w:hAnsi="Times New Roman" w:cs="Times New Roman"/>
                <w:noProof/>
              </w:rPr>
            </w:rPrChange>
          </w:rPr>
          <w:delText>Potongan Code 14. Klasifikasi Sentiment dengan Naive Bayes</w:delText>
        </w:r>
        <w:r w:rsidRPr="00B24C86" w:rsidDel="00BC51A5">
          <w:rPr>
            <w:rFonts w:ascii="Times New Roman" w:hAnsi="Times New Roman" w:cs="Times New Roman"/>
            <w:noProof/>
            <w:webHidden/>
            <w:rPrChange w:id="2844" w:author="ITD-STU" w:date="2021-05-24T15:03:00Z">
              <w:rPr>
                <w:noProof/>
                <w:webHidden/>
              </w:rPr>
            </w:rPrChange>
          </w:rPr>
          <w:tab/>
        </w:r>
      </w:del>
      <w:ins w:id="2845" w:author="Windows User" w:date="2021-05-24T11:48:00Z">
        <w:del w:id="2846" w:author="ITD-STU" w:date="2021-05-24T15:02:00Z">
          <w:r w:rsidR="00C32B41" w:rsidRPr="00B24C86" w:rsidDel="00BC51A5">
            <w:rPr>
              <w:rFonts w:ascii="Times New Roman" w:hAnsi="Times New Roman" w:cs="Times New Roman"/>
              <w:noProof/>
              <w:webHidden/>
              <w:rPrChange w:id="2847" w:author="ITD-STU" w:date="2021-05-24T15:03:00Z">
                <w:rPr>
                  <w:rFonts w:ascii="Times New Roman" w:hAnsi="Times New Roman" w:cs="Times New Roman"/>
                  <w:noProof/>
                  <w:webHidden/>
                  <w:sz w:val="24"/>
                  <w:szCs w:val="24"/>
                </w:rPr>
              </w:rPrChange>
            </w:rPr>
            <w:delText>12</w:delText>
          </w:r>
        </w:del>
      </w:ins>
      <w:del w:id="2848" w:author="ITD-STU" w:date="2021-05-24T15:02:00Z">
        <w:r w:rsidRPr="00B24C86" w:rsidDel="00BC51A5">
          <w:rPr>
            <w:rFonts w:ascii="Times New Roman" w:hAnsi="Times New Roman" w:cs="Times New Roman"/>
            <w:noProof/>
            <w:webHidden/>
            <w:rPrChange w:id="2849" w:author="ITD-STU" w:date="2021-05-24T15:03:00Z">
              <w:rPr>
                <w:noProof/>
                <w:webHidden/>
              </w:rPr>
            </w:rPrChange>
          </w:rPr>
          <w:delText>12</w:delText>
        </w:r>
      </w:del>
    </w:p>
    <w:p w14:paraId="7D5E5402" w14:textId="59FA5B4E" w:rsidR="00886421" w:rsidRPr="00B24C86" w:rsidDel="00BC51A5" w:rsidRDefault="00886421">
      <w:pPr>
        <w:pStyle w:val="TableofFigures"/>
        <w:tabs>
          <w:tab w:val="right" w:leader="dot" w:pos="9350"/>
        </w:tabs>
        <w:spacing w:line="360" w:lineRule="auto"/>
        <w:rPr>
          <w:del w:id="2850" w:author="ITD-STU" w:date="2021-05-24T15:02:00Z"/>
          <w:rFonts w:ascii="Times New Roman" w:eastAsiaTheme="minorEastAsia" w:hAnsi="Times New Roman" w:cs="Times New Roman"/>
          <w:noProof/>
          <w:rPrChange w:id="2851" w:author="ITD-STU" w:date="2021-05-24T15:03:00Z">
            <w:rPr>
              <w:del w:id="2852" w:author="ITD-STU" w:date="2021-05-24T15:02:00Z"/>
              <w:rFonts w:asciiTheme="minorHAnsi" w:eastAsiaTheme="minorEastAsia" w:hAnsiTheme="minorHAnsi" w:cstheme="minorBidi"/>
              <w:noProof/>
            </w:rPr>
          </w:rPrChange>
        </w:rPr>
        <w:pPrChange w:id="2853" w:author="Windows User" w:date="2021-05-24T11:46:00Z">
          <w:pPr>
            <w:pStyle w:val="TableofFigures"/>
            <w:tabs>
              <w:tab w:val="right" w:leader="dot" w:pos="9350"/>
            </w:tabs>
          </w:pPr>
        </w:pPrChange>
      </w:pPr>
      <w:del w:id="2854" w:author="ITD-STU" w:date="2021-05-24T15:02:00Z">
        <w:r w:rsidRPr="00B24C86" w:rsidDel="00BC51A5">
          <w:rPr>
            <w:rPrChange w:id="2855" w:author="ITD-STU" w:date="2021-05-24T15:03:00Z">
              <w:rPr>
                <w:rStyle w:val="Hyperlink"/>
                <w:rFonts w:ascii="Times New Roman" w:hAnsi="Times New Roman" w:cs="Times New Roman"/>
                <w:noProof/>
              </w:rPr>
            </w:rPrChange>
          </w:rPr>
          <w:delText>Potongan Code 15. Pembagian data training dengan data testing</w:delText>
        </w:r>
        <w:r w:rsidRPr="00B24C86" w:rsidDel="00BC51A5">
          <w:rPr>
            <w:rFonts w:ascii="Times New Roman" w:hAnsi="Times New Roman" w:cs="Times New Roman"/>
            <w:noProof/>
            <w:webHidden/>
            <w:rPrChange w:id="2856" w:author="ITD-STU" w:date="2021-05-24T15:03:00Z">
              <w:rPr>
                <w:noProof/>
                <w:webHidden/>
              </w:rPr>
            </w:rPrChange>
          </w:rPr>
          <w:tab/>
        </w:r>
      </w:del>
      <w:ins w:id="2857" w:author="Windows User" w:date="2021-05-24T11:48:00Z">
        <w:del w:id="2858" w:author="ITD-STU" w:date="2021-05-24T15:02:00Z">
          <w:r w:rsidR="00C32B41" w:rsidRPr="00B24C86" w:rsidDel="00BC51A5">
            <w:rPr>
              <w:rFonts w:ascii="Times New Roman" w:hAnsi="Times New Roman" w:cs="Times New Roman"/>
              <w:noProof/>
              <w:webHidden/>
              <w:rPrChange w:id="2859" w:author="ITD-STU" w:date="2021-05-24T15:03:00Z">
                <w:rPr>
                  <w:rFonts w:ascii="Times New Roman" w:hAnsi="Times New Roman" w:cs="Times New Roman"/>
                  <w:noProof/>
                  <w:webHidden/>
                  <w:sz w:val="24"/>
                  <w:szCs w:val="24"/>
                </w:rPr>
              </w:rPrChange>
            </w:rPr>
            <w:delText>12</w:delText>
          </w:r>
        </w:del>
      </w:ins>
      <w:del w:id="2860" w:author="ITD-STU" w:date="2021-05-24T15:02:00Z">
        <w:r w:rsidRPr="00B24C86" w:rsidDel="00BC51A5">
          <w:rPr>
            <w:rFonts w:ascii="Times New Roman" w:hAnsi="Times New Roman" w:cs="Times New Roman"/>
            <w:noProof/>
            <w:webHidden/>
            <w:rPrChange w:id="2861" w:author="ITD-STU" w:date="2021-05-24T15:03:00Z">
              <w:rPr>
                <w:noProof/>
                <w:webHidden/>
              </w:rPr>
            </w:rPrChange>
          </w:rPr>
          <w:delText>12</w:delText>
        </w:r>
      </w:del>
    </w:p>
    <w:p w14:paraId="26C9BD26" w14:textId="7A61E0AD" w:rsidR="00886421" w:rsidRPr="00B24C86" w:rsidDel="00BC51A5" w:rsidRDefault="00886421">
      <w:pPr>
        <w:pStyle w:val="TableofFigures"/>
        <w:tabs>
          <w:tab w:val="right" w:leader="dot" w:pos="9350"/>
        </w:tabs>
        <w:spacing w:line="360" w:lineRule="auto"/>
        <w:rPr>
          <w:del w:id="2862" w:author="ITD-STU" w:date="2021-05-24T15:02:00Z"/>
          <w:rFonts w:ascii="Times New Roman" w:eastAsiaTheme="minorEastAsia" w:hAnsi="Times New Roman" w:cs="Times New Roman"/>
          <w:noProof/>
          <w:rPrChange w:id="2863" w:author="ITD-STU" w:date="2021-05-24T15:03:00Z">
            <w:rPr>
              <w:del w:id="2864" w:author="ITD-STU" w:date="2021-05-24T15:02:00Z"/>
              <w:rFonts w:asciiTheme="minorHAnsi" w:eastAsiaTheme="minorEastAsia" w:hAnsiTheme="minorHAnsi" w:cstheme="minorBidi"/>
              <w:noProof/>
            </w:rPr>
          </w:rPrChange>
        </w:rPr>
        <w:pPrChange w:id="2865" w:author="Windows User" w:date="2021-05-24T11:46:00Z">
          <w:pPr>
            <w:pStyle w:val="TableofFigures"/>
            <w:tabs>
              <w:tab w:val="right" w:leader="dot" w:pos="9350"/>
            </w:tabs>
          </w:pPr>
        </w:pPrChange>
      </w:pPr>
      <w:del w:id="2866" w:author="ITD-STU" w:date="2021-05-24T15:02:00Z">
        <w:r w:rsidRPr="00B24C86" w:rsidDel="00BC51A5">
          <w:rPr>
            <w:rPrChange w:id="2867" w:author="ITD-STU" w:date="2021-05-24T15:03:00Z">
              <w:rPr>
                <w:rStyle w:val="Hyperlink"/>
                <w:rFonts w:ascii="Times New Roman" w:hAnsi="Times New Roman" w:cs="Times New Roman"/>
                <w:noProof/>
              </w:rPr>
            </w:rPrChange>
          </w:rPr>
          <w:delText>Potongan Code 16. Pembuatan Pipeline</w:delText>
        </w:r>
        <w:r w:rsidRPr="00B24C86" w:rsidDel="00BC51A5">
          <w:rPr>
            <w:rFonts w:ascii="Times New Roman" w:hAnsi="Times New Roman" w:cs="Times New Roman"/>
            <w:noProof/>
            <w:webHidden/>
            <w:rPrChange w:id="2868" w:author="ITD-STU" w:date="2021-05-24T15:03:00Z">
              <w:rPr>
                <w:noProof/>
                <w:webHidden/>
              </w:rPr>
            </w:rPrChange>
          </w:rPr>
          <w:tab/>
        </w:r>
      </w:del>
      <w:ins w:id="2869" w:author="Windows User" w:date="2021-05-24T11:48:00Z">
        <w:del w:id="2870" w:author="ITD-STU" w:date="2021-05-24T15:02:00Z">
          <w:r w:rsidR="00C32B41" w:rsidRPr="00B24C86" w:rsidDel="00BC51A5">
            <w:rPr>
              <w:rFonts w:ascii="Times New Roman" w:hAnsi="Times New Roman" w:cs="Times New Roman"/>
              <w:noProof/>
              <w:webHidden/>
              <w:rPrChange w:id="2871" w:author="ITD-STU" w:date="2021-05-24T15:03:00Z">
                <w:rPr>
                  <w:rFonts w:ascii="Times New Roman" w:hAnsi="Times New Roman" w:cs="Times New Roman"/>
                  <w:noProof/>
                  <w:webHidden/>
                  <w:sz w:val="24"/>
                  <w:szCs w:val="24"/>
                </w:rPr>
              </w:rPrChange>
            </w:rPr>
            <w:delText>12</w:delText>
          </w:r>
        </w:del>
      </w:ins>
      <w:del w:id="2872" w:author="ITD-STU" w:date="2021-05-24T15:02:00Z">
        <w:r w:rsidRPr="00B24C86" w:rsidDel="00BC51A5">
          <w:rPr>
            <w:rFonts w:ascii="Times New Roman" w:hAnsi="Times New Roman" w:cs="Times New Roman"/>
            <w:noProof/>
            <w:webHidden/>
            <w:rPrChange w:id="2873" w:author="ITD-STU" w:date="2021-05-24T15:03:00Z">
              <w:rPr>
                <w:noProof/>
                <w:webHidden/>
              </w:rPr>
            </w:rPrChange>
          </w:rPr>
          <w:delText>12</w:delText>
        </w:r>
      </w:del>
    </w:p>
    <w:p w14:paraId="246A2E5A" w14:textId="377A4A67" w:rsidR="00886421" w:rsidRPr="00B24C86" w:rsidDel="00BC51A5" w:rsidRDefault="00886421">
      <w:pPr>
        <w:pStyle w:val="TableofFigures"/>
        <w:tabs>
          <w:tab w:val="right" w:leader="dot" w:pos="9350"/>
        </w:tabs>
        <w:spacing w:line="360" w:lineRule="auto"/>
        <w:rPr>
          <w:del w:id="2874" w:author="ITD-STU" w:date="2021-05-24T15:02:00Z"/>
          <w:rFonts w:ascii="Times New Roman" w:eastAsiaTheme="minorEastAsia" w:hAnsi="Times New Roman" w:cs="Times New Roman"/>
          <w:noProof/>
          <w:rPrChange w:id="2875" w:author="ITD-STU" w:date="2021-05-24T15:03:00Z">
            <w:rPr>
              <w:del w:id="2876" w:author="ITD-STU" w:date="2021-05-24T15:02:00Z"/>
              <w:rFonts w:asciiTheme="minorHAnsi" w:eastAsiaTheme="minorEastAsia" w:hAnsiTheme="minorHAnsi" w:cstheme="minorBidi"/>
              <w:noProof/>
            </w:rPr>
          </w:rPrChange>
        </w:rPr>
        <w:pPrChange w:id="2877" w:author="Windows User" w:date="2021-05-24T11:46:00Z">
          <w:pPr>
            <w:pStyle w:val="TableofFigures"/>
            <w:tabs>
              <w:tab w:val="right" w:leader="dot" w:pos="9350"/>
            </w:tabs>
          </w:pPr>
        </w:pPrChange>
      </w:pPr>
      <w:del w:id="2878" w:author="ITD-STU" w:date="2021-05-24T15:02:00Z">
        <w:r w:rsidRPr="00B24C86" w:rsidDel="00BC51A5">
          <w:rPr>
            <w:rPrChange w:id="2879" w:author="ITD-STU" w:date="2021-05-24T15:03:00Z">
              <w:rPr>
                <w:rStyle w:val="Hyperlink"/>
                <w:rFonts w:ascii="Times New Roman" w:hAnsi="Times New Roman" w:cs="Times New Roman"/>
                <w:noProof/>
              </w:rPr>
            </w:rPrChange>
          </w:rPr>
          <w:delText>Potongan Code 17. Fit pada model</w:delText>
        </w:r>
        <w:r w:rsidRPr="00B24C86" w:rsidDel="00BC51A5">
          <w:rPr>
            <w:rFonts w:ascii="Times New Roman" w:hAnsi="Times New Roman" w:cs="Times New Roman"/>
            <w:noProof/>
            <w:webHidden/>
            <w:rPrChange w:id="2880" w:author="ITD-STU" w:date="2021-05-24T15:03:00Z">
              <w:rPr>
                <w:noProof/>
                <w:webHidden/>
              </w:rPr>
            </w:rPrChange>
          </w:rPr>
          <w:tab/>
        </w:r>
      </w:del>
      <w:ins w:id="2881" w:author="Windows User" w:date="2021-05-24T11:48:00Z">
        <w:del w:id="2882" w:author="ITD-STU" w:date="2021-05-24T15:02:00Z">
          <w:r w:rsidR="00C32B41" w:rsidRPr="00B24C86" w:rsidDel="00BC51A5">
            <w:rPr>
              <w:rFonts w:ascii="Times New Roman" w:hAnsi="Times New Roman" w:cs="Times New Roman"/>
              <w:noProof/>
              <w:webHidden/>
              <w:rPrChange w:id="2883" w:author="ITD-STU" w:date="2021-05-24T15:03:00Z">
                <w:rPr>
                  <w:rFonts w:ascii="Times New Roman" w:hAnsi="Times New Roman" w:cs="Times New Roman"/>
                  <w:noProof/>
                  <w:webHidden/>
                  <w:sz w:val="24"/>
                  <w:szCs w:val="24"/>
                </w:rPr>
              </w:rPrChange>
            </w:rPr>
            <w:delText>13</w:delText>
          </w:r>
        </w:del>
      </w:ins>
      <w:del w:id="2884" w:author="ITD-STU" w:date="2021-05-24T15:02:00Z">
        <w:r w:rsidRPr="00B24C86" w:rsidDel="00BC51A5">
          <w:rPr>
            <w:rFonts w:ascii="Times New Roman" w:hAnsi="Times New Roman" w:cs="Times New Roman"/>
            <w:noProof/>
            <w:webHidden/>
            <w:rPrChange w:id="2885" w:author="ITD-STU" w:date="2021-05-24T15:03:00Z">
              <w:rPr>
                <w:noProof/>
                <w:webHidden/>
              </w:rPr>
            </w:rPrChange>
          </w:rPr>
          <w:delText>13</w:delText>
        </w:r>
      </w:del>
    </w:p>
    <w:p w14:paraId="1880FA7B" w14:textId="3457FA78" w:rsidR="00886421" w:rsidRPr="00B24C86" w:rsidDel="00BC51A5" w:rsidRDefault="00886421">
      <w:pPr>
        <w:pStyle w:val="TableofFigures"/>
        <w:tabs>
          <w:tab w:val="right" w:leader="dot" w:pos="9350"/>
        </w:tabs>
        <w:spacing w:line="360" w:lineRule="auto"/>
        <w:rPr>
          <w:del w:id="2886" w:author="ITD-STU" w:date="2021-05-24T15:02:00Z"/>
          <w:rFonts w:ascii="Times New Roman" w:eastAsiaTheme="minorEastAsia" w:hAnsi="Times New Roman" w:cs="Times New Roman"/>
          <w:noProof/>
          <w:rPrChange w:id="2887" w:author="ITD-STU" w:date="2021-05-24T15:03:00Z">
            <w:rPr>
              <w:del w:id="2888" w:author="ITD-STU" w:date="2021-05-24T15:02:00Z"/>
              <w:rFonts w:asciiTheme="minorHAnsi" w:eastAsiaTheme="minorEastAsia" w:hAnsiTheme="minorHAnsi" w:cstheme="minorBidi"/>
              <w:noProof/>
            </w:rPr>
          </w:rPrChange>
        </w:rPr>
        <w:pPrChange w:id="2889" w:author="Windows User" w:date="2021-05-24T11:46:00Z">
          <w:pPr>
            <w:pStyle w:val="TableofFigures"/>
            <w:tabs>
              <w:tab w:val="right" w:leader="dot" w:pos="9350"/>
            </w:tabs>
          </w:pPr>
        </w:pPrChange>
      </w:pPr>
      <w:del w:id="2890" w:author="ITD-STU" w:date="2021-05-24T15:02:00Z">
        <w:r w:rsidRPr="00B24C86" w:rsidDel="00BC51A5">
          <w:rPr>
            <w:rPrChange w:id="2891" w:author="ITD-STU" w:date="2021-05-24T15:03:00Z">
              <w:rPr>
                <w:rStyle w:val="Hyperlink"/>
                <w:rFonts w:ascii="Times New Roman" w:hAnsi="Times New Roman" w:cs="Times New Roman"/>
                <w:noProof/>
              </w:rPr>
            </w:rPrChange>
          </w:rPr>
          <w:delText>Potongan Code 18. Membuat Prediksi</w:delText>
        </w:r>
        <w:r w:rsidRPr="00B24C86" w:rsidDel="00BC51A5">
          <w:rPr>
            <w:rFonts w:ascii="Times New Roman" w:hAnsi="Times New Roman" w:cs="Times New Roman"/>
            <w:noProof/>
            <w:webHidden/>
            <w:rPrChange w:id="2892" w:author="ITD-STU" w:date="2021-05-24T15:03:00Z">
              <w:rPr>
                <w:noProof/>
                <w:webHidden/>
              </w:rPr>
            </w:rPrChange>
          </w:rPr>
          <w:tab/>
        </w:r>
      </w:del>
      <w:ins w:id="2893" w:author="Windows User" w:date="2021-05-24T11:48:00Z">
        <w:del w:id="2894" w:author="ITD-STU" w:date="2021-05-24T15:02:00Z">
          <w:r w:rsidR="00C32B41" w:rsidRPr="00B24C86" w:rsidDel="00BC51A5">
            <w:rPr>
              <w:rFonts w:ascii="Times New Roman" w:hAnsi="Times New Roman" w:cs="Times New Roman"/>
              <w:noProof/>
              <w:webHidden/>
              <w:rPrChange w:id="2895" w:author="ITD-STU" w:date="2021-05-24T15:03:00Z">
                <w:rPr>
                  <w:rFonts w:ascii="Times New Roman" w:hAnsi="Times New Roman" w:cs="Times New Roman"/>
                  <w:noProof/>
                  <w:webHidden/>
                  <w:sz w:val="24"/>
                  <w:szCs w:val="24"/>
                </w:rPr>
              </w:rPrChange>
            </w:rPr>
            <w:delText>13</w:delText>
          </w:r>
        </w:del>
      </w:ins>
      <w:del w:id="2896" w:author="ITD-STU" w:date="2021-05-24T15:02:00Z">
        <w:r w:rsidRPr="00B24C86" w:rsidDel="00BC51A5">
          <w:rPr>
            <w:rFonts w:ascii="Times New Roman" w:hAnsi="Times New Roman" w:cs="Times New Roman"/>
            <w:noProof/>
            <w:webHidden/>
            <w:rPrChange w:id="2897" w:author="ITD-STU" w:date="2021-05-24T15:03:00Z">
              <w:rPr>
                <w:noProof/>
                <w:webHidden/>
              </w:rPr>
            </w:rPrChange>
          </w:rPr>
          <w:delText>13</w:delText>
        </w:r>
      </w:del>
    </w:p>
    <w:p w14:paraId="2715F49C" w14:textId="1A8E8AC4" w:rsidR="00886421" w:rsidRPr="00B24C86" w:rsidDel="00BC51A5" w:rsidRDefault="00886421">
      <w:pPr>
        <w:pStyle w:val="TableofFigures"/>
        <w:tabs>
          <w:tab w:val="right" w:leader="dot" w:pos="9350"/>
        </w:tabs>
        <w:spacing w:line="360" w:lineRule="auto"/>
        <w:rPr>
          <w:del w:id="2898" w:author="ITD-STU" w:date="2021-05-24T15:02:00Z"/>
          <w:rFonts w:ascii="Times New Roman" w:eastAsiaTheme="minorEastAsia" w:hAnsi="Times New Roman" w:cs="Times New Roman"/>
          <w:noProof/>
          <w:rPrChange w:id="2899" w:author="ITD-STU" w:date="2021-05-24T15:03:00Z">
            <w:rPr>
              <w:del w:id="2900" w:author="ITD-STU" w:date="2021-05-24T15:02:00Z"/>
              <w:rFonts w:asciiTheme="minorHAnsi" w:eastAsiaTheme="minorEastAsia" w:hAnsiTheme="minorHAnsi" w:cstheme="minorBidi"/>
              <w:noProof/>
            </w:rPr>
          </w:rPrChange>
        </w:rPr>
        <w:pPrChange w:id="2901" w:author="Windows User" w:date="2021-05-24T11:46:00Z">
          <w:pPr>
            <w:pStyle w:val="TableofFigures"/>
            <w:tabs>
              <w:tab w:val="right" w:leader="dot" w:pos="9350"/>
            </w:tabs>
          </w:pPr>
        </w:pPrChange>
      </w:pPr>
      <w:del w:id="2902" w:author="ITD-STU" w:date="2021-05-24T15:02:00Z">
        <w:r w:rsidRPr="00B24C86" w:rsidDel="00BC51A5">
          <w:rPr>
            <w:rPrChange w:id="2903" w:author="ITD-STU" w:date="2021-05-24T15:03:00Z">
              <w:rPr>
                <w:rStyle w:val="Hyperlink"/>
                <w:rFonts w:ascii="Times New Roman" w:hAnsi="Times New Roman" w:cs="Times New Roman"/>
                <w:noProof/>
              </w:rPr>
            </w:rPrChange>
          </w:rPr>
          <w:delText>Potongan Code 19. Evaluasi Sentimen Analisis</w:delText>
        </w:r>
        <w:r w:rsidRPr="00B24C86" w:rsidDel="00BC51A5">
          <w:rPr>
            <w:rFonts w:ascii="Times New Roman" w:hAnsi="Times New Roman" w:cs="Times New Roman"/>
            <w:noProof/>
            <w:webHidden/>
            <w:rPrChange w:id="2904" w:author="ITD-STU" w:date="2021-05-24T15:03:00Z">
              <w:rPr>
                <w:noProof/>
                <w:webHidden/>
              </w:rPr>
            </w:rPrChange>
          </w:rPr>
          <w:tab/>
        </w:r>
      </w:del>
      <w:ins w:id="2905" w:author="Windows User" w:date="2021-05-24T11:48:00Z">
        <w:del w:id="2906" w:author="ITD-STU" w:date="2021-05-24T15:02:00Z">
          <w:r w:rsidR="00C32B41" w:rsidRPr="00B24C86" w:rsidDel="00BC51A5">
            <w:rPr>
              <w:rFonts w:ascii="Times New Roman" w:hAnsi="Times New Roman" w:cs="Times New Roman"/>
              <w:noProof/>
              <w:webHidden/>
              <w:rPrChange w:id="2907" w:author="ITD-STU" w:date="2021-05-24T15:03:00Z">
                <w:rPr>
                  <w:rFonts w:ascii="Times New Roman" w:hAnsi="Times New Roman" w:cs="Times New Roman"/>
                  <w:noProof/>
                  <w:webHidden/>
                  <w:sz w:val="24"/>
                  <w:szCs w:val="24"/>
                </w:rPr>
              </w:rPrChange>
            </w:rPr>
            <w:delText>13</w:delText>
          </w:r>
        </w:del>
      </w:ins>
      <w:del w:id="2908" w:author="ITD-STU" w:date="2021-05-24T15:02:00Z">
        <w:r w:rsidRPr="00B24C86" w:rsidDel="00BC51A5">
          <w:rPr>
            <w:rFonts w:ascii="Times New Roman" w:hAnsi="Times New Roman" w:cs="Times New Roman"/>
            <w:noProof/>
            <w:webHidden/>
            <w:rPrChange w:id="2909" w:author="ITD-STU" w:date="2021-05-24T15:03:00Z">
              <w:rPr>
                <w:noProof/>
                <w:webHidden/>
              </w:rPr>
            </w:rPrChange>
          </w:rPr>
          <w:delText>13</w:delText>
        </w:r>
      </w:del>
    </w:p>
    <w:p w14:paraId="1055D9CB" w14:textId="6725B4D2" w:rsidR="000F0B45" w:rsidRPr="000F0B45" w:rsidDel="008D5AD8" w:rsidRDefault="000F0B45">
      <w:pPr>
        <w:spacing w:line="360" w:lineRule="auto"/>
        <w:rPr>
          <w:del w:id="2910" w:author="Windows User" w:date="2021-05-24T15:24:00Z"/>
        </w:rPr>
        <w:pPrChange w:id="2911" w:author="Windows User" w:date="2021-05-24T11:46:00Z">
          <w:pPr/>
        </w:pPrChange>
      </w:pPr>
      <w:r w:rsidRPr="00B24C86">
        <w:rPr>
          <w:rFonts w:ascii="Times New Roman" w:hAnsi="Times New Roman" w:cs="Times New Roman"/>
          <w:rPrChange w:id="2912" w:author="ITD-STU" w:date="2021-05-24T15:03:00Z">
            <w:rPr/>
          </w:rPrChange>
        </w:rPr>
        <w:fldChar w:fldCharType="end"/>
      </w:r>
    </w:p>
    <w:p w14:paraId="48910169" w14:textId="77777777" w:rsidR="000F0B45" w:rsidRDefault="000F0B45">
      <w:pPr>
        <w:spacing w:line="360" w:lineRule="auto"/>
        <w:pPrChange w:id="2913" w:author="Windows User" w:date="2021-05-24T15:24:00Z">
          <w:pPr/>
        </w:pPrChange>
      </w:pPr>
    </w:p>
    <w:p w14:paraId="7DEFE99D" w14:textId="2C96C02C" w:rsidR="000F0B45" w:rsidRPr="000F0B45" w:rsidDel="008D5AD8" w:rsidRDefault="000F0B45" w:rsidP="000F0B45">
      <w:pPr>
        <w:rPr>
          <w:del w:id="2914" w:author="Windows User" w:date="2021-05-24T15:24:00Z"/>
        </w:rPr>
        <w:sectPr w:rsidR="000F0B45" w:rsidRPr="000F0B45" w:rsidDel="008D5AD8">
          <w:pgSz w:w="12240" w:h="15840"/>
          <w:pgMar w:top="1440" w:right="1440" w:bottom="1440" w:left="1440" w:header="720" w:footer="720" w:gutter="0"/>
          <w:cols w:space="720"/>
          <w:docGrid w:linePitch="360"/>
        </w:sectPr>
      </w:pPr>
    </w:p>
    <w:p w14:paraId="77E22F62" w14:textId="0040918A" w:rsidR="00E7425B" w:rsidDel="00AF0B66" w:rsidRDefault="00E7425B">
      <w:pPr>
        <w:ind w:firstLine="450"/>
        <w:jc w:val="center"/>
        <w:rPr>
          <w:del w:id="2915" w:author="Windows User" w:date="2021-05-24T11:43:00Z"/>
          <w:rFonts w:ascii="Times New Roman" w:eastAsia="Times New Roman" w:hAnsi="Times New Roman" w:cs="Times New Roman"/>
          <w:b/>
          <w:sz w:val="28"/>
          <w:szCs w:val="28"/>
        </w:rPr>
        <w:pPrChange w:id="2916" w:author="ITD-STU" w:date="2021-05-24T14:04:00Z">
          <w:pPr>
            <w:jc w:val="center"/>
          </w:pPr>
        </w:pPrChange>
      </w:pPr>
      <w:del w:id="2917" w:author="Windows User" w:date="2021-05-24T11:43:00Z">
        <w:r w:rsidDel="00AF0B66">
          <w:rPr>
            <w:rFonts w:ascii="Times New Roman" w:eastAsia="Times New Roman" w:hAnsi="Times New Roman" w:cs="Times New Roman"/>
            <w:b/>
            <w:sz w:val="28"/>
            <w:szCs w:val="28"/>
          </w:rPr>
          <w:delText>DAFTAR TABEL</w:delText>
        </w:r>
        <w:bookmarkStart w:id="2918" w:name="_Toc72760928"/>
        <w:bookmarkStart w:id="2919" w:name="_Toc72760994"/>
        <w:bookmarkStart w:id="2920" w:name="_Toc72763194"/>
        <w:bookmarkEnd w:id="2918"/>
        <w:bookmarkEnd w:id="2919"/>
        <w:bookmarkEnd w:id="2920"/>
      </w:del>
    </w:p>
    <w:p w14:paraId="3B40AC7A" w14:textId="481C0A30" w:rsidR="00E7425B" w:rsidDel="00AF0B66" w:rsidRDefault="00E7425B">
      <w:pPr>
        <w:ind w:firstLine="450"/>
        <w:jc w:val="center"/>
        <w:rPr>
          <w:del w:id="2921" w:author="Windows User" w:date="2021-05-24T11:43:00Z"/>
        </w:rPr>
        <w:sectPr w:rsidR="00E7425B" w:rsidDel="00AF0B66">
          <w:pgSz w:w="12240" w:h="15840"/>
          <w:pgMar w:top="1440" w:right="1440" w:bottom="1440" w:left="1440" w:header="720" w:footer="720" w:gutter="0"/>
          <w:cols w:space="720"/>
          <w:docGrid w:linePitch="360"/>
        </w:sectPr>
        <w:pPrChange w:id="2922" w:author="ITD-STU" w:date="2021-05-24T14:04:00Z">
          <w:pPr>
            <w:jc w:val="center"/>
          </w:pPr>
        </w:pPrChange>
      </w:pPr>
    </w:p>
    <w:p w14:paraId="3B25911F" w14:textId="1B82EAD8" w:rsidR="00E7425B" w:rsidRPr="00E7425B" w:rsidRDefault="00FD26E8">
      <w:pPr>
        <w:pStyle w:val="Heading1"/>
        <w:numPr>
          <w:ilvl w:val="0"/>
          <w:numId w:val="2"/>
        </w:numPr>
        <w:ind w:left="0" w:firstLine="450"/>
        <w:jc w:val="center"/>
        <w:rPr>
          <w:rFonts w:ascii="Times New Roman" w:hAnsi="Times New Roman" w:cs="Times New Roman"/>
          <w:b/>
          <w:sz w:val="28"/>
        </w:rPr>
        <w:pPrChange w:id="2923" w:author="ITD-STU" w:date="2021-05-24T14:04:00Z">
          <w:pPr>
            <w:pStyle w:val="Heading1"/>
            <w:numPr>
              <w:numId w:val="2"/>
            </w:numPr>
            <w:ind w:left="1080" w:hanging="720"/>
            <w:jc w:val="center"/>
          </w:pPr>
        </w:pPrChange>
      </w:pPr>
      <w:bookmarkStart w:id="2924" w:name="_Toc72763195"/>
      <w:r w:rsidRPr="00E7425B">
        <w:rPr>
          <w:rFonts w:ascii="Times New Roman" w:hAnsi="Times New Roman" w:cs="Times New Roman"/>
          <w:b/>
          <w:sz w:val="28"/>
        </w:rPr>
        <w:t>PENDAHULUAN</w:t>
      </w:r>
      <w:bookmarkEnd w:id="2924"/>
    </w:p>
    <w:p w14:paraId="2B3D3312" w14:textId="77777777" w:rsidR="00E7425B" w:rsidRDefault="00E7425B">
      <w:pPr>
        <w:spacing w:line="360" w:lineRule="auto"/>
        <w:jc w:val="both"/>
        <w:rPr>
          <w:rFonts w:ascii="Times New Roman" w:hAnsi="Times New Roman" w:cs="Times New Roman"/>
          <w:sz w:val="24"/>
        </w:rPr>
        <w:pPrChange w:id="2925" w:author="Windows User" w:date="2021-05-24T11:44:00Z">
          <w:pPr>
            <w:spacing w:line="360" w:lineRule="auto"/>
          </w:pPr>
        </w:pPrChange>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membahas</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lingkup</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
    <w:p w14:paraId="65DD0716" w14:textId="77777777" w:rsidR="00E7425B" w:rsidRPr="00E7425B" w:rsidRDefault="00E7425B" w:rsidP="00E7425B">
      <w:pPr>
        <w:pStyle w:val="Heading2"/>
        <w:numPr>
          <w:ilvl w:val="1"/>
          <w:numId w:val="3"/>
        </w:numPr>
        <w:spacing w:before="360" w:after="120" w:line="360" w:lineRule="auto"/>
        <w:ind w:left="360"/>
        <w:jc w:val="both"/>
        <w:rPr>
          <w:rFonts w:ascii="Times New Roman" w:eastAsia="Arial" w:hAnsi="Times New Roman" w:cs="Times New Roman"/>
          <w:color w:val="auto"/>
          <w:sz w:val="24"/>
          <w:szCs w:val="24"/>
        </w:rPr>
      </w:pPr>
      <w:bookmarkStart w:id="2926" w:name="_Toc72763196"/>
      <w:proofErr w:type="spellStart"/>
      <w:r w:rsidRPr="00E7425B">
        <w:rPr>
          <w:rFonts w:ascii="Times New Roman" w:eastAsia="Arial" w:hAnsi="Times New Roman" w:cs="Times New Roman"/>
          <w:color w:val="auto"/>
          <w:sz w:val="24"/>
          <w:szCs w:val="24"/>
        </w:rPr>
        <w:t>Latar</w:t>
      </w:r>
      <w:proofErr w:type="spellEnd"/>
      <w:r w:rsidRPr="00E7425B">
        <w:rPr>
          <w:rFonts w:ascii="Times New Roman" w:eastAsia="Arial" w:hAnsi="Times New Roman" w:cs="Times New Roman"/>
          <w:color w:val="auto"/>
          <w:sz w:val="24"/>
          <w:szCs w:val="24"/>
        </w:rPr>
        <w:t xml:space="preserve"> </w:t>
      </w:r>
      <w:proofErr w:type="spellStart"/>
      <w:r w:rsidRPr="00E7425B">
        <w:rPr>
          <w:rFonts w:ascii="Times New Roman" w:eastAsia="Arial" w:hAnsi="Times New Roman" w:cs="Times New Roman"/>
          <w:color w:val="auto"/>
          <w:sz w:val="24"/>
          <w:szCs w:val="24"/>
        </w:rPr>
        <w:t>belakang</w:t>
      </w:r>
      <w:bookmarkEnd w:id="2926"/>
      <w:proofErr w:type="spellEnd"/>
    </w:p>
    <w:p w14:paraId="6B65D71E" w14:textId="77777777" w:rsidR="00E7425B" w:rsidRPr="00286C57" w:rsidRDefault="00E7425B" w:rsidP="00286C57">
      <w:pPr>
        <w:spacing w:line="360" w:lineRule="auto"/>
        <w:jc w:val="both"/>
        <w:rPr>
          <w:rFonts w:ascii="Times New Roman" w:hAnsi="Times New Roman" w:cs="Times New Roman"/>
          <w:sz w:val="24"/>
          <w:szCs w:val="24"/>
        </w:rPr>
      </w:pPr>
      <w:proofErr w:type="spellStart"/>
      <w:r w:rsidRPr="00286C57">
        <w:rPr>
          <w:rFonts w:ascii="Times New Roman" w:hAnsi="Times New Roman" w:cs="Times New Roman"/>
          <w:sz w:val="24"/>
        </w:rPr>
        <w:t>Analisis</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Sentimen</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adalah</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studi</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komputasional</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dengan</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menggunakan</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opini</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sentimen</w:t>
      </w:r>
      <w:proofErr w:type="spellEnd"/>
      <w:r w:rsidRPr="00286C57">
        <w:rPr>
          <w:rFonts w:ascii="Times New Roman" w:hAnsi="Times New Roman" w:cs="Times New Roman"/>
          <w:sz w:val="24"/>
        </w:rPr>
        <w:t xml:space="preserve">, dan </w:t>
      </w:r>
      <w:proofErr w:type="spellStart"/>
      <w:r w:rsidRPr="00286C57">
        <w:rPr>
          <w:rFonts w:ascii="Times New Roman" w:hAnsi="Times New Roman" w:cs="Times New Roman"/>
          <w:sz w:val="24"/>
        </w:rPr>
        <w:t>emosi</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dari</w:t>
      </w:r>
      <w:proofErr w:type="spellEnd"/>
      <w:r w:rsidRPr="00286C57">
        <w:rPr>
          <w:rFonts w:ascii="Times New Roman" w:hAnsi="Times New Roman" w:cs="Times New Roman"/>
          <w:sz w:val="24"/>
        </w:rPr>
        <w:t xml:space="preserve"> </w:t>
      </w:r>
      <w:del w:id="2927" w:author="Windows User" w:date="2021-05-24T11:44:00Z">
        <w:r w:rsidRPr="00286C57" w:rsidDel="00483860">
          <w:rPr>
            <w:rFonts w:ascii="Times New Roman" w:hAnsi="Times New Roman" w:cs="Times New Roman"/>
            <w:sz w:val="24"/>
          </w:rPr>
          <w:delText xml:space="preserve"> </w:delText>
        </w:r>
      </w:del>
      <w:proofErr w:type="spellStart"/>
      <w:r w:rsidRPr="00286C57">
        <w:rPr>
          <w:rFonts w:ascii="Times New Roman" w:hAnsi="Times New Roman" w:cs="Times New Roman"/>
          <w:sz w:val="24"/>
        </w:rPr>
        <w:t>objek</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pengguna</w:t>
      </w:r>
      <w:proofErr w:type="spellEnd"/>
      <w:r w:rsidRPr="00286C57">
        <w:rPr>
          <w:rFonts w:ascii="Times New Roman" w:hAnsi="Times New Roman" w:cs="Times New Roman"/>
          <w:sz w:val="24"/>
        </w:rPr>
        <w:t xml:space="preserve"> (orang) </w:t>
      </w:r>
      <w:proofErr w:type="spellStart"/>
      <w:r w:rsidRPr="00286C57">
        <w:rPr>
          <w:rFonts w:ascii="Times New Roman" w:hAnsi="Times New Roman" w:cs="Times New Roman"/>
          <w:sz w:val="24"/>
        </w:rPr>
        <w:t>melalui</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entitas</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atau</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atribut</w:t>
      </w:r>
      <w:proofErr w:type="spellEnd"/>
      <w:r w:rsidRPr="00286C57">
        <w:rPr>
          <w:rFonts w:ascii="Times New Roman" w:hAnsi="Times New Roman" w:cs="Times New Roman"/>
          <w:sz w:val="24"/>
        </w:rPr>
        <w:t xml:space="preserve"> yang </w:t>
      </w:r>
      <w:proofErr w:type="spellStart"/>
      <w:r w:rsidRPr="00286C57">
        <w:rPr>
          <w:rFonts w:ascii="Times New Roman" w:hAnsi="Times New Roman" w:cs="Times New Roman"/>
          <w:sz w:val="24"/>
        </w:rPr>
        <w:t>dimiliki</w:t>
      </w:r>
      <w:proofErr w:type="spellEnd"/>
      <w:r w:rsidRPr="00286C57">
        <w:rPr>
          <w:rFonts w:ascii="Times New Roman" w:hAnsi="Times New Roman" w:cs="Times New Roman"/>
          <w:sz w:val="24"/>
        </w:rPr>
        <w:t xml:space="preserve"> yang </w:t>
      </w:r>
      <w:proofErr w:type="spellStart"/>
      <w:r w:rsidRPr="00286C57">
        <w:rPr>
          <w:rFonts w:ascii="Times New Roman" w:hAnsi="Times New Roman" w:cs="Times New Roman"/>
          <w:sz w:val="24"/>
        </w:rPr>
        <w:t>diekspresikan</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dalam</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bentuk</w:t>
      </w:r>
      <w:proofErr w:type="spellEnd"/>
      <w:r w:rsidRPr="00286C57">
        <w:rPr>
          <w:rFonts w:ascii="Times New Roman" w:hAnsi="Times New Roman" w:cs="Times New Roman"/>
          <w:sz w:val="24"/>
        </w:rPr>
        <w:t xml:space="preserve"> </w:t>
      </w:r>
      <w:proofErr w:type="spellStart"/>
      <w:r w:rsidRPr="00286C57">
        <w:rPr>
          <w:rFonts w:ascii="Times New Roman" w:hAnsi="Times New Roman" w:cs="Times New Roman"/>
          <w:sz w:val="24"/>
        </w:rPr>
        <w:t>teks</w:t>
      </w:r>
      <w:proofErr w:type="spellEnd"/>
      <w:sdt>
        <w:sdtPr>
          <w:rPr>
            <w:rFonts w:ascii="Times New Roman" w:hAnsi="Times New Roman" w:cs="Times New Roman"/>
            <w:sz w:val="24"/>
          </w:rPr>
          <w:id w:val="-50082131"/>
          <w:citation/>
        </w:sdtPr>
        <w:sdtEndPr/>
        <w:sdtContent>
          <w:r w:rsidR="00286C57">
            <w:rPr>
              <w:rFonts w:ascii="Times New Roman" w:hAnsi="Times New Roman" w:cs="Times New Roman"/>
              <w:sz w:val="24"/>
            </w:rPr>
            <w:fldChar w:fldCharType="begin"/>
          </w:r>
          <w:r w:rsidR="00286C57">
            <w:rPr>
              <w:rFonts w:ascii="Times New Roman" w:hAnsi="Times New Roman" w:cs="Times New Roman"/>
              <w:sz w:val="24"/>
            </w:rPr>
            <w:instrText xml:space="preserve"> CITATION Kur12 \l 1033 </w:instrText>
          </w:r>
          <w:r w:rsidR="00286C57">
            <w:rPr>
              <w:rFonts w:ascii="Times New Roman" w:hAnsi="Times New Roman" w:cs="Times New Roman"/>
              <w:sz w:val="24"/>
            </w:rPr>
            <w:fldChar w:fldCharType="separate"/>
          </w:r>
          <w:r w:rsidR="005033EC">
            <w:rPr>
              <w:rFonts w:ascii="Times New Roman" w:hAnsi="Times New Roman" w:cs="Times New Roman"/>
              <w:noProof/>
              <w:sz w:val="24"/>
            </w:rPr>
            <w:t xml:space="preserve"> </w:t>
          </w:r>
          <w:r w:rsidR="005033EC" w:rsidRPr="005033EC">
            <w:rPr>
              <w:rFonts w:ascii="Times New Roman" w:hAnsi="Times New Roman" w:cs="Times New Roman"/>
              <w:noProof/>
              <w:sz w:val="24"/>
            </w:rPr>
            <w:t>[</w:t>
          </w:r>
          <w:hyperlink w:anchor="Kur12" w:history="1">
            <w:r w:rsidR="005033EC" w:rsidRPr="005033EC">
              <w:rPr>
                <w:rStyle w:val="BalloonTextChar"/>
                <w:rFonts w:ascii="Times New Roman" w:hAnsi="Times New Roman" w:cs="Times New Roman"/>
                <w:noProof/>
                <w:sz w:val="24"/>
                <w:szCs w:val="22"/>
              </w:rPr>
              <w:t>1</w:t>
            </w:r>
          </w:hyperlink>
          <w:r w:rsidR="005033EC" w:rsidRPr="005033EC">
            <w:rPr>
              <w:rFonts w:ascii="Times New Roman" w:hAnsi="Times New Roman" w:cs="Times New Roman"/>
              <w:noProof/>
              <w:sz w:val="24"/>
            </w:rPr>
            <w:t>]</w:t>
          </w:r>
          <w:r w:rsidR="00286C57">
            <w:rPr>
              <w:rFonts w:ascii="Times New Roman" w:hAnsi="Times New Roman" w:cs="Times New Roman"/>
              <w:sz w:val="24"/>
            </w:rPr>
            <w:fldChar w:fldCharType="end"/>
          </w:r>
        </w:sdtContent>
      </w:sdt>
      <w:r w:rsidR="00286C57">
        <w:rPr>
          <w:rFonts w:ascii="Times New Roman" w:hAnsi="Times New Roman" w:cs="Times New Roman"/>
          <w:sz w:val="24"/>
        </w:rPr>
        <w:t xml:space="preserve">. </w:t>
      </w:r>
      <w:proofErr w:type="spellStart"/>
      <w:r w:rsidRPr="00286C57">
        <w:rPr>
          <w:rFonts w:ascii="Times New Roman" w:hAnsi="Times New Roman" w:cs="Times New Roman"/>
          <w:sz w:val="24"/>
          <w:szCs w:val="24"/>
        </w:rPr>
        <w:t>Sentimen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analisis</w:t>
      </w:r>
      <w:proofErr w:type="spellEnd"/>
      <w:r w:rsidRPr="00286C57">
        <w:rPr>
          <w:rFonts w:ascii="Times New Roman" w:hAnsi="Times New Roman" w:cs="Times New Roman"/>
          <w:sz w:val="24"/>
          <w:szCs w:val="24"/>
        </w:rPr>
        <w:t xml:space="preserve"> yang </w:t>
      </w:r>
      <w:proofErr w:type="spellStart"/>
      <w:r w:rsidRPr="00286C57">
        <w:rPr>
          <w:rFonts w:ascii="Times New Roman" w:hAnsi="Times New Roman" w:cs="Times New Roman"/>
          <w:sz w:val="24"/>
          <w:szCs w:val="24"/>
        </w:rPr>
        <w:t>merupakan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pemrosesan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bahasa</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dengan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menggunakan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pendekatan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pembelajaran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mesin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untuk</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mendefinisikan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apakah</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suatu</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penggalan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teks</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dapat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dikategorikan</w:t>
      </w:r>
      <w:proofErr w:type="spellEnd"/>
      <w:r w:rsidRPr="00286C57">
        <w:rPr>
          <w:rFonts w:ascii="Times New Roman" w:hAnsi="Times New Roman" w:cs="Times New Roman"/>
          <w:sz w:val="24"/>
          <w:szCs w:val="24"/>
        </w:rPr>
        <w:t xml:space="preserve"> pada </w:t>
      </w:r>
      <w:proofErr w:type="spellStart"/>
      <w:r w:rsidRPr="00286C57">
        <w:rPr>
          <w:rFonts w:ascii="Times New Roman" w:hAnsi="Times New Roman" w:cs="Times New Roman"/>
          <w:sz w:val="24"/>
          <w:szCs w:val="24"/>
        </w:rPr>
        <w:t>respon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positif</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atau</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negatif</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Saat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ini</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masyarakat</w:t>
      </w:r>
      <w:proofErr w:type="spellEnd"/>
      <w:r w:rsidRPr="00286C57">
        <w:rPr>
          <w:rFonts w:ascii="Times New Roman" w:hAnsi="Times New Roman" w:cs="Times New Roman"/>
          <w:sz w:val="24"/>
          <w:szCs w:val="24"/>
        </w:rPr>
        <w:t xml:space="preserve"> yang </w:t>
      </w:r>
      <w:proofErr w:type="spellStart"/>
      <w:r w:rsidRPr="00286C57">
        <w:rPr>
          <w:rFonts w:ascii="Times New Roman" w:hAnsi="Times New Roman" w:cs="Times New Roman"/>
          <w:sz w:val="24"/>
          <w:szCs w:val="24"/>
        </w:rPr>
        <w:t>sudah</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lekat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dengan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teknologi</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komunikasi</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sangat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mudah</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dalam</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menyampaikan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tanggapan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baik</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dalam</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bentuk</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ulasan</w:t>
      </w:r>
      <w:proofErr w:type="spellEnd"/>
      <w:r w:rsidRPr="00286C57">
        <w:rPr>
          <w:rFonts w:ascii="Times New Roman" w:hAnsi="Times New Roman" w:cs="Times New Roman"/>
          <w:sz w:val="24"/>
          <w:szCs w:val="24"/>
        </w:rPr>
        <w:t xml:space="preserve">, saran, </w:t>
      </w:r>
      <w:proofErr w:type="spellStart"/>
      <w:r w:rsidRPr="00286C57">
        <w:rPr>
          <w:rFonts w:ascii="Times New Roman" w:hAnsi="Times New Roman" w:cs="Times New Roman"/>
          <w:sz w:val="24"/>
          <w:szCs w:val="24"/>
        </w:rPr>
        <w:t>atau</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komentar</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Tanggapan</w:t>
      </w:r>
      <w:proofErr w:type="spellEnd"/>
      <w:r w:rsidRPr="00286C57">
        <w:rPr>
          <w:rFonts w:ascii="Times New Roman" w:hAnsi="Times New Roman" w:cs="Times New Roman"/>
          <w:sz w:val="24"/>
          <w:szCs w:val="24"/>
        </w:rPr>
        <w:t xml:space="preserve"> yang </w:t>
      </w:r>
      <w:proofErr w:type="spellStart"/>
      <w:r w:rsidRPr="00286C57">
        <w:rPr>
          <w:rFonts w:ascii="Times New Roman" w:hAnsi="Times New Roman" w:cs="Times New Roman"/>
          <w:sz w:val="24"/>
          <w:szCs w:val="24"/>
        </w:rPr>
        <w:t>diberikan</w:t>
      </w:r>
      <w:proofErr w:type="spellEnd"/>
      <w:r w:rsidRPr="00286C57">
        <w:rPr>
          <w:rFonts w:ascii="Times New Roman" w:hAnsi="Times New Roman" w:cs="Times New Roman"/>
          <w:sz w:val="24"/>
          <w:szCs w:val="24"/>
        </w:rPr>
        <w:t xml:space="preserve"> oleh </w:t>
      </w:r>
      <w:proofErr w:type="spellStart"/>
      <w:r w:rsidRPr="00286C57">
        <w:rPr>
          <w:rFonts w:ascii="Times New Roman" w:hAnsi="Times New Roman" w:cs="Times New Roman"/>
          <w:sz w:val="24"/>
          <w:szCs w:val="24"/>
        </w:rPr>
        <w:t>masyarakat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dapat</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ditemukan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dalam</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berbagai</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aspek</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misalnya</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pendidikan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ekonomi</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hiburan</w:t>
      </w:r>
      <w:proofErr w:type="spellEnd"/>
      <w:r w:rsidRPr="00286C57">
        <w:rPr>
          <w:rFonts w:ascii="Times New Roman" w:hAnsi="Times New Roman" w:cs="Times New Roman"/>
          <w:sz w:val="24"/>
          <w:szCs w:val="24"/>
        </w:rPr>
        <w:t xml:space="preserve">, </w:t>
      </w:r>
      <w:proofErr w:type="spellStart"/>
      <w:r w:rsidRPr="00286C57">
        <w:rPr>
          <w:rFonts w:ascii="Times New Roman" w:hAnsi="Times New Roman" w:cs="Times New Roman"/>
          <w:sz w:val="24"/>
          <w:szCs w:val="24"/>
        </w:rPr>
        <w:t>dsb</w:t>
      </w:r>
      <w:proofErr w:type="spellEnd"/>
      <w:r w:rsidRPr="00286C57">
        <w:rPr>
          <w:rFonts w:ascii="Times New Roman" w:hAnsi="Times New Roman" w:cs="Times New Roman"/>
          <w:sz w:val="24"/>
          <w:szCs w:val="24"/>
        </w:rPr>
        <w:t xml:space="preserve">. </w:t>
      </w:r>
    </w:p>
    <w:p w14:paraId="3CFA8AF7" w14:textId="08781E37" w:rsidR="00152F32" w:rsidRDefault="00E7425B" w:rsidP="00E7425B">
      <w:pPr>
        <w:spacing w:line="360" w:lineRule="auto"/>
        <w:jc w:val="both"/>
        <w:rPr>
          <w:ins w:id="2928" w:author="Windows User" w:date="2021-05-24T11:44: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hiburan</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diulas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Masyarakat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penikmat</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menonton</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perfilm</w:t>
      </w:r>
      <w:proofErr w:type="spellEnd"/>
      <w:ins w:id="2929" w:author="ITD-STU" w:date="2021-05-24T14:05:00Z">
        <w:r w:rsidR="00FD26E8">
          <w:rPr>
            <w:rFonts w:ascii="Times New Roman" w:eastAsia="Times New Roman" w:hAnsi="Times New Roman" w:cs="Times New Roman"/>
            <w:sz w:val="24"/>
            <w:szCs w:val="24"/>
          </w:rPr>
          <w:t>-</w:t>
        </w:r>
      </w:ins>
      <w:del w:id="2930" w:author="ITD-STU" w:date="2021-05-24T14:05:00Z">
        <w:r w:rsidDel="00FD26E8">
          <w:rPr>
            <w:rFonts w:ascii="Times New Roman" w:eastAsia="Times New Roman" w:hAnsi="Times New Roman" w:cs="Times New Roman"/>
            <w:sz w:val="24"/>
            <w:szCs w:val="24"/>
          </w:rPr>
          <w:delText>-</w:delText>
        </w:r>
      </w:del>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kata </w:t>
      </w:r>
      <w:r>
        <w:rPr>
          <w:rFonts w:ascii="Times New Roman" w:eastAsia="Times New Roman" w:hAnsi="Times New Roman" w:cs="Times New Roman"/>
          <w:i/>
          <w:sz w:val="24"/>
          <w:szCs w:val="24"/>
        </w:rPr>
        <w:t xml:space="preserve">rate. </w:t>
      </w: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dikategorikan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ulasan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penikmat</w:t>
      </w:r>
      <w:proofErr w:type="spellEnd"/>
      <w:r>
        <w:rPr>
          <w:rFonts w:ascii="Times New Roman" w:eastAsia="Times New Roman" w:hAnsi="Times New Roman" w:cs="Times New Roman"/>
          <w:sz w:val="24"/>
          <w:szCs w:val="24"/>
        </w:rPr>
        <w:t xml:space="preserve"> film dan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film yang </w:t>
      </w:r>
      <w:proofErr w:type="spellStart"/>
      <w:r>
        <w:rPr>
          <w:rFonts w:ascii="Times New Roman" w:eastAsia="Times New Roman" w:hAnsi="Times New Roman" w:cs="Times New Roman"/>
          <w:sz w:val="24"/>
          <w:szCs w:val="24"/>
        </w:rPr>
        <w:t>beredar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sulitnya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review</w:t>
      </w:r>
      <w:r>
        <w:rPr>
          <w:rFonts w:ascii="Times New Roman" w:eastAsia="Times New Roman" w:hAnsi="Times New Roman" w:cs="Times New Roman"/>
          <w:sz w:val="24"/>
          <w:szCs w:val="24"/>
        </w:rPr>
        <w:t xml:space="preserve"> movie yang </w:t>
      </w:r>
      <w:proofErr w:type="spellStart"/>
      <w:r>
        <w:rPr>
          <w:rFonts w:ascii="Times New Roman" w:eastAsia="Times New Roman" w:hAnsi="Times New Roman" w:cs="Times New Roman"/>
          <w:sz w:val="24"/>
          <w:szCs w:val="24"/>
        </w:rPr>
        <w:t>bagus</w:t>
      </w:r>
      <w:proofErr w:type="spellEnd"/>
      <w:r>
        <w:rPr>
          <w:rFonts w:ascii="Times New Roman" w:eastAsia="Times New Roman" w:hAnsi="Times New Roman" w:cs="Times New Roman"/>
          <w:sz w:val="24"/>
          <w:szCs w:val="24"/>
        </w:rPr>
        <w:t xml:space="preserve"> dan yang </w:t>
      </w:r>
      <w:proofErr w:type="spellStart"/>
      <w:r>
        <w:rPr>
          <w:rFonts w:ascii="Times New Roman" w:eastAsia="Times New Roman" w:hAnsi="Times New Roman" w:cs="Times New Roman"/>
          <w:sz w:val="24"/>
          <w:szCs w:val="24"/>
        </w:rPr>
        <w:t>buruk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review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31" w:author="ITD-STU" w:date="2021-05-24T14:05: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32" w:author="ITD-STU" w:date="2021-05-24T14:05: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baca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dahulu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w:t>
      </w:r>
      <w:del w:id="2933" w:author="ITD-STU" w:date="2021-05-24T15:03:00Z">
        <w:r w:rsidDel="00437E12">
          <w:rPr>
            <w:rFonts w:ascii="Times New Roman" w:eastAsia="Times New Roman" w:hAnsi="Times New Roman" w:cs="Times New Roman"/>
            <w:sz w:val="24"/>
            <w:szCs w:val="24"/>
          </w:rPr>
          <w:delText xml:space="preserve"> </w:delText>
        </w:r>
      </w:del>
      <w:r w:rsidRPr="00FD26E8">
        <w:rPr>
          <w:rFonts w:ascii="Times New Roman" w:eastAsia="Times New Roman" w:hAnsi="Times New Roman" w:cs="Times New Roman"/>
          <w:i/>
          <w:sz w:val="24"/>
          <w:szCs w:val="24"/>
          <w:rPrChange w:id="2934" w:author="ITD-STU" w:date="2021-05-24T14:05:00Z">
            <w:rPr>
              <w:rFonts w:ascii="Times New Roman" w:eastAsia="Times New Roman" w:hAnsi="Times New Roman" w:cs="Times New Roman"/>
              <w:sz w:val="24"/>
              <w:szCs w:val="24"/>
            </w:rPr>
          </w:rPrChange>
        </w:rPr>
        <w:t>preprocessing</w:t>
      </w:r>
      <w:proofErr w:type="spellEnd"/>
      <w:r>
        <w:rPr>
          <w:rFonts w:ascii="Times New Roman" w:eastAsia="Times New Roman" w:hAnsi="Times New Roman" w:cs="Times New Roman"/>
          <w:sz w:val="24"/>
          <w:szCs w:val="24"/>
        </w:rPr>
        <w:t xml:space="preserve"> aga</w:t>
      </w:r>
      <w:r w:rsidR="00286C57">
        <w:rPr>
          <w:rFonts w:ascii="Times New Roman" w:eastAsia="Times New Roman" w:hAnsi="Times New Roman" w:cs="Times New Roman"/>
          <w:sz w:val="24"/>
          <w:szCs w:val="24"/>
        </w:rPr>
        <w:t xml:space="preserve">r </w:t>
      </w:r>
      <w:proofErr w:type="spellStart"/>
      <w:r w:rsidR="00286C57">
        <w:rPr>
          <w:rFonts w:ascii="Times New Roman" w:eastAsia="Times New Roman" w:hAnsi="Times New Roman" w:cs="Times New Roman"/>
          <w:sz w:val="24"/>
          <w:szCs w:val="24"/>
        </w:rPr>
        <w:t>mudah</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untuk</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diklasifikasikan</w:t>
      </w:r>
      <w:proofErr w:type="spellEnd"/>
      <w:r w:rsidR="00286C57">
        <w:rPr>
          <w:rFonts w:ascii="Times New Roman" w:eastAsia="Times New Roman" w:hAnsi="Times New Roman" w:cs="Times New Roman"/>
          <w:sz w:val="24"/>
          <w:szCs w:val="24"/>
        </w:rPr>
        <w:t>.</w:t>
      </w:r>
    </w:p>
    <w:p w14:paraId="6AF77D29" w14:textId="77777777" w:rsidR="00152F32" w:rsidRDefault="00152F32">
      <w:pPr>
        <w:spacing w:after="200"/>
        <w:rPr>
          <w:ins w:id="2935" w:author="Windows User" w:date="2021-05-24T11:44:00Z"/>
          <w:rFonts w:ascii="Times New Roman" w:eastAsia="Times New Roman" w:hAnsi="Times New Roman" w:cs="Times New Roman"/>
          <w:sz w:val="24"/>
          <w:szCs w:val="24"/>
        </w:rPr>
      </w:pPr>
      <w:ins w:id="2936" w:author="Windows User" w:date="2021-05-24T11:44:00Z">
        <w:r>
          <w:rPr>
            <w:rFonts w:ascii="Times New Roman" w:eastAsia="Times New Roman" w:hAnsi="Times New Roman" w:cs="Times New Roman"/>
            <w:sz w:val="24"/>
            <w:szCs w:val="24"/>
          </w:rPr>
          <w:br w:type="page"/>
        </w:r>
      </w:ins>
    </w:p>
    <w:p w14:paraId="15998C7E" w14:textId="33898E3F" w:rsidR="00E7425B" w:rsidDel="00152F32" w:rsidRDefault="00E7425B" w:rsidP="00E7425B">
      <w:pPr>
        <w:spacing w:line="360" w:lineRule="auto"/>
        <w:jc w:val="both"/>
        <w:rPr>
          <w:del w:id="2937" w:author="Windows User" w:date="2021-05-24T11:44:00Z"/>
          <w:rFonts w:ascii="Times New Roman" w:eastAsia="Times New Roman" w:hAnsi="Times New Roman" w:cs="Times New Roman"/>
          <w:sz w:val="24"/>
          <w:szCs w:val="24"/>
        </w:rPr>
      </w:pPr>
      <w:bookmarkStart w:id="2938" w:name="_Toc72760931"/>
      <w:bookmarkStart w:id="2939" w:name="_Toc72760997"/>
      <w:bookmarkStart w:id="2940" w:name="_Toc72763197"/>
      <w:bookmarkEnd w:id="2938"/>
      <w:bookmarkEnd w:id="2939"/>
      <w:bookmarkEnd w:id="2940"/>
    </w:p>
    <w:p w14:paraId="72B20350" w14:textId="77777777" w:rsidR="00E7425B" w:rsidRPr="00E7425B" w:rsidRDefault="00E7425B" w:rsidP="00286C57">
      <w:pPr>
        <w:pStyle w:val="Heading2"/>
        <w:numPr>
          <w:ilvl w:val="1"/>
          <w:numId w:val="3"/>
        </w:numPr>
        <w:spacing w:before="360" w:after="120" w:line="360" w:lineRule="auto"/>
        <w:ind w:left="360"/>
        <w:jc w:val="both"/>
        <w:rPr>
          <w:rFonts w:ascii="Times New Roman" w:eastAsia="Arial" w:hAnsi="Times New Roman" w:cs="Times New Roman"/>
          <w:color w:val="auto"/>
          <w:sz w:val="24"/>
          <w:szCs w:val="24"/>
        </w:rPr>
      </w:pPr>
      <w:bookmarkStart w:id="2941" w:name="_Toc72763198"/>
      <w:proofErr w:type="spellStart"/>
      <w:r w:rsidRPr="00E7425B">
        <w:rPr>
          <w:rFonts w:ascii="Times New Roman" w:eastAsia="Arial" w:hAnsi="Times New Roman" w:cs="Times New Roman"/>
          <w:color w:val="auto"/>
          <w:sz w:val="24"/>
          <w:szCs w:val="24"/>
        </w:rPr>
        <w:t>Tujuan</w:t>
      </w:r>
      <w:bookmarkEnd w:id="2941"/>
      <w:proofErr w:type="spellEnd"/>
    </w:p>
    <w:p w14:paraId="32360F3F" w14:textId="032BCADF" w:rsidR="00E7425B" w:rsidRDefault="00E7425B" w:rsidP="00286C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IMDB </w:t>
      </w:r>
      <w:r>
        <w:rPr>
          <w:rFonts w:ascii="Times New Roman" w:eastAsia="Times New Roman" w:hAnsi="Times New Roman" w:cs="Times New Roman"/>
          <w:i/>
          <w:sz w:val="24"/>
          <w:szCs w:val="24"/>
        </w:rPr>
        <w:t>Movie Reviews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movie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movie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ada</w:t>
      </w:r>
      <w:proofErr w:type="spellEnd"/>
      <w:ins w:id="2942" w:author="ITD-STU" w:date="2021-05-24T14:06:00Z">
        <w:r w:rsidR="00FD26E8">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movie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w:t>
      </w:r>
    </w:p>
    <w:p w14:paraId="5EF3AF0A" w14:textId="77777777" w:rsidR="00E7425B" w:rsidRPr="00E7425B" w:rsidRDefault="00E7425B" w:rsidP="00286C57">
      <w:pPr>
        <w:pStyle w:val="Heading2"/>
        <w:numPr>
          <w:ilvl w:val="1"/>
          <w:numId w:val="3"/>
        </w:numPr>
        <w:spacing w:before="360" w:after="120" w:line="360" w:lineRule="auto"/>
        <w:ind w:left="360"/>
        <w:jc w:val="both"/>
        <w:rPr>
          <w:rFonts w:ascii="Times New Roman" w:eastAsia="Arial" w:hAnsi="Times New Roman" w:cs="Times New Roman"/>
          <w:color w:val="auto"/>
          <w:sz w:val="24"/>
          <w:szCs w:val="24"/>
        </w:rPr>
      </w:pPr>
      <w:bookmarkStart w:id="2943" w:name="_Toc72763199"/>
      <w:r w:rsidRPr="00E7425B">
        <w:rPr>
          <w:rFonts w:ascii="Times New Roman" w:eastAsia="Arial" w:hAnsi="Times New Roman" w:cs="Times New Roman"/>
          <w:color w:val="auto"/>
          <w:sz w:val="24"/>
          <w:szCs w:val="24"/>
        </w:rPr>
        <w:t>Scope</w:t>
      </w:r>
      <w:bookmarkEnd w:id="2943"/>
    </w:p>
    <w:p w14:paraId="458EF397" w14:textId="77777777" w:rsidR="00E7425B" w:rsidRDefault="00E7425B" w:rsidP="00286C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IMDB </w:t>
      </w:r>
      <w:r>
        <w:rPr>
          <w:rFonts w:ascii="Times New Roman" w:eastAsia="Times New Roman" w:hAnsi="Times New Roman" w:cs="Times New Roman"/>
          <w:i/>
          <w:sz w:val="24"/>
          <w:szCs w:val="24"/>
        </w:rPr>
        <w:t>Movie Reviews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movie review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1823C358" w14:textId="77777777" w:rsidR="00E7425B" w:rsidRPr="00286C57" w:rsidRDefault="00E7425B" w:rsidP="00286C57">
      <w:pPr>
        <w:pStyle w:val="ListParagraph"/>
        <w:numPr>
          <w:ilvl w:val="0"/>
          <w:numId w:val="4"/>
        </w:numPr>
        <w:spacing w:line="360" w:lineRule="auto"/>
        <w:jc w:val="both"/>
        <w:rPr>
          <w:rFonts w:ascii="Times New Roman" w:eastAsia="Times New Roman" w:hAnsi="Times New Roman" w:cs="Times New Roman"/>
          <w:sz w:val="24"/>
          <w:szCs w:val="24"/>
        </w:rPr>
      </w:pPr>
      <w:proofErr w:type="spellStart"/>
      <w:r w:rsidRPr="00286C57">
        <w:rPr>
          <w:rFonts w:ascii="Times New Roman" w:eastAsia="Times New Roman" w:hAnsi="Times New Roman" w:cs="Times New Roman"/>
          <w:sz w:val="24"/>
          <w:szCs w:val="24"/>
        </w:rPr>
        <w:t>Algoritma</w:t>
      </w:r>
      <w:proofErr w:type="spellEnd"/>
      <w:r w:rsidRPr="00286C57">
        <w:rPr>
          <w:rFonts w:ascii="Times New Roman" w:eastAsia="Times New Roman" w:hAnsi="Times New Roman" w:cs="Times New Roman"/>
          <w:sz w:val="24"/>
          <w:szCs w:val="24"/>
        </w:rPr>
        <w:t xml:space="preserve"> yang </w:t>
      </w:r>
      <w:proofErr w:type="spellStart"/>
      <w:r w:rsidRPr="00286C57">
        <w:rPr>
          <w:rFonts w:ascii="Times New Roman" w:eastAsia="Times New Roman" w:hAnsi="Times New Roman" w:cs="Times New Roman"/>
          <w:sz w:val="24"/>
          <w:szCs w:val="24"/>
        </w:rPr>
        <w:t>digunakan</w:t>
      </w:r>
      <w:proofErr w:type="spellEnd"/>
      <w:r w:rsidRPr="00286C57">
        <w:rPr>
          <w:rFonts w:ascii="Times New Roman" w:eastAsia="Times New Roman" w:hAnsi="Times New Roman" w:cs="Times New Roman"/>
          <w:sz w:val="24"/>
          <w:szCs w:val="24"/>
        </w:rPr>
        <w:t xml:space="preserve"> </w:t>
      </w:r>
      <w:proofErr w:type="spellStart"/>
      <w:r w:rsidRPr="00286C57">
        <w:rPr>
          <w:rFonts w:ascii="Times New Roman" w:eastAsia="Times New Roman" w:hAnsi="Times New Roman" w:cs="Times New Roman"/>
          <w:sz w:val="24"/>
          <w:szCs w:val="24"/>
        </w:rPr>
        <w:t>dalam</w:t>
      </w:r>
      <w:proofErr w:type="spellEnd"/>
      <w:r w:rsidRPr="00286C57">
        <w:rPr>
          <w:rFonts w:ascii="Times New Roman" w:eastAsia="Times New Roman" w:hAnsi="Times New Roman" w:cs="Times New Roman"/>
          <w:sz w:val="24"/>
          <w:szCs w:val="24"/>
        </w:rPr>
        <w:t xml:space="preserve"> </w:t>
      </w:r>
      <w:proofErr w:type="spellStart"/>
      <w:r w:rsidRPr="00286C57">
        <w:rPr>
          <w:rFonts w:ascii="Times New Roman" w:eastAsia="Times New Roman" w:hAnsi="Times New Roman" w:cs="Times New Roman"/>
          <w:sz w:val="24"/>
          <w:szCs w:val="24"/>
        </w:rPr>
        <w:t>melakukan</w:t>
      </w:r>
      <w:proofErr w:type="spellEnd"/>
      <w:r w:rsidRPr="00286C57">
        <w:rPr>
          <w:rFonts w:ascii="Times New Roman" w:eastAsia="Times New Roman" w:hAnsi="Times New Roman" w:cs="Times New Roman"/>
          <w:sz w:val="24"/>
          <w:szCs w:val="24"/>
        </w:rPr>
        <w:t xml:space="preserve"> </w:t>
      </w:r>
      <w:proofErr w:type="spellStart"/>
      <w:r w:rsidRPr="00286C57">
        <w:rPr>
          <w:rFonts w:ascii="Times New Roman" w:eastAsia="Times New Roman" w:hAnsi="Times New Roman" w:cs="Times New Roman"/>
          <w:sz w:val="24"/>
          <w:szCs w:val="24"/>
        </w:rPr>
        <w:t>analisis</w:t>
      </w:r>
      <w:proofErr w:type="spellEnd"/>
      <w:r w:rsidRPr="00286C57">
        <w:rPr>
          <w:rFonts w:ascii="Times New Roman" w:eastAsia="Times New Roman" w:hAnsi="Times New Roman" w:cs="Times New Roman"/>
          <w:sz w:val="24"/>
          <w:szCs w:val="24"/>
        </w:rPr>
        <w:t xml:space="preserve"> </w:t>
      </w:r>
      <w:proofErr w:type="spellStart"/>
      <w:r w:rsidRPr="00286C57">
        <w:rPr>
          <w:rFonts w:ascii="Times New Roman" w:eastAsia="Times New Roman" w:hAnsi="Times New Roman" w:cs="Times New Roman"/>
          <w:sz w:val="24"/>
          <w:szCs w:val="24"/>
        </w:rPr>
        <w:t>sentimen</w:t>
      </w:r>
      <w:proofErr w:type="spellEnd"/>
      <w:r w:rsidRPr="00286C57">
        <w:rPr>
          <w:rFonts w:ascii="Times New Roman" w:eastAsia="Times New Roman" w:hAnsi="Times New Roman" w:cs="Times New Roman"/>
          <w:sz w:val="24"/>
          <w:szCs w:val="24"/>
        </w:rPr>
        <w:t xml:space="preserve"> </w:t>
      </w:r>
      <w:proofErr w:type="spellStart"/>
      <w:r w:rsidRPr="00286C57">
        <w:rPr>
          <w:rFonts w:ascii="Times New Roman" w:eastAsia="Times New Roman" w:hAnsi="Times New Roman" w:cs="Times New Roman"/>
          <w:sz w:val="24"/>
          <w:szCs w:val="24"/>
        </w:rPr>
        <w:t>terhadap</w:t>
      </w:r>
      <w:proofErr w:type="spellEnd"/>
      <w:r w:rsidRPr="00286C57">
        <w:rPr>
          <w:rFonts w:ascii="Times New Roman" w:eastAsia="Times New Roman" w:hAnsi="Times New Roman" w:cs="Times New Roman"/>
          <w:sz w:val="24"/>
          <w:szCs w:val="24"/>
        </w:rPr>
        <w:t xml:space="preserve"> IMDB </w:t>
      </w:r>
      <w:r w:rsidRPr="00286C57">
        <w:rPr>
          <w:rFonts w:ascii="Times New Roman" w:eastAsia="Times New Roman" w:hAnsi="Times New Roman" w:cs="Times New Roman"/>
          <w:i/>
          <w:sz w:val="24"/>
          <w:szCs w:val="24"/>
        </w:rPr>
        <w:t xml:space="preserve">Movie Reviews </w:t>
      </w:r>
      <w:proofErr w:type="spellStart"/>
      <w:r w:rsidRPr="00286C57">
        <w:rPr>
          <w:rFonts w:ascii="Times New Roman" w:eastAsia="Times New Roman" w:hAnsi="Times New Roman" w:cs="Times New Roman"/>
          <w:sz w:val="24"/>
          <w:szCs w:val="24"/>
        </w:rPr>
        <w:t>adalah</w:t>
      </w:r>
      <w:proofErr w:type="spellEnd"/>
      <w:r w:rsidRPr="00286C57">
        <w:rPr>
          <w:rFonts w:ascii="Times New Roman" w:eastAsia="Times New Roman" w:hAnsi="Times New Roman" w:cs="Times New Roman"/>
          <w:sz w:val="24"/>
          <w:szCs w:val="24"/>
        </w:rPr>
        <w:t xml:space="preserve"> Naive Bayes.</w:t>
      </w:r>
    </w:p>
    <w:p w14:paraId="2F09D87E" w14:textId="77777777" w:rsidR="00E7425B" w:rsidRDefault="00E7425B" w:rsidP="00E7425B">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dataser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IMDB </w:t>
      </w:r>
      <w:r>
        <w:rPr>
          <w:rFonts w:ascii="Times New Roman" w:eastAsia="Times New Roman" w:hAnsi="Times New Roman" w:cs="Times New Roman"/>
          <w:i/>
          <w:sz w:val="24"/>
          <w:szCs w:val="24"/>
        </w:rPr>
        <w:t xml:space="preserve">Movie Reviews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Kaggle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hyperlink r:id="rId10" w:history="1">
        <w:r>
          <w:rPr>
            <w:rStyle w:val="Hyperlink"/>
            <w:rFonts w:ascii="Times New Roman" w:hAnsi="Times New Roman" w:cs="Times New Roman"/>
            <w:color w:val="1155CC"/>
            <w:sz w:val="24"/>
            <w:szCs w:val="24"/>
          </w:rPr>
          <w:t>https://www.kaggle.com/lakshmi25npathi/imdb-dataset-of-50k-movie-reviews</w:t>
        </w:r>
      </w:hyperlink>
      <w:r>
        <w:rPr>
          <w:rFonts w:ascii="Times New Roman" w:eastAsia="Times New Roman" w:hAnsi="Times New Roman" w:cs="Times New Roman"/>
          <w:sz w:val="24"/>
          <w:szCs w:val="24"/>
        </w:rPr>
        <w:t xml:space="preserve">. </w:t>
      </w:r>
    </w:p>
    <w:p w14:paraId="27C3253A" w14:textId="77777777" w:rsidR="00E7425B" w:rsidRDefault="00E7425B" w:rsidP="00E7425B">
      <w:pPr>
        <w:spacing w:line="360" w:lineRule="auto"/>
        <w:jc w:val="both"/>
        <w:rPr>
          <w:rFonts w:ascii="Times New Roman" w:eastAsia="Times New Roman" w:hAnsi="Times New Roman" w:cs="Times New Roman"/>
          <w:sz w:val="24"/>
          <w:szCs w:val="24"/>
        </w:rPr>
      </w:pPr>
      <w:r>
        <w:br w:type="page"/>
      </w:r>
    </w:p>
    <w:p w14:paraId="0477F88B" w14:textId="032BC3A4" w:rsidR="00E7425B" w:rsidRDefault="00FD26E8">
      <w:pPr>
        <w:pStyle w:val="Heading1"/>
        <w:numPr>
          <w:ilvl w:val="0"/>
          <w:numId w:val="3"/>
        </w:numPr>
        <w:ind w:left="0" w:firstLine="270"/>
        <w:jc w:val="center"/>
        <w:rPr>
          <w:rFonts w:ascii="Times New Roman" w:eastAsia="Arial" w:hAnsi="Times New Roman" w:cs="Times New Roman"/>
          <w:b/>
          <w:sz w:val="28"/>
          <w:szCs w:val="28"/>
        </w:rPr>
        <w:pPrChange w:id="2944" w:author="ITD-STU" w:date="2021-05-24T14:06:00Z">
          <w:pPr>
            <w:pStyle w:val="Heading1"/>
            <w:numPr>
              <w:numId w:val="3"/>
            </w:numPr>
            <w:ind w:left="1080" w:hanging="720"/>
            <w:jc w:val="center"/>
          </w:pPr>
        </w:pPrChange>
      </w:pPr>
      <w:bookmarkStart w:id="2945" w:name="_dj4g0q4oit5i"/>
      <w:bookmarkStart w:id="2946" w:name="_Toc72763200"/>
      <w:bookmarkEnd w:id="2945"/>
      <w:r>
        <w:rPr>
          <w:rFonts w:ascii="Times New Roman" w:eastAsia="Arial" w:hAnsi="Times New Roman" w:cs="Times New Roman"/>
          <w:b/>
          <w:sz w:val="28"/>
          <w:szCs w:val="28"/>
        </w:rPr>
        <w:lastRenderedPageBreak/>
        <w:t>PERMASALAHAN</w:t>
      </w:r>
      <w:bookmarkEnd w:id="2946"/>
    </w:p>
    <w:p w14:paraId="09869124"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Pengenalan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47" w:author="ITD-STU" w:date="2021-05-24T14:06:00Z">
            <w:rPr>
              <w:rFonts w:ascii="Times New Roman" w:eastAsia="Times New Roman" w:hAnsi="Times New Roman" w:cs="Times New Roman"/>
              <w:sz w:val="24"/>
              <w:szCs w:val="24"/>
            </w:rPr>
          </w:rPrChange>
        </w:rPr>
        <w:t>Big 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pengenalan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48" w:author="ITD-STU" w:date="2021-05-24T14:06:00Z">
            <w:rPr>
              <w:rFonts w:ascii="Times New Roman" w:eastAsia="Times New Roman" w:hAnsi="Times New Roman" w:cs="Times New Roman"/>
              <w:sz w:val="24"/>
              <w:szCs w:val="24"/>
            </w:rPr>
          </w:rPrChange>
        </w:rPr>
        <w:t>Big Data</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pada </w:t>
      </w:r>
      <w:r w:rsidRPr="00FD26E8">
        <w:rPr>
          <w:rFonts w:ascii="Times New Roman" w:eastAsia="Times New Roman" w:hAnsi="Times New Roman" w:cs="Times New Roman"/>
          <w:i/>
          <w:sz w:val="24"/>
          <w:szCs w:val="24"/>
          <w:rPrChange w:id="2949" w:author="ITD-STU" w:date="2021-05-24T14:07:00Z">
            <w:rPr>
              <w:rFonts w:ascii="Times New Roman" w:eastAsia="Times New Roman" w:hAnsi="Times New Roman" w:cs="Times New Roman"/>
              <w:sz w:val="24"/>
              <w:szCs w:val="24"/>
            </w:rPr>
          </w:rPrChange>
        </w:rPr>
        <w:t>review IMDB-movies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format </w:t>
      </w:r>
      <w:r w:rsidRPr="00FD26E8">
        <w:rPr>
          <w:rFonts w:ascii="Times New Roman" w:eastAsia="Times New Roman" w:hAnsi="Times New Roman" w:cs="Times New Roman"/>
          <w:i/>
          <w:sz w:val="24"/>
          <w:szCs w:val="24"/>
          <w:rPrChange w:id="2950" w:author="ITD-STU" w:date="2021-05-24T14:07:00Z">
            <w:rPr>
              <w:rFonts w:ascii="Times New Roman" w:eastAsia="Times New Roman" w:hAnsi="Times New Roman" w:cs="Times New Roman"/>
              <w:sz w:val="24"/>
              <w:szCs w:val="24"/>
            </w:rPr>
          </w:rPrChange>
        </w:rPr>
        <w:t>file</w:t>
      </w:r>
      <w:r>
        <w:rPr>
          <w:rFonts w:ascii="Times New Roman" w:eastAsia="Times New Roman" w:hAnsi="Times New Roman" w:cs="Times New Roman"/>
          <w:sz w:val="24"/>
          <w:szCs w:val="24"/>
        </w:rPr>
        <w:t xml:space="preserve"> .csv. </w:t>
      </w:r>
    </w:p>
    <w:p w14:paraId="0A7ABEBD"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dan data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data </w:t>
      </w:r>
      <w:r w:rsidRPr="00FD26E8">
        <w:rPr>
          <w:rFonts w:ascii="Times New Roman" w:eastAsia="Times New Roman" w:hAnsi="Times New Roman" w:cs="Times New Roman"/>
          <w:i/>
          <w:sz w:val="24"/>
          <w:szCs w:val="24"/>
          <w:rPrChange w:id="2951" w:author="ITD-STU" w:date="2021-05-24T14:07:00Z">
            <w:rPr>
              <w:rFonts w:ascii="Times New Roman" w:eastAsia="Times New Roman" w:hAnsi="Times New Roman" w:cs="Times New Roman"/>
              <w:sz w:val="24"/>
              <w:szCs w:val="24"/>
            </w:rPr>
          </w:rPrChange>
        </w:rPr>
        <w:t>streaming</w:t>
      </w:r>
      <w:r>
        <w:rPr>
          <w:rFonts w:ascii="Times New Roman" w:eastAsia="Times New Roman" w:hAnsi="Times New Roman" w:cs="Times New Roman"/>
          <w:sz w:val="24"/>
          <w:szCs w:val="24"/>
        </w:rPr>
        <w:t>.</w:t>
      </w:r>
    </w:p>
    <w:p w14:paraId="21F41607" w14:textId="77777777" w:rsidR="00E7425B" w:rsidRDefault="00E7425B" w:rsidP="00E7425B">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film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Naive Bayes. </w:t>
      </w:r>
      <w:r>
        <w:br w:type="page"/>
      </w:r>
    </w:p>
    <w:p w14:paraId="2BFDDB51" w14:textId="3F5CEB32" w:rsidR="00E7425B" w:rsidRDefault="00FD26E8">
      <w:pPr>
        <w:pStyle w:val="Heading1"/>
        <w:numPr>
          <w:ilvl w:val="0"/>
          <w:numId w:val="3"/>
        </w:numPr>
        <w:ind w:left="0" w:firstLine="180"/>
        <w:jc w:val="center"/>
        <w:rPr>
          <w:rFonts w:ascii="Times New Roman" w:eastAsia="Arial" w:hAnsi="Times New Roman" w:cs="Times New Roman"/>
          <w:b/>
          <w:sz w:val="28"/>
        </w:rPr>
        <w:pPrChange w:id="2952" w:author="ITD-STU" w:date="2021-05-24T14:08:00Z">
          <w:pPr>
            <w:pStyle w:val="Heading1"/>
            <w:numPr>
              <w:numId w:val="3"/>
            </w:numPr>
            <w:ind w:left="1080" w:hanging="720"/>
            <w:jc w:val="center"/>
          </w:pPr>
        </w:pPrChange>
      </w:pPr>
      <w:bookmarkStart w:id="2953" w:name="_fc1rmrb9jwwo"/>
      <w:bookmarkStart w:id="2954" w:name="_Toc72763201"/>
      <w:bookmarkEnd w:id="2953"/>
      <w:r>
        <w:rPr>
          <w:rFonts w:ascii="Times New Roman" w:eastAsia="Arial" w:hAnsi="Times New Roman" w:cs="Times New Roman"/>
          <w:b/>
          <w:sz w:val="28"/>
        </w:rPr>
        <w:lastRenderedPageBreak/>
        <w:t>SOLUSI</w:t>
      </w:r>
      <w:bookmarkEnd w:id="2954"/>
    </w:p>
    <w:p w14:paraId="44D384EC" w14:textId="77777777" w:rsidR="00E7425B" w:rsidRPr="00FD26E8" w:rsidRDefault="00E7425B" w:rsidP="00E7425B">
      <w:pPr>
        <w:spacing w:before="200" w:line="360" w:lineRule="auto"/>
        <w:jc w:val="both"/>
        <w:rPr>
          <w:rFonts w:ascii="Times New Roman" w:eastAsia="Times New Roman" w:hAnsi="Times New Roman" w:cs="Times New Roman"/>
          <w:i/>
          <w:sz w:val="24"/>
          <w:szCs w:val="24"/>
          <w:rPrChange w:id="2955" w:author="ITD-STU" w:date="2021-05-24T14:08:00Z">
            <w:rPr>
              <w:rFonts w:ascii="Times New Roman" w:eastAsia="Times New Roman" w:hAnsi="Times New Roman" w:cs="Times New Roman"/>
              <w:sz w:val="24"/>
              <w:szCs w:val="24"/>
            </w:rPr>
          </w:rPrChange>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pengklasifikasian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56" w:author="ITD-STU" w:date="2021-05-24T14:08:00Z">
            <w:rPr>
              <w:rFonts w:ascii="Times New Roman" w:eastAsia="Times New Roman" w:hAnsi="Times New Roman" w:cs="Times New Roman"/>
              <w:sz w:val="24"/>
              <w:szCs w:val="24"/>
            </w:rPr>
          </w:rPrChange>
        </w:rPr>
        <w:t xml:space="preserve">sentiment analysis review </w:t>
      </w:r>
      <w:r w:rsidRPr="00FD26E8">
        <w:rPr>
          <w:rFonts w:ascii="Times New Roman" w:eastAsia="Times New Roman" w:hAnsi="Times New Roman" w:cs="Times New Roman"/>
          <w:sz w:val="24"/>
          <w:szCs w:val="24"/>
        </w:rPr>
        <w:t xml:space="preserve">IMDB </w:t>
      </w:r>
      <w:r w:rsidRPr="00FD26E8">
        <w:rPr>
          <w:rFonts w:ascii="Times New Roman" w:eastAsia="Times New Roman" w:hAnsi="Times New Roman" w:cs="Times New Roman"/>
          <w:i/>
          <w:sz w:val="24"/>
          <w:szCs w:val="24"/>
          <w:rPrChange w:id="2957" w:author="ITD-STU" w:date="2021-05-24T14:08:00Z">
            <w:rPr>
              <w:rFonts w:ascii="Times New Roman" w:eastAsia="Times New Roman" w:hAnsi="Times New Roman" w:cs="Times New Roman"/>
              <w:sz w:val="24"/>
              <w:szCs w:val="24"/>
            </w:rPr>
          </w:rPrChange>
        </w:rPr>
        <w:t>movie</w:t>
      </w:r>
      <w:r w:rsidRPr="00FD26E8">
        <w:rPr>
          <w:rFonts w:ascii="Times New Roman" w:eastAsia="Times New Roman" w:hAnsi="Times New Roman" w:cs="Times New Roman"/>
          <w:sz w:val="24"/>
          <w:szCs w:val="24"/>
        </w:rPr>
        <w:t>.</w:t>
      </w:r>
      <w:r w:rsidRPr="00FD26E8">
        <w:rPr>
          <w:rFonts w:ascii="Times New Roman" w:eastAsia="Times New Roman" w:hAnsi="Times New Roman" w:cs="Times New Roman"/>
          <w:i/>
          <w:sz w:val="24"/>
          <w:szCs w:val="24"/>
          <w:rPrChange w:id="2958" w:author="ITD-STU" w:date="2021-05-24T14:08:00Z">
            <w:rPr>
              <w:rFonts w:ascii="Times New Roman" w:eastAsia="Times New Roman" w:hAnsi="Times New Roman" w:cs="Times New Roman"/>
              <w:sz w:val="24"/>
              <w:szCs w:val="24"/>
            </w:rPr>
          </w:rPrChange>
        </w:rPr>
        <w:t xml:space="preserve"> </w:t>
      </w:r>
    </w:p>
    <w:p w14:paraId="019F2B0E" w14:textId="77777777" w:rsidR="00E7425B" w:rsidRDefault="00E7425B" w:rsidP="00E7425B">
      <w:pPr>
        <w:spacing w:before="2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big data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diolah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big data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big data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inti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big data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big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solusi-solusinya</w:t>
      </w:r>
      <w:proofErr w:type="spellEnd"/>
      <w:r>
        <w:rPr>
          <w:rFonts w:ascii="Times New Roman" w:eastAsia="Times New Roman" w:hAnsi="Times New Roman" w:cs="Times New Roman"/>
          <w:sz w:val="24"/>
          <w:szCs w:val="24"/>
        </w:rPr>
        <w:t>.</w:t>
      </w:r>
    </w:p>
    <w:p w14:paraId="524358FB" w14:textId="77777777" w:rsidR="000F0B45" w:rsidRDefault="000F0B45" w:rsidP="000F0B45">
      <w:pPr>
        <w:keepNext/>
        <w:spacing w:before="200" w:line="360" w:lineRule="auto"/>
        <w:jc w:val="both"/>
      </w:pPr>
      <w:r>
        <w:rPr>
          <w:rFonts w:ascii="Times New Roman" w:eastAsia="Times New Roman" w:hAnsi="Times New Roman" w:cs="Times New Roman"/>
          <w:noProof/>
          <w:sz w:val="24"/>
          <w:szCs w:val="24"/>
        </w:rPr>
        <w:drawing>
          <wp:inline distT="0" distB="0" distL="0" distR="0" wp14:anchorId="1EBECC57" wp14:editId="18B1E05A">
            <wp:extent cx="5733415" cy="43002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4 at 10.43.06.jpeg"/>
                    <pic:cNvPicPr/>
                  </pic:nvPicPr>
                  <pic:blipFill>
                    <a:blip r:embed="rId11">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CB9650E" w14:textId="77777777" w:rsidR="000F0B45" w:rsidRPr="000F0B45" w:rsidRDefault="000F0B45" w:rsidP="000F0B45">
      <w:pPr>
        <w:pStyle w:val="Caption"/>
        <w:jc w:val="center"/>
        <w:rPr>
          <w:rFonts w:ascii="Times New Roman" w:eastAsia="Times New Roman" w:hAnsi="Times New Roman" w:cs="Times New Roman"/>
          <w:color w:val="auto"/>
          <w:sz w:val="28"/>
          <w:szCs w:val="24"/>
        </w:rPr>
      </w:pPr>
      <w:bookmarkStart w:id="2959" w:name="_Toc72760952"/>
      <w:r w:rsidRPr="000F0B45">
        <w:rPr>
          <w:rFonts w:ascii="Times New Roman" w:hAnsi="Times New Roman" w:cs="Times New Roman"/>
          <w:color w:val="auto"/>
          <w:sz w:val="20"/>
        </w:rPr>
        <w:t xml:space="preserve">Gambar </w:t>
      </w:r>
      <w:r w:rsidRPr="000F0B45">
        <w:rPr>
          <w:rFonts w:ascii="Times New Roman" w:hAnsi="Times New Roman" w:cs="Times New Roman"/>
          <w:color w:val="auto"/>
          <w:sz w:val="20"/>
        </w:rPr>
        <w:fldChar w:fldCharType="begin"/>
      </w:r>
      <w:r w:rsidRPr="000F0B45">
        <w:rPr>
          <w:rFonts w:ascii="Times New Roman" w:hAnsi="Times New Roman" w:cs="Times New Roman"/>
          <w:color w:val="auto"/>
          <w:sz w:val="20"/>
        </w:rPr>
        <w:instrText xml:space="preserve"> SEQ Gambar \* ARABIC </w:instrText>
      </w:r>
      <w:r w:rsidRPr="000F0B45">
        <w:rPr>
          <w:rFonts w:ascii="Times New Roman" w:hAnsi="Times New Roman" w:cs="Times New Roman"/>
          <w:color w:val="auto"/>
          <w:sz w:val="20"/>
        </w:rPr>
        <w:fldChar w:fldCharType="separate"/>
      </w:r>
      <w:r w:rsidR="005033EC">
        <w:rPr>
          <w:rFonts w:ascii="Times New Roman" w:hAnsi="Times New Roman" w:cs="Times New Roman"/>
          <w:noProof/>
          <w:color w:val="auto"/>
          <w:sz w:val="20"/>
        </w:rPr>
        <w:t>1</w:t>
      </w:r>
      <w:r w:rsidRPr="000F0B45">
        <w:rPr>
          <w:rFonts w:ascii="Times New Roman" w:hAnsi="Times New Roman" w:cs="Times New Roman"/>
          <w:color w:val="auto"/>
          <w:sz w:val="20"/>
        </w:rPr>
        <w:fldChar w:fldCharType="end"/>
      </w:r>
      <w:r w:rsidRPr="000F0B45">
        <w:rPr>
          <w:rFonts w:ascii="Times New Roman" w:hAnsi="Times New Roman" w:cs="Times New Roman"/>
          <w:color w:val="auto"/>
          <w:sz w:val="20"/>
        </w:rPr>
        <w:t xml:space="preserve">. </w:t>
      </w:r>
      <w:proofErr w:type="spellStart"/>
      <w:r w:rsidRPr="000F0B45">
        <w:rPr>
          <w:rFonts w:ascii="Times New Roman" w:hAnsi="Times New Roman" w:cs="Times New Roman"/>
          <w:color w:val="auto"/>
          <w:sz w:val="20"/>
        </w:rPr>
        <w:t>Arsitektur</w:t>
      </w:r>
      <w:proofErr w:type="spellEnd"/>
      <w:r w:rsidRPr="000F0B45">
        <w:rPr>
          <w:rFonts w:ascii="Times New Roman" w:hAnsi="Times New Roman" w:cs="Times New Roman"/>
          <w:color w:val="auto"/>
          <w:sz w:val="20"/>
        </w:rPr>
        <w:t xml:space="preserve"> </w:t>
      </w:r>
      <w:proofErr w:type="spellStart"/>
      <w:r w:rsidRPr="000F0B45">
        <w:rPr>
          <w:rFonts w:ascii="Times New Roman" w:hAnsi="Times New Roman" w:cs="Times New Roman"/>
          <w:color w:val="auto"/>
          <w:sz w:val="20"/>
        </w:rPr>
        <w:t>Sistem</w:t>
      </w:r>
      <w:bookmarkEnd w:id="2959"/>
      <w:proofErr w:type="spellEnd"/>
    </w:p>
    <w:p w14:paraId="6F66C783" w14:textId="77777777" w:rsidR="00E7425B" w:rsidRDefault="00E7425B" w:rsidP="00E7425B">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mengklasifikasi</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60" w:author="ITD-STU" w:date="2021-05-24T14:08:00Z">
            <w:rPr>
              <w:rFonts w:ascii="Times New Roman" w:eastAsia="Times New Roman" w:hAnsi="Times New Roman" w:cs="Times New Roman"/>
              <w:sz w:val="24"/>
              <w:szCs w:val="24"/>
            </w:rPr>
          </w:rPrChange>
        </w:rPr>
        <w:t>sentiment analysis</w:t>
      </w:r>
      <w:r>
        <w:rPr>
          <w:rFonts w:ascii="Times New Roman" w:eastAsia="Times New Roman" w:hAnsi="Times New Roman" w:cs="Times New Roman"/>
          <w:sz w:val="24"/>
          <w:szCs w:val="24"/>
        </w:rPr>
        <w:t xml:space="preserve"> pada </w:t>
      </w:r>
      <w:r w:rsidRPr="00FD26E8">
        <w:rPr>
          <w:rFonts w:ascii="Times New Roman" w:eastAsia="Times New Roman" w:hAnsi="Times New Roman" w:cs="Times New Roman"/>
          <w:i/>
          <w:sz w:val="24"/>
          <w:szCs w:val="24"/>
          <w:rPrChange w:id="2961" w:author="ITD-STU" w:date="2021-05-24T14:08: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IMDB-</w:t>
      </w:r>
      <w:r w:rsidRPr="00FD26E8">
        <w:rPr>
          <w:rFonts w:ascii="Times New Roman" w:eastAsia="Times New Roman" w:hAnsi="Times New Roman" w:cs="Times New Roman"/>
          <w:i/>
          <w:sz w:val="24"/>
          <w:szCs w:val="24"/>
          <w:rPrChange w:id="2962" w:author="ITD-STU" w:date="2021-05-24T14:08:00Z">
            <w:rPr>
              <w:rFonts w:ascii="Times New Roman" w:eastAsia="Times New Roman" w:hAnsi="Times New Roman" w:cs="Times New Roman"/>
              <w:sz w:val="24"/>
              <w:szCs w:val="24"/>
            </w:rPr>
          </w:rPrChange>
        </w:rPr>
        <w:t>movies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spark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63" w:author="ITD-STU" w:date="2021-05-24T14:08:00Z">
            <w:rPr>
              <w:rFonts w:ascii="Times New Roman" w:eastAsia="Times New Roman" w:hAnsi="Times New Roman" w:cs="Times New Roman"/>
              <w:sz w:val="24"/>
              <w:szCs w:val="24"/>
            </w:rPr>
          </w:rPrChange>
        </w:rPr>
        <w:t>analysis</w:t>
      </w:r>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64" w:author="ITD-STU" w:date="2021-05-24T14:08:00Z">
            <w:rPr>
              <w:rFonts w:ascii="Times New Roman" w:eastAsia="Times New Roman" w:hAnsi="Times New Roman" w:cs="Times New Roman"/>
              <w:sz w:val="24"/>
              <w:szCs w:val="24"/>
            </w:rPr>
          </w:rPrChange>
        </w:rPr>
        <w:t>Machine Learning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w:t>
      </w:r>
    </w:p>
    <w:p w14:paraId="5500EF7D" w14:textId="77777777" w:rsidR="00E7425B" w:rsidRDefault="00E7425B" w:rsidP="00E7425B">
      <w:pPr>
        <w:spacing w:before="200" w:line="360" w:lineRule="auto"/>
        <w:jc w:val="both"/>
        <w:rPr>
          <w:rFonts w:ascii="Times New Roman" w:eastAsia="Times New Roman" w:hAnsi="Times New Roman" w:cs="Times New Roman"/>
          <w:sz w:val="24"/>
          <w:szCs w:val="24"/>
        </w:rPr>
      </w:pPr>
    </w:p>
    <w:p w14:paraId="1FF074D7" w14:textId="77777777" w:rsidR="00E7425B" w:rsidRDefault="00E7425B" w:rsidP="00E7425B">
      <w:pPr>
        <w:numPr>
          <w:ilvl w:val="0"/>
          <w:numId w:val="5"/>
        </w:numPr>
        <w:spacing w:before="2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Menyediakan</w:t>
      </w:r>
      <w:proofErr w:type="spellEnd"/>
      <w:r>
        <w:rPr>
          <w:rFonts w:ascii="Times New Roman" w:eastAsia="Times New Roman" w:hAnsi="Times New Roman" w:cs="Times New Roman"/>
          <w:sz w:val="24"/>
          <w:szCs w:val="24"/>
        </w:rPr>
        <w:t xml:space="preserve"> data </w:t>
      </w:r>
    </w:p>
    <w:p w14:paraId="66BF1B31" w14:textId="77777777" w:rsidR="00E7425B" w:rsidRDefault="00E7425B" w:rsidP="00E7425B">
      <w:pPr>
        <w:spacing w:before="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 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data. Data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dan data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format file.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unstructured 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susunan</w:t>
      </w:r>
      <w:proofErr w:type="spellEnd"/>
      <w:r>
        <w:rPr>
          <w:rFonts w:ascii="Times New Roman" w:eastAsia="Times New Roman" w:hAnsi="Times New Roman" w:cs="Times New Roman"/>
          <w:sz w:val="24"/>
          <w:szCs w:val="24"/>
        </w:rPr>
        <w:t xml:space="preserve"> format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del w:id="2965" w:author="Windows User" w:date="2021-05-24T11:46:00Z">
        <w:r w:rsidDel="00D32860">
          <w:rPr>
            <w:rFonts w:ascii="Times New Roman" w:eastAsia="Times New Roman" w:hAnsi="Times New Roman" w:cs="Times New Roman"/>
            <w:sz w:val="24"/>
            <w:szCs w:val="24"/>
          </w:rPr>
          <w:delText xml:space="preserve"> </w:delText>
        </w:r>
      </w:del>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berasal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66" w:author="ITD-STU" w:date="2021-05-24T14:09:00Z">
            <w:rPr>
              <w:rFonts w:ascii="Times New Roman" w:eastAsia="Times New Roman" w:hAnsi="Times New Roman" w:cs="Times New Roman"/>
              <w:sz w:val="24"/>
              <w:szCs w:val="24"/>
            </w:rPr>
          </w:rPrChange>
        </w:rPr>
        <w:t>website</w:t>
      </w:r>
      <w:r>
        <w:rPr>
          <w:rFonts w:ascii="Times New Roman" w:eastAsia="Times New Roman" w:hAnsi="Times New Roman" w:cs="Times New Roman"/>
          <w:sz w:val="24"/>
          <w:szCs w:val="24"/>
        </w:rPr>
        <w:t xml:space="preserve">. </w:t>
      </w:r>
    </w:p>
    <w:p w14:paraId="4C8324C1" w14:textId="77777777" w:rsidR="00E7425B" w:rsidRDefault="00E7425B" w:rsidP="00E7425B">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ETL Process</w:t>
      </w:r>
    </w:p>
    <w:p w14:paraId="5E25E6EA" w14:textId="77777777" w:rsidR="00E7425B" w:rsidRDefault="00E7425B" w:rsidP="00E7425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dilanjutkan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ETL Process. </w:t>
      </w:r>
      <w:r>
        <w:rPr>
          <w:rFonts w:ascii="Times New Roman" w:eastAsia="Times New Roman" w:hAnsi="Times New Roman" w:cs="Times New Roman"/>
          <w:i/>
          <w:sz w:val="24"/>
          <w:szCs w:val="24"/>
        </w:rPr>
        <w:t xml:space="preserve">Extraction, Transfer, </w:t>
      </w:r>
      <w:proofErr w:type="gramStart"/>
      <w:r>
        <w:rPr>
          <w:rFonts w:ascii="Times New Roman" w:eastAsia="Times New Roman" w:hAnsi="Times New Roman" w:cs="Times New Roman"/>
          <w:i/>
          <w:sz w:val="24"/>
          <w:szCs w:val="24"/>
        </w:rPr>
        <w:t>Loading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ETL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color w:val="202124"/>
          <w:sz w:val="24"/>
          <w:szCs w:val="24"/>
          <w:highlight w:val="white"/>
        </w:rPr>
        <w:t>ke</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dalam</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satu</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penyimpanan</w:t>
      </w:r>
      <w:proofErr w:type="spellEnd"/>
      <w:r>
        <w:rPr>
          <w:rFonts w:ascii="Times New Roman" w:eastAsia="Times New Roman" w:hAnsi="Times New Roman" w:cs="Times New Roman"/>
          <w:color w:val="202124"/>
          <w:sz w:val="24"/>
          <w:szCs w:val="24"/>
          <w:highlight w:val="white"/>
        </w:rPr>
        <w:t xml:space="preserve"> yang </w:t>
      </w:r>
      <w:proofErr w:type="spellStart"/>
      <w:r>
        <w:rPr>
          <w:rFonts w:ascii="Times New Roman" w:eastAsia="Times New Roman" w:hAnsi="Times New Roman" w:cs="Times New Roman"/>
          <w:color w:val="202124"/>
          <w:sz w:val="24"/>
          <w:szCs w:val="24"/>
          <w:highlight w:val="white"/>
        </w:rPr>
        <w:t>konsisten</w:t>
      </w:r>
      <w:proofErr w:type="spellEnd"/>
      <w:r>
        <w:rPr>
          <w:rFonts w:ascii="Times New Roman" w:eastAsia="Times New Roman" w:hAnsi="Times New Roman" w:cs="Times New Roman"/>
          <w:color w:val="202124"/>
          <w:sz w:val="24"/>
          <w:szCs w:val="24"/>
          <w:highlight w:val="white"/>
        </w:rPr>
        <w:t xml:space="preserve"> dan </w:t>
      </w:r>
      <w:proofErr w:type="spellStart"/>
      <w:r>
        <w:rPr>
          <w:rFonts w:ascii="Times New Roman" w:eastAsia="Times New Roman" w:hAnsi="Times New Roman" w:cs="Times New Roman"/>
          <w:color w:val="202124"/>
          <w:sz w:val="24"/>
          <w:szCs w:val="24"/>
          <w:highlight w:val="white"/>
        </w:rPr>
        <w:t>dimuat</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ke</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dalam</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gudang</w:t>
      </w:r>
      <w:proofErr w:type="spellEnd"/>
      <w:r>
        <w:rPr>
          <w:rFonts w:ascii="Times New Roman" w:eastAsia="Times New Roman" w:hAnsi="Times New Roman" w:cs="Times New Roman"/>
          <w:color w:val="202124"/>
          <w:sz w:val="24"/>
          <w:szCs w:val="24"/>
          <w:highlight w:val="white"/>
        </w:rPr>
        <w:t xml:space="preserve"> data. Data </w:t>
      </w:r>
      <w:proofErr w:type="spellStart"/>
      <w:r>
        <w:rPr>
          <w:rFonts w:ascii="Times New Roman" w:eastAsia="Times New Roman" w:hAnsi="Times New Roman" w:cs="Times New Roman"/>
          <w:color w:val="202124"/>
          <w:sz w:val="24"/>
          <w:szCs w:val="24"/>
          <w:highlight w:val="white"/>
        </w:rPr>
        <w:t>terstruktur</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akan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diproses</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dengan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menggunakan</w:t>
      </w:r>
      <w:proofErr w:type="spellEnd"/>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i/>
          <w:color w:val="202124"/>
          <w:sz w:val="24"/>
          <w:szCs w:val="24"/>
          <w:highlight w:val="white"/>
        </w:rPr>
        <w:t>Apache Sqoop</w:t>
      </w: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sedangkan</w:t>
      </w:r>
      <w:proofErr w:type="spellEnd"/>
      <w:r>
        <w:rPr>
          <w:rFonts w:ascii="Times New Roman" w:eastAsia="Times New Roman" w:hAnsi="Times New Roman" w:cs="Times New Roman"/>
          <w:color w:val="202124"/>
          <w:sz w:val="24"/>
          <w:szCs w:val="24"/>
          <w:highlight w:val="white"/>
        </w:rPr>
        <w:t xml:space="preserve"> semi </w:t>
      </w:r>
      <w:proofErr w:type="spellStart"/>
      <w:r>
        <w:rPr>
          <w:rFonts w:ascii="Times New Roman" w:eastAsia="Times New Roman" w:hAnsi="Times New Roman" w:cs="Times New Roman"/>
          <w:color w:val="202124"/>
          <w:sz w:val="24"/>
          <w:szCs w:val="24"/>
          <w:highlight w:val="white"/>
        </w:rPr>
        <w:t>struktur</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terstruktur</w:t>
      </w:r>
      <w:proofErr w:type="spellEnd"/>
      <w:r>
        <w:rPr>
          <w:rFonts w:ascii="Times New Roman" w:eastAsia="Times New Roman" w:hAnsi="Times New Roman" w:cs="Times New Roman"/>
          <w:color w:val="202124"/>
          <w:sz w:val="24"/>
          <w:szCs w:val="24"/>
          <w:highlight w:val="white"/>
        </w:rPr>
        <w:t xml:space="preserve"> dan </w:t>
      </w:r>
      <w:proofErr w:type="spellStart"/>
      <w:r>
        <w:rPr>
          <w:rFonts w:ascii="Times New Roman" w:eastAsia="Times New Roman" w:hAnsi="Times New Roman" w:cs="Times New Roman"/>
          <w:color w:val="202124"/>
          <w:sz w:val="24"/>
          <w:szCs w:val="24"/>
          <w:highlight w:val="white"/>
        </w:rPr>
        <w:t>tidak</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terstruktur</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seperti</w:t>
      </w:r>
      <w:proofErr w:type="spellEnd"/>
      <w:r>
        <w:rPr>
          <w:rFonts w:ascii="Times New Roman" w:eastAsia="Times New Roman" w:hAnsi="Times New Roman" w:cs="Times New Roman"/>
          <w:color w:val="202124"/>
          <w:sz w:val="24"/>
          <w:szCs w:val="24"/>
          <w:highlight w:val="white"/>
        </w:rPr>
        <w:t xml:space="preserve"> data </w:t>
      </w:r>
      <w:r w:rsidRPr="00FD26E8">
        <w:rPr>
          <w:rFonts w:ascii="Times New Roman" w:eastAsia="Times New Roman" w:hAnsi="Times New Roman" w:cs="Times New Roman"/>
          <w:i/>
          <w:color w:val="202124"/>
          <w:sz w:val="24"/>
          <w:szCs w:val="24"/>
          <w:highlight w:val="white"/>
          <w:rPrChange w:id="2967" w:author="ITD-STU" w:date="2021-05-24T14:09:00Z">
            <w:rPr>
              <w:rFonts w:ascii="Times New Roman" w:eastAsia="Times New Roman" w:hAnsi="Times New Roman" w:cs="Times New Roman"/>
              <w:color w:val="202124"/>
              <w:sz w:val="24"/>
              <w:szCs w:val="24"/>
              <w:highlight w:val="white"/>
            </w:rPr>
          </w:rPrChange>
        </w:rPr>
        <w:t>streaming</w:t>
      </w: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akan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diproses</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dengan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menggunakan</w:t>
      </w:r>
      <w:proofErr w:type="spellEnd"/>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i/>
          <w:color w:val="202124"/>
          <w:sz w:val="24"/>
          <w:szCs w:val="24"/>
          <w:highlight w:val="white"/>
        </w:rPr>
        <w:t>Apache Flume</w:t>
      </w:r>
      <w:r>
        <w:rPr>
          <w:rFonts w:ascii="Times New Roman" w:eastAsia="Times New Roman" w:hAnsi="Times New Roman" w:cs="Times New Roman"/>
          <w:color w:val="202124"/>
          <w:sz w:val="24"/>
          <w:szCs w:val="24"/>
          <w:highlight w:val="white"/>
        </w:rPr>
        <w:t>.</w:t>
      </w:r>
    </w:p>
    <w:p w14:paraId="6F1880F0" w14:textId="77777777" w:rsidR="00E7425B" w:rsidRDefault="00E7425B" w:rsidP="00E7425B">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penyimpanan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68" w:author="ITD-STU" w:date="2021-05-24T14:09:00Z">
            <w:rPr>
              <w:rFonts w:ascii="Times New Roman" w:eastAsia="Times New Roman" w:hAnsi="Times New Roman" w:cs="Times New Roman"/>
              <w:sz w:val="24"/>
              <w:szCs w:val="24"/>
            </w:rPr>
          </w:rPrChange>
        </w:rPr>
        <w:t>storage</w:t>
      </w:r>
      <w:r>
        <w:rPr>
          <w:rFonts w:ascii="Times New Roman" w:eastAsia="Times New Roman" w:hAnsi="Times New Roman" w:cs="Times New Roman"/>
          <w:sz w:val="24"/>
          <w:szCs w:val="24"/>
        </w:rPr>
        <w:t xml:space="preserve">) pada </w:t>
      </w:r>
      <w:r w:rsidRPr="00FD26E8">
        <w:rPr>
          <w:rFonts w:ascii="Times New Roman" w:eastAsia="Times New Roman" w:hAnsi="Times New Roman" w:cs="Times New Roman"/>
          <w:i/>
          <w:sz w:val="24"/>
          <w:szCs w:val="24"/>
          <w:rPrChange w:id="2969" w:author="ITD-STU" w:date="2021-05-24T14:09:00Z">
            <w:rPr>
              <w:rFonts w:ascii="Times New Roman" w:eastAsia="Times New Roman" w:hAnsi="Times New Roman" w:cs="Times New Roman"/>
              <w:sz w:val="24"/>
              <w:szCs w:val="24"/>
            </w:rPr>
          </w:rPrChange>
        </w:rPr>
        <w:t>database</w:t>
      </w:r>
    </w:p>
    <w:p w14:paraId="1A17608A" w14:textId="77777777" w:rsidR="00E7425B" w:rsidRDefault="00E7425B" w:rsidP="00E7425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Setelah data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HBase. HBase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highlight w:val="white"/>
        </w:rPr>
        <w:t xml:space="preserve"> </w:t>
      </w:r>
      <w:r w:rsidRPr="00FD26E8">
        <w:rPr>
          <w:rFonts w:ascii="Times New Roman" w:eastAsia="Times New Roman" w:hAnsi="Times New Roman" w:cs="Times New Roman"/>
          <w:i/>
          <w:sz w:val="24"/>
          <w:szCs w:val="24"/>
          <w:highlight w:val="white"/>
          <w:rPrChange w:id="2970" w:author="ITD-STU" w:date="2021-05-24T14:09:00Z">
            <w:rPr>
              <w:rFonts w:ascii="Times New Roman" w:eastAsia="Times New Roman" w:hAnsi="Times New Roman" w:cs="Times New Roman"/>
              <w:sz w:val="24"/>
              <w:szCs w:val="24"/>
              <w:highlight w:val="white"/>
            </w:rPr>
          </w:rPrChange>
        </w:rPr>
        <w:t>database</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terdistribusi</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berorientasi</w:t>
      </w:r>
      <w:proofErr w:type="spellEnd"/>
      <w:r>
        <w:rPr>
          <w:rFonts w:ascii="Times New Roman" w:eastAsia="Times New Roman" w:hAnsi="Times New Roman" w:cs="Times New Roman"/>
          <w:sz w:val="24"/>
          <w:szCs w:val="24"/>
          <w:highlight w:val="white"/>
        </w:rPr>
        <w:t xml:space="preserve"> pada </w:t>
      </w:r>
      <w:proofErr w:type="spellStart"/>
      <w:r>
        <w:rPr>
          <w:rFonts w:ascii="Times New Roman" w:eastAsia="Times New Roman" w:hAnsi="Times New Roman" w:cs="Times New Roman"/>
          <w:sz w:val="24"/>
          <w:szCs w:val="24"/>
          <w:highlight w:val="white"/>
        </w:rPr>
        <w:t>kolom</w:t>
      </w:r>
      <w:proofErr w:type="spellEnd"/>
      <w:r>
        <w:rPr>
          <w:rFonts w:ascii="Times New Roman" w:eastAsia="Times New Roman" w:hAnsi="Times New Roman" w:cs="Times New Roman"/>
          <w:sz w:val="24"/>
          <w:szCs w:val="24"/>
          <w:highlight w:val="white"/>
        </w:rPr>
        <w:t xml:space="preserve">. HBase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program yang </w:t>
      </w:r>
      <w:proofErr w:type="spellStart"/>
      <w:r>
        <w:rPr>
          <w:rFonts w:ascii="Times New Roman" w:eastAsia="Times New Roman" w:hAnsi="Times New Roman" w:cs="Times New Roman"/>
          <w:sz w:val="24"/>
          <w:szCs w:val="24"/>
          <w:highlight w:val="white"/>
        </w:rPr>
        <w:t>berjalan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diatas</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Hadoop Distributed File System</w:t>
      </w:r>
      <w:r>
        <w:rPr>
          <w:rFonts w:ascii="Times New Roman" w:eastAsia="Times New Roman" w:hAnsi="Times New Roman" w:cs="Times New Roman"/>
          <w:sz w:val="24"/>
          <w:szCs w:val="24"/>
          <w:highlight w:val="white"/>
        </w:rPr>
        <w:t xml:space="preserve"> (HDFS) yang </w:t>
      </w:r>
      <w:proofErr w:type="spellStart"/>
      <w:r>
        <w:rPr>
          <w:rFonts w:ascii="Times New Roman" w:eastAsia="Times New Roman" w:hAnsi="Times New Roman" w:cs="Times New Roman"/>
          <w:sz w:val="24"/>
          <w:szCs w:val="24"/>
          <w:highlight w:val="white"/>
        </w:rPr>
        <w:t>mampu</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memproses</w:t>
      </w:r>
      <w:proofErr w:type="spellEnd"/>
      <w:r>
        <w:rPr>
          <w:rFonts w:ascii="Times New Roman" w:eastAsia="Times New Roman" w:hAnsi="Times New Roman" w:cs="Times New Roman"/>
          <w:sz w:val="24"/>
          <w:szCs w:val="24"/>
          <w:highlight w:val="white"/>
        </w:rPr>
        <w:t xml:space="preserve"> data </w:t>
      </w:r>
      <w:proofErr w:type="spellStart"/>
      <w:r>
        <w:rPr>
          <w:rFonts w:ascii="Times New Roman" w:eastAsia="Times New Roman" w:hAnsi="Times New Roman" w:cs="Times New Roman"/>
          <w:sz w:val="24"/>
          <w:szCs w:val="24"/>
          <w:highlight w:val="white"/>
        </w:rPr>
        <w:t>dalam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skala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besar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secara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interaktif</w:t>
      </w:r>
      <w:proofErr w:type="spellEnd"/>
      <w:r>
        <w:rPr>
          <w:rFonts w:ascii="Times New Roman" w:eastAsia="Times New Roman" w:hAnsi="Times New Roman" w:cs="Times New Roman"/>
          <w:sz w:val="24"/>
          <w:szCs w:val="24"/>
          <w:highlight w:val="white"/>
        </w:rPr>
        <w:t xml:space="preserve">. HBase </w:t>
      </w:r>
      <w:proofErr w:type="spellStart"/>
      <w:r>
        <w:rPr>
          <w:rFonts w:ascii="Times New Roman" w:eastAsia="Times New Roman" w:hAnsi="Times New Roman" w:cs="Times New Roman"/>
          <w:sz w:val="24"/>
          <w:szCs w:val="24"/>
          <w:highlight w:val="white"/>
        </w:rPr>
        <w:t>baik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digunakan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karena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memiliki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sifat</w:t>
      </w:r>
      <w:proofErr w:type="spellEnd"/>
      <w:r>
        <w:rPr>
          <w:rFonts w:ascii="Times New Roman" w:eastAsia="Times New Roman" w:hAnsi="Times New Roman" w:cs="Times New Roman"/>
          <w:sz w:val="24"/>
          <w:szCs w:val="24"/>
          <w:highlight w:val="white"/>
        </w:rPr>
        <w:t xml:space="preserve"> </w:t>
      </w:r>
      <w:r w:rsidRPr="00FD26E8">
        <w:rPr>
          <w:rFonts w:ascii="Times New Roman" w:eastAsia="Times New Roman" w:hAnsi="Times New Roman" w:cs="Times New Roman"/>
          <w:i/>
          <w:sz w:val="24"/>
          <w:szCs w:val="24"/>
          <w:highlight w:val="white"/>
          <w:rPrChange w:id="2971" w:author="ITD-STU" w:date="2021-05-24T14:09:00Z">
            <w:rPr>
              <w:rFonts w:ascii="Times New Roman" w:eastAsia="Times New Roman" w:hAnsi="Times New Roman" w:cs="Times New Roman"/>
              <w:sz w:val="24"/>
              <w:szCs w:val="24"/>
              <w:highlight w:val="white"/>
            </w:rPr>
          </w:rPrChange>
        </w:rPr>
        <w:t>fault tolerant</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artinya</w:t>
      </w:r>
      <w:proofErr w:type="spellEnd"/>
      <w:r>
        <w:rPr>
          <w:rFonts w:ascii="Times New Roman" w:eastAsia="Times New Roman" w:hAnsi="Times New Roman" w:cs="Times New Roman"/>
          <w:sz w:val="24"/>
          <w:szCs w:val="24"/>
          <w:highlight w:val="white"/>
        </w:rPr>
        <w:t xml:space="preserve"> HBase </w:t>
      </w:r>
      <w:proofErr w:type="spellStart"/>
      <w:r>
        <w:rPr>
          <w:rFonts w:ascii="Times New Roman" w:eastAsia="Times New Roman" w:hAnsi="Times New Roman" w:cs="Times New Roman"/>
          <w:sz w:val="24"/>
          <w:szCs w:val="24"/>
          <w:highlight w:val="white"/>
        </w:rPr>
        <w:t>mampu</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menangani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keutuhan</w:t>
      </w:r>
      <w:proofErr w:type="spellEnd"/>
      <w:r>
        <w:rPr>
          <w:rFonts w:ascii="Times New Roman" w:eastAsia="Times New Roman" w:hAnsi="Times New Roman" w:cs="Times New Roman"/>
          <w:sz w:val="24"/>
          <w:szCs w:val="24"/>
          <w:highlight w:val="white"/>
        </w:rPr>
        <w:t xml:space="preserve"> data </w:t>
      </w:r>
      <w:proofErr w:type="spellStart"/>
      <w:r>
        <w:rPr>
          <w:rFonts w:ascii="Times New Roman" w:eastAsia="Times New Roman" w:hAnsi="Times New Roman" w:cs="Times New Roman"/>
          <w:sz w:val="24"/>
          <w:szCs w:val="24"/>
          <w:highlight w:val="white"/>
        </w:rPr>
        <w:t>meskipun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terjadi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kegagalan</w:t>
      </w:r>
      <w:proofErr w:type="spellEnd"/>
      <w:r>
        <w:rPr>
          <w:rFonts w:ascii="Times New Roman" w:eastAsia="Times New Roman" w:hAnsi="Times New Roman" w:cs="Times New Roman"/>
          <w:sz w:val="24"/>
          <w:szCs w:val="24"/>
          <w:highlight w:val="white"/>
        </w:rPr>
        <w:t xml:space="preserve"> pada </w:t>
      </w:r>
      <w:proofErr w:type="spellStart"/>
      <w:r>
        <w:rPr>
          <w:rFonts w:ascii="Times New Roman" w:eastAsia="Times New Roman" w:hAnsi="Times New Roman" w:cs="Times New Roman"/>
          <w:sz w:val="24"/>
          <w:szCs w:val="24"/>
          <w:highlight w:val="white"/>
        </w:rPr>
        <w:t>sistem</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digunakan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cara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mengolah</w:t>
      </w:r>
      <w:proofErr w:type="spellEnd"/>
      <w:r>
        <w:rPr>
          <w:rFonts w:ascii="Times New Roman" w:eastAsia="Times New Roman" w:hAnsi="Times New Roman" w:cs="Times New Roman"/>
          <w:sz w:val="24"/>
          <w:szCs w:val="24"/>
          <w:highlight w:val="white"/>
        </w:rPr>
        <w:t xml:space="preserve"> data </w:t>
      </w:r>
      <w:proofErr w:type="spellStart"/>
      <w:r>
        <w:rPr>
          <w:rFonts w:ascii="Times New Roman" w:eastAsia="Times New Roman" w:hAnsi="Times New Roman" w:cs="Times New Roman"/>
          <w:sz w:val="24"/>
          <w:szCs w:val="24"/>
          <w:highlight w:val="white"/>
        </w:rPr>
        <w:t>kembali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berdasarkan</w:t>
      </w:r>
      <w:proofErr w:type="spellEnd"/>
      <w:r>
        <w:rPr>
          <w:rFonts w:ascii="Times New Roman" w:eastAsia="Times New Roman" w:hAnsi="Times New Roman" w:cs="Times New Roman"/>
          <w:sz w:val="24"/>
          <w:szCs w:val="24"/>
          <w:highlight w:val="white"/>
        </w:rPr>
        <w:t xml:space="preserve"> </w:t>
      </w:r>
      <w:r w:rsidRPr="00FD26E8">
        <w:rPr>
          <w:rFonts w:ascii="Times New Roman" w:eastAsia="Times New Roman" w:hAnsi="Times New Roman" w:cs="Times New Roman"/>
          <w:i/>
          <w:sz w:val="24"/>
          <w:szCs w:val="24"/>
          <w:highlight w:val="white"/>
          <w:rPrChange w:id="2972" w:author="ITD-STU" w:date="2021-05-24T14:09:00Z">
            <w:rPr>
              <w:rFonts w:ascii="Times New Roman" w:eastAsia="Times New Roman" w:hAnsi="Times New Roman" w:cs="Times New Roman"/>
              <w:sz w:val="24"/>
              <w:szCs w:val="24"/>
              <w:highlight w:val="white"/>
            </w:rPr>
          </w:rPrChange>
        </w:rPr>
        <w:t>historical</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pengolahan</w:t>
      </w:r>
      <w:proofErr w:type="spellEnd"/>
      <w:r>
        <w:rPr>
          <w:rFonts w:ascii="Times New Roman" w:eastAsia="Times New Roman" w:hAnsi="Times New Roman" w:cs="Times New Roman"/>
          <w:sz w:val="24"/>
          <w:szCs w:val="24"/>
          <w:highlight w:val="white"/>
        </w:rPr>
        <w:t xml:space="preserve"> data </w:t>
      </w:r>
      <w:proofErr w:type="spellStart"/>
      <w:r>
        <w:rPr>
          <w:rFonts w:ascii="Times New Roman" w:eastAsia="Times New Roman" w:hAnsi="Times New Roman" w:cs="Times New Roman"/>
          <w:sz w:val="24"/>
          <w:szCs w:val="24"/>
          <w:highlight w:val="white"/>
        </w:rPr>
        <w:t>tersebut</w:t>
      </w:r>
      <w:proofErr w:type="spellEnd"/>
      <w:r>
        <w:rPr>
          <w:rFonts w:ascii="Times New Roman" w:eastAsia="Times New Roman" w:hAnsi="Times New Roman" w:cs="Times New Roman"/>
          <w:sz w:val="24"/>
          <w:szCs w:val="24"/>
          <w:highlight w:val="white"/>
        </w:rPr>
        <w:t xml:space="preserve">.  </w:t>
      </w:r>
    </w:p>
    <w:p w14:paraId="0DDF5099" w14:textId="77777777" w:rsidR="00E7425B" w:rsidRDefault="00E7425B" w:rsidP="00E7425B">
      <w:pPr>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73" w:author="ITD-STU" w:date="2021-05-24T14:09:00Z">
            <w:rPr>
              <w:rFonts w:ascii="Times New Roman" w:eastAsia="Times New Roman" w:hAnsi="Times New Roman" w:cs="Times New Roman"/>
              <w:sz w:val="24"/>
              <w:szCs w:val="24"/>
            </w:rPr>
          </w:rPrChange>
        </w:rPr>
        <w:t>Machine Learning</w:t>
      </w:r>
      <w:r>
        <w:rPr>
          <w:rFonts w:ascii="Times New Roman" w:eastAsia="Times New Roman" w:hAnsi="Times New Roman" w:cs="Times New Roman"/>
          <w:sz w:val="24"/>
          <w:szCs w:val="24"/>
        </w:rPr>
        <w:t xml:space="preserve"> </w:t>
      </w:r>
    </w:p>
    <w:p w14:paraId="4B23B57A" w14:textId="77777777" w:rsidR="00E7425B" w:rsidRDefault="00E7425B" w:rsidP="00E7425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menghilangkan</w:t>
      </w:r>
      <w:proofErr w:type="spellEnd"/>
      <w:r>
        <w:rPr>
          <w:rFonts w:ascii="Times New Roman" w:eastAsia="Times New Roman" w:hAnsi="Times New Roman" w:cs="Times New Roman"/>
          <w:sz w:val="24"/>
          <w:szCs w:val="24"/>
        </w:rPr>
        <w:t xml:space="preserve"> data yang </w:t>
      </w:r>
      <w:r w:rsidRPr="00FD26E8">
        <w:rPr>
          <w:rFonts w:ascii="Times New Roman" w:eastAsia="Times New Roman" w:hAnsi="Times New Roman" w:cs="Times New Roman"/>
          <w:i/>
          <w:sz w:val="24"/>
          <w:szCs w:val="24"/>
          <w:rPrChange w:id="2974" w:author="ITD-STU" w:date="2021-05-24T14:10:00Z">
            <w:rPr>
              <w:rFonts w:ascii="Times New Roman" w:eastAsia="Times New Roman" w:hAnsi="Times New Roman" w:cs="Times New Roman"/>
              <w:sz w:val="24"/>
              <w:szCs w:val="24"/>
            </w:rPr>
          </w:rPrChange>
        </w:rPr>
        <w:t>noise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75" w:author="ITD-STU" w:date="2021-05-24T14:10:00Z">
            <w:rPr>
              <w:rFonts w:ascii="Times New Roman" w:eastAsia="Times New Roman" w:hAnsi="Times New Roman" w:cs="Times New Roman"/>
              <w:sz w:val="24"/>
              <w:szCs w:val="24"/>
            </w:rPr>
          </w:rPrChange>
        </w:rPr>
        <w:t>preprocessing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pada </w:t>
      </w:r>
      <w:r w:rsidRPr="00FD26E8">
        <w:rPr>
          <w:rFonts w:ascii="Times New Roman" w:eastAsia="Times New Roman" w:hAnsi="Times New Roman" w:cs="Times New Roman"/>
          <w:i/>
          <w:sz w:val="24"/>
          <w:szCs w:val="24"/>
          <w:rPrChange w:id="2976" w:author="ITD-STU" w:date="2021-05-24T14:10: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IMDB-</w:t>
      </w:r>
      <w:r w:rsidRPr="00FD26E8">
        <w:rPr>
          <w:rFonts w:ascii="Times New Roman" w:eastAsia="Times New Roman" w:hAnsi="Times New Roman" w:cs="Times New Roman"/>
          <w:i/>
          <w:sz w:val="24"/>
          <w:szCs w:val="24"/>
          <w:rPrChange w:id="2977" w:author="ITD-STU" w:date="2021-05-24T14:10:00Z">
            <w:rPr>
              <w:rFonts w:ascii="Times New Roman" w:eastAsia="Times New Roman" w:hAnsi="Times New Roman" w:cs="Times New Roman"/>
              <w:sz w:val="24"/>
              <w:szCs w:val="24"/>
            </w:rPr>
          </w:rPrChange>
        </w:rPr>
        <w:t>movies</w:t>
      </w:r>
      <w:r>
        <w:rPr>
          <w:rFonts w:ascii="Times New Roman" w:eastAsia="Times New Roman" w:hAnsi="Times New Roman" w:cs="Times New Roman"/>
          <w:sz w:val="24"/>
          <w:szCs w:val="24"/>
        </w:rPr>
        <w:t xml:space="preserve">. </w:t>
      </w:r>
    </w:p>
    <w:p w14:paraId="33F5F67E" w14:textId="77777777" w:rsidR="00E7425B" w:rsidRDefault="00E7425B" w:rsidP="00E7425B">
      <w:pPr>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Memvisualisasikan</w:t>
      </w:r>
      <w:proofErr w:type="spellEnd"/>
      <w:r>
        <w:rPr>
          <w:rFonts w:ascii="Times New Roman" w:eastAsia="Times New Roman" w:hAnsi="Times New Roman" w:cs="Times New Roman"/>
          <w:sz w:val="24"/>
          <w:szCs w:val="24"/>
        </w:rPr>
        <w:t xml:space="preserve"> data </w:t>
      </w:r>
    </w:p>
    <w:p w14:paraId="7DFE0C32" w14:textId="77777777" w:rsidR="00E7425B" w:rsidRDefault="00E7425B" w:rsidP="00E7425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pada </w:t>
      </w:r>
      <w:r w:rsidRPr="00FD26E8">
        <w:rPr>
          <w:rFonts w:ascii="Times New Roman" w:eastAsia="Times New Roman" w:hAnsi="Times New Roman" w:cs="Times New Roman"/>
          <w:i/>
          <w:sz w:val="24"/>
          <w:szCs w:val="24"/>
          <w:rPrChange w:id="2978" w:author="ITD-STU" w:date="2021-05-24T14:10: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IMDB-</w:t>
      </w:r>
      <w:r w:rsidRPr="00FD26E8">
        <w:rPr>
          <w:rFonts w:ascii="Times New Roman" w:eastAsia="Times New Roman" w:hAnsi="Times New Roman" w:cs="Times New Roman"/>
          <w:i/>
          <w:sz w:val="24"/>
          <w:szCs w:val="24"/>
          <w:rPrChange w:id="2979" w:author="ITD-STU" w:date="2021-05-24T14:10:00Z">
            <w:rPr>
              <w:rFonts w:ascii="Times New Roman" w:eastAsia="Times New Roman" w:hAnsi="Times New Roman" w:cs="Times New Roman"/>
              <w:sz w:val="24"/>
              <w:szCs w:val="24"/>
            </w:rPr>
          </w:rPrChange>
        </w:rPr>
        <w:t>movie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divisualisasikan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sentiment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data.</w:t>
      </w:r>
    </w:p>
    <w:p w14:paraId="1626E4DC" w14:textId="77777777" w:rsidR="00E7425B" w:rsidRDefault="00E7425B" w:rsidP="00E7425B">
      <w:pPr>
        <w:spacing w:line="360" w:lineRule="auto"/>
        <w:rPr>
          <w:rFonts w:ascii="Times New Roman" w:eastAsia="Times New Roman" w:hAnsi="Times New Roman" w:cs="Times New Roman"/>
          <w:b/>
          <w:sz w:val="24"/>
          <w:szCs w:val="24"/>
        </w:rPr>
        <w:sectPr w:rsidR="00E7425B">
          <w:pgSz w:w="11909" w:h="16834"/>
          <w:pgMar w:top="1440" w:right="1440" w:bottom="1440" w:left="1440" w:header="720" w:footer="720" w:gutter="0"/>
          <w:pgNumType w:start="1"/>
          <w:cols w:space="720"/>
        </w:sectPr>
      </w:pPr>
    </w:p>
    <w:p w14:paraId="6D2687CA" w14:textId="4DC74E5C" w:rsidR="00E7425B" w:rsidRPr="00FD26E8" w:rsidRDefault="00FD26E8">
      <w:pPr>
        <w:pStyle w:val="Heading1"/>
        <w:keepNext w:val="0"/>
        <w:keepLines w:val="0"/>
        <w:numPr>
          <w:ilvl w:val="0"/>
          <w:numId w:val="3"/>
        </w:numPr>
        <w:spacing w:before="480" w:line="360" w:lineRule="auto"/>
        <w:ind w:left="0" w:firstLine="180"/>
        <w:jc w:val="center"/>
        <w:rPr>
          <w:rFonts w:ascii="Times New Roman" w:hAnsi="Times New Roman" w:cs="Times New Roman"/>
          <w:b/>
          <w:sz w:val="28"/>
          <w:szCs w:val="24"/>
          <w:rPrChange w:id="2980" w:author="ITD-STU" w:date="2021-05-24T14:10:00Z">
            <w:rPr>
              <w:rFonts w:ascii="Times New Roman" w:hAnsi="Times New Roman" w:cs="Times New Roman"/>
              <w:b/>
              <w:sz w:val="24"/>
              <w:szCs w:val="24"/>
            </w:rPr>
          </w:rPrChange>
        </w:rPr>
        <w:pPrChange w:id="2981" w:author="ITD-STU" w:date="2021-05-24T14:10:00Z">
          <w:pPr>
            <w:pStyle w:val="Heading1"/>
            <w:keepNext w:val="0"/>
            <w:keepLines w:val="0"/>
            <w:numPr>
              <w:numId w:val="3"/>
            </w:numPr>
            <w:spacing w:before="480" w:line="360" w:lineRule="auto"/>
            <w:ind w:left="360" w:hanging="720"/>
            <w:jc w:val="center"/>
          </w:pPr>
        </w:pPrChange>
      </w:pPr>
      <w:bookmarkStart w:id="2982" w:name="_w6td79tipwm6"/>
      <w:bookmarkStart w:id="2983" w:name="_Toc72763202"/>
      <w:bookmarkEnd w:id="2982"/>
      <w:r w:rsidRPr="00FD26E8">
        <w:rPr>
          <w:rFonts w:ascii="Times New Roman" w:hAnsi="Times New Roman" w:cs="Times New Roman"/>
          <w:b/>
          <w:sz w:val="28"/>
          <w:szCs w:val="24"/>
          <w:rPrChange w:id="2984" w:author="ITD-STU" w:date="2021-05-24T14:10:00Z">
            <w:rPr>
              <w:rFonts w:ascii="Times New Roman" w:hAnsi="Times New Roman" w:cs="Times New Roman"/>
              <w:b/>
              <w:sz w:val="24"/>
              <w:szCs w:val="24"/>
            </w:rPr>
          </w:rPrChange>
        </w:rPr>
        <w:lastRenderedPageBreak/>
        <w:t>MACHINE LEARNING PIPELINE</w:t>
      </w:r>
      <w:bookmarkEnd w:id="2983"/>
    </w:p>
    <w:p w14:paraId="7A342F3D"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85" w:author="ITD-STU" w:date="2021-05-24T14:10:00Z">
            <w:rPr>
              <w:rFonts w:ascii="Times New Roman" w:eastAsia="Times New Roman" w:hAnsi="Times New Roman" w:cs="Times New Roman"/>
              <w:sz w:val="24"/>
              <w:szCs w:val="24"/>
            </w:rPr>
          </w:rPrChange>
        </w:rPr>
        <w:t>Machine Learning Pipeline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sentiment analysis </w:t>
      </w:r>
      <w:r>
        <w:rPr>
          <w:rFonts w:ascii="Times New Roman" w:eastAsia="Times New Roman" w:hAnsi="Times New Roman" w:cs="Times New Roman"/>
          <w:sz w:val="24"/>
          <w:szCs w:val="24"/>
        </w:rPr>
        <w:t xml:space="preserve">- IMDB </w:t>
      </w:r>
      <w:r>
        <w:rPr>
          <w:rFonts w:ascii="Times New Roman" w:eastAsia="Times New Roman" w:hAnsi="Times New Roman" w:cs="Times New Roman"/>
          <w:i/>
          <w:sz w:val="24"/>
          <w:szCs w:val="24"/>
        </w:rPr>
        <w:t>Movie Reviews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w:t>
      </w:r>
    </w:p>
    <w:p w14:paraId="3F0535DD" w14:textId="77777777" w:rsidR="000F0B45" w:rsidRDefault="00E7425B" w:rsidP="000F0B45">
      <w:pPr>
        <w:keepNext/>
        <w:spacing w:line="360" w:lineRule="auto"/>
        <w:jc w:val="both"/>
      </w:pPr>
      <w:r>
        <w:rPr>
          <w:rFonts w:ascii="Times New Roman" w:eastAsia="Times New Roman" w:hAnsi="Times New Roman" w:cs="Times New Roman"/>
          <w:noProof/>
          <w:sz w:val="24"/>
          <w:szCs w:val="24"/>
        </w:rPr>
        <w:drawing>
          <wp:inline distT="0" distB="0" distL="0" distR="0" wp14:anchorId="7AF89FC1" wp14:editId="2F159EC2">
            <wp:extent cx="573405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152525"/>
                    </a:xfrm>
                    <a:prstGeom prst="rect">
                      <a:avLst/>
                    </a:prstGeom>
                    <a:noFill/>
                    <a:ln>
                      <a:noFill/>
                    </a:ln>
                  </pic:spPr>
                </pic:pic>
              </a:graphicData>
            </a:graphic>
          </wp:inline>
        </w:drawing>
      </w:r>
    </w:p>
    <w:p w14:paraId="45F03F1E" w14:textId="77777777" w:rsidR="000F0B45" w:rsidRPr="000F0B45" w:rsidRDefault="000F0B45" w:rsidP="000F0B45">
      <w:pPr>
        <w:pStyle w:val="Caption"/>
        <w:jc w:val="center"/>
        <w:rPr>
          <w:rFonts w:ascii="Times New Roman" w:hAnsi="Times New Roman" w:cs="Times New Roman"/>
          <w:color w:val="auto"/>
          <w:sz w:val="20"/>
        </w:rPr>
      </w:pPr>
      <w:bookmarkStart w:id="2986" w:name="_Toc72747292"/>
      <w:bookmarkStart w:id="2987" w:name="_Toc72760953"/>
      <w:r w:rsidRPr="000F0B45">
        <w:rPr>
          <w:rFonts w:ascii="Times New Roman" w:hAnsi="Times New Roman" w:cs="Times New Roman"/>
          <w:color w:val="auto"/>
          <w:sz w:val="20"/>
        </w:rPr>
        <w:t xml:space="preserve">Gambar </w:t>
      </w:r>
      <w:r w:rsidRPr="000F0B45">
        <w:rPr>
          <w:rFonts w:ascii="Times New Roman" w:hAnsi="Times New Roman" w:cs="Times New Roman"/>
          <w:color w:val="auto"/>
          <w:sz w:val="20"/>
        </w:rPr>
        <w:fldChar w:fldCharType="begin"/>
      </w:r>
      <w:r w:rsidRPr="000F0B45">
        <w:rPr>
          <w:rFonts w:ascii="Times New Roman" w:hAnsi="Times New Roman" w:cs="Times New Roman"/>
          <w:color w:val="auto"/>
          <w:sz w:val="20"/>
        </w:rPr>
        <w:instrText xml:space="preserve"> SEQ Gambar \* ARABIC </w:instrText>
      </w:r>
      <w:r w:rsidRPr="000F0B45">
        <w:rPr>
          <w:rFonts w:ascii="Times New Roman" w:hAnsi="Times New Roman" w:cs="Times New Roman"/>
          <w:color w:val="auto"/>
          <w:sz w:val="20"/>
        </w:rPr>
        <w:fldChar w:fldCharType="separate"/>
      </w:r>
      <w:r w:rsidR="005033EC">
        <w:rPr>
          <w:rFonts w:ascii="Times New Roman" w:hAnsi="Times New Roman" w:cs="Times New Roman"/>
          <w:noProof/>
          <w:color w:val="auto"/>
          <w:sz w:val="20"/>
        </w:rPr>
        <w:t>2</w:t>
      </w:r>
      <w:r w:rsidRPr="000F0B45">
        <w:rPr>
          <w:rFonts w:ascii="Times New Roman" w:hAnsi="Times New Roman" w:cs="Times New Roman"/>
          <w:color w:val="auto"/>
          <w:sz w:val="20"/>
        </w:rPr>
        <w:fldChar w:fldCharType="end"/>
      </w:r>
      <w:r w:rsidRPr="000F0B45">
        <w:rPr>
          <w:rFonts w:ascii="Times New Roman" w:hAnsi="Times New Roman" w:cs="Times New Roman"/>
          <w:color w:val="auto"/>
          <w:sz w:val="20"/>
        </w:rPr>
        <w:t xml:space="preserve">. </w:t>
      </w:r>
      <w:r w:rsidRPr="00FD26E8">
        <w:rPr>
          <w:rFonts w:ascii="Times New Roman" w:hAnsi="Times New Roman" w:cs="Times New Roman"/>
          <w:i/>
          <w:color w:val="auto"/>
          <w:sz w:val="20"/>
          <w:rPrChange w:id="2988" w:author="ITD-STU" w:date="2021-05-24T14:11:00Z">
            <w:rPr>
              <w:rFonts w:ascii="Times New Roman" w:hAnsi="Times New Roman" w:cs="Times New Roman"/>
              <w:color w:val="auto"/>
              <w:sz w:val="20"/>
            </w:rPr>
          </w:rPrChange>
        </w:rPr>
        <w:t>Machine Learning Pipeline</w:t>
      </w:r>
      <w:bookmarkEnd w:id="2986"/>
      <w:bookmarkEnd w:id="2987"/>
    </w:p>
    <w:p w14:paraId="2CB247F4"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89" w:author="ITD-STU" w:date="2021-05-24T14:11:00Z">
            <w:rPr>
              <w:rFonts w:ascii="Times New Roman" w:eastAsia="Times New Roman" w:hAnsi="Times New Roman" w:cs="Times New Roman"/>
              <w:sz w:val="24"/>
              <w:szCs w:val="24"/>
            </w:rPr>
          </w:rPrChange>
        </w:rPr>
        <w:t>Machine Learning Pipeline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4E7F1E40" w14:textId="77777777" w:rsidR="00E7425B" w:rsidRPr="00FD26E8" w:rsidRDefault="00E7425B" w:rsidP="00E7425B">
      <w:pPr>
        <w:numPr>
          <w:ilvl w:val="0"/>
          <w:numId w:val="7"/>
        </w:numPr>
        <w:spacing w:line="360" w:lineRule="auto"/>
        <w:jc w:val="both"/>
        <w:rPr>
          <w:rFonts w:ascii="Times New Roman" w:eastAsia="Times New Roman" w:hAnsi="Times New Roman" w:cs="Times New Roman"/>
          <w:i/>
          <w:sz w:val="24"/>
          <w:szCs w:val="24"/>
          <w:rPrChange w:id="2990" w:author="ITD-STU" w:date="2021-05-24T14:11:00Z">
            <w:rPr>
              <w:rFonts w:ascii="Times New Roman" w:eastAsia="Times New Roman" w:hAnsi="Times New Roman" w:cs="Times New Roman"/>
              <w:sz w:val="24"/>
              <w:szCs w:val="24"/>
            </w:rPr>
          </w:rPrChange>
        </w:rPr>
      </w:pPr>
      <w:r w:rsidRPr="00FD26E8">
        <w:rPr>
          <w:rFonts w:ascii="Times New Roman" w:eastAsia="Times New Roman" w:hAnsi="Times New Roman" w:cs="Times New Roman"/>
          <w:i/>
          <w:sz w:val="24"/>
          <w:szCs w:val="24"/>
          <w:rPrChange w:id="2991" w:author="ITD-STU" w:date="2021-05-24T14:11:00Z">
            <w:rPr>
              <w:rFonts w:ascii="Times New Roman" w:eastAsia="Times New Roman" w:hAnsi="Times New Roman" w:cs="Times New Roman"/>
              <w:sz w:val="24"/>
              <w:szCs w:val="24"/>
            </w:rPr>
          </w:rPrChange>
        </w:rPr>
        <w:t>Tokenizer</w:t>
      </w:r>
    </w:p>
    <w:p w14:paraId="7DB86971" w14:textId="77777777" w:rsidR="00E7425B" w:rsidRDefault="00E7425B" w:rsidP="00E7425B">
      <w:pPr>
        <w:spacing w:line="360" w:lineRule="auto"/>
        <w:ind w:left="720"/>
        <w:jc w:val="both"/>
        <w:rPr>
          <w:rFonts w:ascii="Times New Roman" w:eastAsia="Times New Roman" w:hAnsi="Times New Roman" w:cs="Times New Roman"/>
          <w:sz w:val="24"/>
          <w:szCs w:val="24"/>
        </w:rPr>
      </w:pPr>
      <w:r w:rsidRPr="00FD26E8">
        <w:rPr>
          <w:rFonts w:ascii="Times New Roman" w:eastAsia="Times New Roman" w:hAnsi="Times New Roman" w:cs="Times New Roman"/>
          <w:i/>
          <w:sz w:val="24"/>
          <w:szCs w:val="24"/>
          <w:rPrChange w:id="2992" w:author="ITD-STU" w:date="2021-05-24T14:11:00Z">
            <w:rPr>
              <w:rFonts w:ascii="Times New Roman" w:eastAsia="Times New Roman" w:hAnsi="Times New Roman" w:cs="Times New Roman"/>
              <w:sz w:val="24"/>
              <w:szCs w:val="24"/>
            </w:rPr>
          </w:rPrChange>
        </w:rPr>
        <w:t>Tokenizer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pemisahan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kata, </w:t>
      </w:r>
      <w:proofErr w:type="spellStart"/>
      <w:r>
        <w:rPr>
          <w:rFonts w:ascii="Times New Roman" w:eastAsia="Times New Roman" w:hAnsi="Times New Roman" w:cs="Times New Roman"/>
          <w:sz w:val="24"/>
          <w:szCs w:val="24"/>
        </w:rPr>
        <w:t>frasa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93" w:author="ITD-STU" w:date="2021-05-24T14:11:00Z">
            <w:rPr>
              <w:rFonts w:ascii="Times New Roman" w:eastAsia="Times New Roman" w:hAnsi="Times New Roman" w:cs="Times New Roman"/>
              <w:sz w:val="24"/>
              <w:szCs w:val="24"/>
            </w:rPr>
          </w:rPrChange>
        </w:rPr>
        <w:t>token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mengeksplorasi</w:t>
      </w:r>
      <w:proofErr w:type="spellEnd"/>
      <w:r>
        <w:rPr>
          <w:rFonts w:ascii="Times New Roman" w:eastAsia="Times New Roman" w:hAnsi="Times New Roman" w:cs="Times New Roman"/>
          <w:sz w:val="24"/>
          <w:szCs w:val="24"/>
        </w:rPr>
        <w:t xml:space="preserve"> kata-kata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Daftar </w:t>
      </w:r>
      <w:r w:rsidRPr="00FD26E8">
        <w:rPr>
          <w:rFonts w:ascii="Times New Roman" w:eastAsia="Times New Roman" w:hAnsi="Times New Roman" w:cs="Times New Roman"/>
          <w:i/>
          <w:sz w:val="24"/>
          <w:szCs w:val="24"/>
          <w:rPrChange w:id="2994" w:author="ITD-STU" w:date="2021-05-24T14:11:00Z">
            <w:rPr>
              <w:rFonts w:ascii="Times New Roman" w:eastAsia="Times New Roman" w:hAnsi="Times New Roman" w:cs="Times New Roman"/>
              <w:sz w:val="24"/>
              <w:szCs w:val="24"/>
            </w:rPr>
          </w:rPrChange>
        </w:rPr>
        <w:t>token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Tokenisasi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memotong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sub-</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paragraf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dan kata (</w:t>
      </w:r>
      <w:r w:rsidRPr="00FD26E8">
        <w:rPr>
          <w:rFonts w:ascii="Times New Roman" w:eastAsia="Times New Roman" w:hAnsi="Times New Roman" w:cs="Times New Roman"/>
          <w:i/>
          <w:sz w:val="24"/>
          <w:szCs w:val="24"/>
          <w:rPrChange w:id="2995" w:author="ITD-STU" w:date="2021-05-24T14:11:00Z">
            <w:rPr>
              <w:rFonts w:ascii="Times New Roman" w:eastAsia="Times New Roman" w:hAnsi="Times New Roman" w:cs="Times New Roman"/>
              <w:sz w:val="24"/>
              <w:szCs w:val="24"/>
            </w:rPr>
          </w:rPrChange>
        </w:rPr>
        <w:t>token</w:t>
      </w:r>
      <w:r>
        <w:rPr>
          <w:rFonts w:ascii="Times New Roman" w:eastAsia="Times New Roman" w:hAnsi="Times New Roman" w:cs="Times New Roman"/>
          <w:sz w:val="24"/>
          <w:szCs w:val="24"/>
        </w:rPr>
        <w:t xml:space="preserve">). Pada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menghilangkan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96" w:author="ITD-STU" w:date="2021-05-24T14:11:00Z">
            <w:rPr>
              <w:rFonts w:ascii="Times New Roman" w:eastAsia="Times New Roman" w:hAnsi="Times New Roman" w:cs="Times New Roman"/>
              <w:sz w:val="24"/>
              <w:szCs w:val="24"/>
            </w:rPr>
          </w:rPrChange>
        </w:rPr>
        <w:t>whitespace</w:t>
      </w:r>
      <w:sdt>
        <w:sdtPr>
          <w:rPr>
            <w:rFonts w:ascii="Times New Roman" w:eastAsia="Times New Roman" w:hAnsi="Times New Roman" w:cs="Times New Roman"/>
            <w:sz w:val="24"/>
            <w:szCs w:val="24"/>
          </w:rPr>
          <w:id w:val="-1559158142"/>
          <w:citation/>
        </w:sdtPr>
        <w:sdtEndPr/>
        <w:sdtContent>
          <w:r w:rsidR="00286C57">
            <w:rPr>
              <w:rFonts w:ascii="Times New Roman" w:eastAsia="Times New Roman" w:hAnsi="Times New Roman" w:cs="Times New Roman"/>
              <w:sz w:val="24"/>
              <w:szCs w:val="24"/>
            </w:rPr>
            <w:fldChar w:fldCharType="begin"/>
          </w:r>
          <w:r w:rsidR="00286C57">
            <w:rPr>
              <w:rFonts w:ascii="Times New Roman" w:eastAsia="Times New Roman" w:hAnsi="Times New Roman" w:cs="Times New Roman"/>
              <w:sz w:val="24"/>
              <w:szCs w:val="24"/>
            </w:rPr>
            <w:instrText xml:space="preserve"> CITATION SKV15 \l 1033 </w:instrText>
          </w:r>
          <w:r w:rsidR="00286C57">
            <w:rPr>
              <w:rFonts w:ascii="Times New Roman" w:eastAsia="Times New Roman" w:hAnsi="Times New Roman" w:cs="Times New Roman"/>
              <w:sz w:val="24"/>
              <w:szCs w:val="24"/>
            </w:rPr>
            <w:fldChar w:fldCharType="separate"/>
          </w:r>
          <w:r w:rsidR="005033EC">
            <w:rPr>
              <w:rFonts w:ascii="Times New Roman" w:eastAsia="Times New Roman" w:hAnsi="Times New Roman" w:cs="Times New Roman"/>
              <w:noProof/>
              <w:sz w:val="24"/>
              <w:szCs w:val="24"/>
            </w:rPr>
            <w:t xml:space="preserve"> </w:t>
          </w:r>
          <w:r w:rsidR="005033EC" w:rsidRPr="005033EC">
            <w:rPr>
              <w:rFonts w:ascii="Times New Roman" w:eastAsia="Times New Roman" w:hAnsi="Times New Roman" w:cs="Times New Roman"/>
              <w:noProof/>
              <w:sz w:val="24"/>
              <w:szCs w:val="24"/>
            </w:rPr>
            <w:t>[</w:t>
          </w:r>
          <w:hyperlink w:anchor="SKV15" w:history="1">
            <w:r w:rsidR="005033EC" w:rsidRPr="005033EC">
              <w:rPr>
                <w:rStyle w:val="BalloonTextChar"/>
                <w:rFonts w:ascii="Times New Roman" w:eastAsia="Times New Roman" w:hAnsi="Times New Roman" w:cs="Times New Roman"/>
                <w:noProof/>
                <w:sz w:val="24"/>
                <w:szCs w:val="24"/>
              </w:rPr>
              <w:t>2</w:t>
            </w:r>
          </w:hyperlink>
          <w:r w:rsidR="005033EC" w:rsidRPr="005033EC">
            <w:rPr>
              <w:rFonts w:ascii="Times New Roman" w:eastAsia="Times New Roman" w:hAnsi="Times New Roman" w:cs="Times New Roman"/>
              <w:noProof/>
              <w:sz w:val="24"/>
              <w:szCs w:val="24"/>
            </w:rPr>
            <w:t>]</w:t>
          </w:r>
          <w:r w:rsidR="00286C57">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26B21F58" w14:textId="77777777" w:rsidR="00E7425B" w:rsidRPr="00FD26E8" w:rsidRDefault="00E7425B" w:rsidP="00E7425B">
      <w:pPr>
        <w:numPr>
          <w:ilvl w:val="0"/>
          <w:numId w:val="7"/>
        </w:numPr>
        <w:spacing w:line="360" w:lineRule="auto"/>
        <w:jc w:val="both"/>
        <w:rPr>
          <w:rFonts w:ascii="Times New Roman" w:eastAsia="Times New Roman" w:hAnsi="Times New Roman" w:cs="Times New Roman"/>
          <w:i/>
          <w:sz w:val="24"/>
          <w:szCs w:val="24"/>
          <w:rPrChange w:id="2997" w:author="ITD-STU" w:date="2021-05-24T14:11:00Z">
            <w:rPr>
              <w:rFonts w:ascii="Times New Roman" w:eastAsia="Times New Roman" w:hAnsi="Times New Roman" w:cs="Times New Roman"/>
              <w:sz w:val="24"/>
              <w:szCs w:val="24"/>
            </w:rPr>
          </w:rPrChange>
        </w:rPr>
      </w:pPr>
      <w:r w:rsidRPr="00FD26E8">
        <w:rPr>
          <w:rFonts w:ascii="Times New Roman" w:eastAsia="Times New Roman" w:hAnsi="Times New Roman" w:cs="Times New Roman"/>
          <w:i/>
          <w:sz w:val="24"/>
          <w:szCs w:val="24"/>
          <w:rPrChange w:id="2998" w:author="ITD-STU" w:date="2021-05-24T14:11:00Z">
            <w:rPr>
              <w:rFonts w:ascii="Times New Roman" w:eastAsia="Times New Roman" w:hAnsi="Times New Roman" w:cs="Times New Roman"/>
              <w:sz w:val="24"/>
              <w:szCs w:val="24"/>
            </w:rPr>
          </w:rPrChange>
        </w:rPr>
        <w:t>Stop Words Removal</w:t>
      </w:r>
    </w:p>
    <w:p w14:paraId="1A694039" w14:textId="77777777" w:rsidR="00E7425B" w:rsidRDefault="00E7425B" w:rsidP="00E7425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Banyak kata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kata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2999" w:author="ITD-STU" w:date="2021-05-24T14:12:00Z">
            <w:rPr>
              <w:rFonts w:ascii="Times New Roman" w:eastAsia="Times New Roman" w:hAnsi="Times New Roman" w:cs="Times New Roman"/>
              <w:sz w:val="24"/>
              <w:szCs w:val="24"/>
            </w:rPr>
          </w:rPrChange>
        </w:rPr>
        <w:t>Stop Word Removal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penghapusan</w:t>
      </w:r>
      <w:proofErr w:type="spellEnd"/>
      <w:r>
        <w:rPr>
          <w:rFonts w:ascii="Times New Roman" w:eastAsia="Times New Roman" w:hAnsi="Times New Roman" w:cs="Times New Roman"/>
          <w:sz w:val="24"/>
          <w:szCs w:val="24"/>
        </w:rPr>
        <w:t xml:space="preserve"> kata-kata pada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ya</w:t>
      </w:r>
      <w:r w:rsidR="00286C57">
        <w:rPr>
          <w:rFonts w:ascii="Times New Roman" w:eastAsia="Times New Roman" w:hAnsi="Times New Roman" w:cs="Times New Roman"/>
          <w:sz w:val="24"/>
          <w:szCs w:val="24"/>
        </w:rPr>
        <w:t xml:space="preserve">ng </w:t>
      </w:r>
      <w:proofErr w:type="spellStart"/>
      <w:r w:rsidR="00286C57">
        <w:rPr>
          <w:rFonts w:ascii="Times New Roman" w:eastAsia="Times New Roman" w:hAnsi="Times New Roman" w:cs="Times New Roman"/>
          <w:sz w:val="24"/>
          <w:szCs w:val="24"/>
        </w:rPr>
        <w:t>tidak</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memiliki</w:t>
      </w:r>
      <w:proofErr w:type="spellEnd"/>
      <w:r w:rsidR="00286C57">
        <w:rPr>
          <w:rFonts w:ascii="Times New Roman" w:eastAsia="Times New Roman" w:hAnsi="Times New Roman" w:cs="Times New Roman"/>
          <w:sz w:val="24"/>
          <w:szCs w:val="24"/>
        </w:rPr>
        <w:t xml:space="preserve"> arti </w:t>
      </w:r>
      <w:proofErr w:type="spellStart"/>
      <w:r w:rsidR="00286C57">
        <w:rPr>
          <w:rFonts w:ascii="Times New Roman" w:eastAsia="Times New Roman" w:hAnsi="Times New Roman" w:cs="Times New Roman"/>
          <w:sz w:val="24"/>
          <w:szCs w:val="24"/>
        </w:rPr>
        <w:t>tersebut</w:t>
      </w:r>
      <w:proofErr w:type="spellEnd"/>
      <w:sdt>
        <w:sdtPr>
          <w:rPr>
            <w:rFonts w:ascii="Times New Roman" w:eastAsia="Times New Roman" w:hAnsi="Times New Roman" w:cs="Times New Roman"/>
            <w:sz w:val="24"/>
            <w:szCs w:val="24"/>
          </w:rPr>
          <w:id w:val="650414866"/>
          <w:citation/>
        </w:sdtPr>
        <w:sdtEndPr/>
        <w:sdtContent>
          <w:r w:rsidR="00286C57">
            <w:rPr>
              <w:rFonts w:ascii="Times New Roman" w:eastAsia="Times New Roman" w:hAnsi="Times New Roman" w:cs="Times New Roman"/>
              <w:sz w:val="24"/>
              <w:szCs w:val="24"/>
            </w:rPr>
            <w:fldChar w:fldCharType="begin"/>
          </w:r>
          <w:r w:rsidR="00286C57">
            <w:rPr>
              <w:rFonts w:ascii="Times New Roman" w:eastAsia="Times New Roman" w:hAnsi="Times New Roman" w:cs="Times New Roman"/>
              <w:sz w:val="24"/>
              <w:szCs w:val="24"/>
            </w:rPr>
            <w:instrText xml:space="preserve"> CITATION SKV15 \l 1033 </w:instrText>
          </w:r>
          <w:r w:rsidR="00286C57">
            <w:rPr>
              <w:rFonts w:ascii="Times New Roman" w:eastAsia="Times New Roman" w:hAnsi="Times New Roman" w:cs="Times New Roman"/>
              <w:sz w:val="24"/>
              <w:szCs w:val="24"/>
            </w:rPr>
            <w:fldChar w:fldCharType="separate"/>
          </w:r>
          <w:r w:rsidR="005033EC">
            <w:rPr>
              <w:rFonts w:ascii="Times New Roman" w:eastAsia="Times New Roman" w:hAnsi="Times New Roman" w:cs="Times New Roman"/>
              <w:noProof/>
              <w:sz w:val="24"/>
              <w:szCs w:val="24"/>
            </w:rPr>
            <w:t xml:space="preserve"> </w:t>
          </w:r>
          <w:r w:rsidR="005033EC" w:rsidRPr="005033EC">
            <w:rPr>
              <w:rFonts w:ascii="Times New Roman" w:eastAsia="Times New Roman" w:hAnsi="Times New Roman" w:cs="Times New Roman"/>
              <w:noProof/>
              <w:sz w:val="24"/>
              <w:szCs w:val="24"/>
            </w:rPr>
            <w:t>[</w:t>
          </w:r>
          <w:hyperlink w:anchor="SKV15" w:history="1">
            <w:r w:rsidR="005033EC" w:rsidRPr="005033EC">
              <w:rPr>
                <w:rStyle w:val="BalloonTextChar"/>
                <w:rFonts w:ascii="Times New Roman" w:eastAsia="Times New Roman" w:hAnsi="Times New Roman" w:cs="Times New Roman"/>
                <w:noProof/>
                <w:sz w:val="24"/>
                <w:szCs w:val="24"/>
              </w:rPr>
              <w:t>2</w:t>
            </w:r>
          </w:hyperlink>
          <w:r w:rsidR="005033EC" w:rsidRPr="005033EC">
            <w:rPr>
              <w:rFonts w:ascii="Times New Roman" w:eastAsia="Times New Roman" w:hAnsi="Times New Roman" w:cs="Times New Roman"/>
              <w:noProof/>
              <w:sz w:val="24"/>
              <w:szCs w:val="24"/>
            </w:rPr>
            <w:t>]</w:t>
          </w:r>
          <w:r w:rsidR="00286C57">
            <w:rPr>
              <w:rFonts w:ascii="Times New Roman" w:eastAsia="Times New Roman" w:hAnsi="Times New Roman" w:cs="Times New Roman"/>
              <w:sz w:val="24"/>
              <w:szCs w:val="24"/>
            </w:rPr>
            <w:fldChar w:fldCharType="end"/>
          </w:r>
        </w:sdtContent>
      </w:sdt>
      <w:r w:rsidR="00286C5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2D18899" w14:textId="77777777" w:rsidR="00E7425B" w:rsidRPr="00FD26E8" w:rsidRDefault="00E7425B" w:rsidP="00E7425B">
      <w:pPr>
        <w:numPr>
          <w:ilvl w:val="0"/>
          <w:numId w:val="7"/>
        </w:numPr>
        <w:spacing w:line="360" w:lineRule="auto"/>
        <w:jc w:val="both"/>
        <w:rPr>
          <w:rFonts w:ascii="Times New Roman" w:eastAsia="Times New Roman" w:hAnsi="Times New Roman" w:cs="Times New Roman"/>
          <w:i/>
          <w:sz w:val="24"/>
          <w:szCs w:val="24"/>
          <w:rPrChange w:id="3000" w:author="ITD-STU" w:date="2021-05-24T14:12:00Z">
            <w:rPr>
              <w:rFonts w:ascii="Times New Roman" w:eastAsia="Times New Roman" w:hAnsi="Times New Roman" w:cs="Times New Roman"/>
              <w:sz w:val="24"/>
              <w:szCs w:val="24"/>
            </w:rPr>
          </w:rPrChange>
        </w:rPr>
      </w:pPr>
      <w:r w:rsidRPr="00FD26E8">
        <w:rPr>
          <w:rFonts w:ascii="Times New Roman" w:eastAsia="Times New Roman" w:hAnsi="Times New Roman" w:cs="Times New Roman"/>
          <w:i/>
          <w:sz w:val="24"/>
          <w:szCs w:val="24"/>
          <w:rPrChange w:id="3001" w:author="ITD-STU" w:date="2021-05-24T14:12:00Z">
            <w:rPr>
              <w:rFonts w:ascii="Times New Roman" w:eastAsia="Times New Roman" w:hAnsi="Times New Roman" w:cs="Times New Roman"/>
              <w:sz w:val="24"/>
              <w:szCs w:val="24"/>
            </w:rPr>
          </w:rPrChange>
        </w:rPr>
        <w:t>Hashing TF</w:t>
      </w:r>
    </w:p>
    <w:p w14:paraId="4B7230C5" w14:textId="77777777" w:rsidR="00E7425B" w:rsidRDefault="00E7425B" w:rsidP="00E7425B">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sidRPr="00FD26E8">
        <w:rPr>
          <w:rFonts w:ascii="Times New Roman" w:eastAsia="Times New Roman" w:hAnsi="Times New Roman" w:cs="Times New Roman"/>
          <w:i/>
          <w:sz w:val="24"/>
          <w:szCs w:val="24"/>
          <w:rPrChange w:id="3002" w:author="ITD-STU" w:date="2021-05-24T14:12:00Z">
            <w:rPr>
              <w:rFonts w:ascii="Times New Roman" w:eastAsia="Times New Roman" w:hAnsi="Times New Roman" w:cs="Times New Roman"/>
              <w:sz w:val="24"/>
              <w:szCs w:val="24"/>
            </w:rPr>
          </w:rPrChange>
        </w:rPr>
        <w:t>HashingTF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FD26E8">
        <w:rPr>
          <w:rFonts w:ascii="Times New Roman" w:eastAsia="Times New Roman" w:hAnsi="Times New Roman" w:cs="Times New Roman"/>
          <w:i/>
          <w:sz w:val="24"/>
          <w:szCs w:val="24"/>
          <w:rPrChange w:id="3003" w:author="ITD-STU" w:date="2021-05-24T14:12:00Z">
            <w:rPr>
              <w:rFonts w:ascii="Times New Roman" w:eastAsia="Times New Roman" w:hAnsi="Times New Roman" w:cs="Times New Roman"/>
              <w:sz w:val="24"/>
              <w:szCs w:val="24"/>
            </w:rPr>
          </w:rPrChange>
        </w:rPr>
        <w:t>transformer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kata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kata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
    <w:p w14:paraId="76C5D193" w14:textId="77777777" w:rsidR="00E7425B" w:rsidRPr="00FD26E8" w:rsidRDefault="00E7425B" w:rsidP="00E7425B">
      <w:pPr>
        <w:numPr>
          <w:ilvl w:val="0"/>
          <w:numId w:val="7"/>
        </w:numPr>
        <w:spacing w:line="360" w:lineRule="auto"/>
        <w:jc w:val="both"/>
        <w:rPr>
          <w:rFonts w:ascii="Times New Roman" w:eastAsia="Times New Roman" w:hAnsi="Times New Roman" w:cs="Times New Roman"/>
          <w:i/>
          <w:sz w:val="24"/>
          <w:szCs w:val="24"/>
          <w:rPrChange w:id="3004" w:author="ITD-STU" w:date="2021-05-24T14:12:00Z">
            <w:rPr>
              <w:rFonts w:ascii="Times New Roman" w:eastAsia="Times New Roman" w:hAnsi="Times New Roman" w:cs="Times New Roman"/>
              <w:sz w:val="24"/>
              <w:szCs w:val="24"/>
            </w:rPr>
          </w:rPrChange>
        </w:rPr>
      </w:pPr>
      <w:r w:rsidRPr="00FD26E8">
        <w:rPr>
          <w:rFonts w:ascii="Times New Roman" w:eastAsia="Times New Roman" w:hAnsi="Times New Roman" w:cs="Times New Roman"/>
          <w:i/>
          <w:sz w:val="24"/>
          <w:szCs w:val="24"/>
          <w:rPrChange w:id="3005" w:author="ITD-STU" w:date="2021-05-24T14:12:00Z">
            <w:rPr>
              <w:rFonts w:ascii="Times New Roman" w:eastAsia="Times New Roman" w:hAnsi="Times New Roman" w:cs="Times New Roman"/>
              <w:sz w:val="24"/>
              <w:szCs w:val="24"/>
            </w:rPr>
          </w:rPrChange>
        </w:rPr>
        <w:t>String Indexer</w:t>
      </w:r>
    </w:p>
    <w:p w14:paraId="1E05F6B4" w14:textId="2528E6B9" w:rsidR="00E7425B" w:rsidRDefault="00E7425B" w:rsidP="00E7425B">
      <w:pPr>
        <w:spacing w:line="360" w:lineRule="auto"/>
        <w:ind w:left="720"/>
        <w:jc w:val="both"/>
        <w:rPr>
          <w:rFonts w:ascii="Times New Roman" w:eastAsia="Times New Roman" w:hAnsi="Times New Roman" w:cs="Times New Roman"/>
          <w:sz w:val="24"/>
          <w:szCs w:val="24"/>
        </w:rPr>
      </w:pPr>
      <w:proofErr w:type="spellStart"/>
      <w:r w:rsidRPr="00FD26E8">
        <w:rPr>
          <w:rFonts w:ascii="Times New Roman" w:eastAsia="Times New Roman" w:hAnsi="Times New Roman" w:cs="Times New Roman"/>
          <w:i/>
          <w:sz w:val="24"/>
          <w:szCs w:val="24"/>
          <w:rPrChange w:id="3006" w:author="ITD-STU" w:date="2021-05-24T14:12:00Z">
            <w:rPr>
              <w:rFonts w:ascii="Times New Roman" w:eastAsia="Times New Roman" w:hAnsi="Times New Roman" w:cs="Times New Roman"/>
              <w:sz w:val="24"/>
              <w:szCs w:val="24"/>
            </w:rPr>
          </w:rPrChange>
        </w:rPr>
        <w:t>StringIndexer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meng-</w:t>
      </w:r>
      <w:r>
        <w:rPr>
          <w:rFonts w:ascii="Times New Roman" w:eastAsia="Times New Roman" w:hAnsi="Times New Roman" w:cs="Times New Roman"/>
          <w:i/>
          <w:sz w:val="24"/>
          <w:szCs w:val="24"/>
        </w:rPr>
        <w:t xml:space="preserve">encode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label </w:t>
      </w:r>
      <w:r w:rsidRPr="002776A7">
        <w:rPr>
          <w:rFonts w:ascii="Times New Roman" w:eastAsia="Times New Roman" w:hAnsi="Times New Roman" w:cs="Times New Roman"/>
          <w:i/>
          <w:sz w:val="24"/>
          <w:szCs w:val="24"/>
          <w:rPrChange w:id="3007" w:author="ITD-STU" w:date="2021-05-24T14:12:00Z">
            <w:rPr>
              <w:rFonts w:ascii="Times New Roman" w:eastAsia="Times New Roman" w:hAnsi="Times New Roman" w:cs="Times New Roman"/>
              <w:sz w:val="24"/>
              <w:szCs w:val="24"/>
            </w:rPr>
          </w:rPrChange>
        </w:rPr>
        <w:t>string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label </w:t>
      </w:r>
      <w:proofErr w:type="spellStart"/>
      <w:r>
        <w:rPr>
          <w:rFonts w:ascii="Times New Roman" w:eastAsia="Times New Roman" w:hAnsi="Times New Roman" w:cs="Times New Roman"/>
          <w:sz w:val="24"/>
          <w:szCs w:val="24"/>
        </w:rPr>
        <w:t>indeks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w:t>
      </w:r>
      <w:ins w:id="3008" w:author="ITD-STU" w:date="2021-05-24T14:12:00Z">
        <w:r w:rsidR="00FD26E8">
          <w:rPr>
            <w:rFonts w:ascii="Times New Roman" w:eastAsia="Times New Roman" w:hAnsi="Times New Roman" w:cs="Times New Roman"/>
            <w:sz w:val="24"/>
            <w:szCs w:val="24"/>
          </w:rPr>
          <w:t>ks</w:t>
        </w:r>
      </w:ins>
      <w:proofErr w:type="spellEnd"/>
      <w:del w:id="3009" w:author="ITD-STU" w:date="2021-05-24T14:12:00Z">
        <w:r w:rsidDel="00FD26E8">
          <w:rPr>
            <w:rFonts w:ascii="Times New Roman" w:eastAsia="Times New Roman" w:hAnsi="Times New Roman" w:cs="Times New Roman"/>
            <w:sz w:val="24"/>
            <w:szCs w:val="24"/>
          </w:rPr>
          <w:delText>x</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[0,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label] </w:t>
      </w:r>
      <w:r>
        <w:rPr>
          <w:rFonts w:ascii="Times New Roman" w:eastAsia="Times New Roman" w:hAnsi="Times New Roman" w:cs="Times New Roman"/>
          <w:sz w:val="24"/>
          <w:szCs w:val="24"/>
        </w:rPr>
        <w:lastRenderedPageBreak/>
        <w:t xml:space="preserve">yang </w:t>
      </w:r>
      <w:proofErr w:type="spellStart"/>
      <w:r>
        <w:rPr>
          <w:rFonts w:ascii="Times New Roman" w:eastAsia="Times New Roman" w:hAnsi="Times New Roman" w:cs="Times New Roman"/>
          <w:sz w:val="24"/>
          <w:szCs w:val="24"/>
        </w:rPr>
        <w:t>diurutkan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w:t>
      </w:r>
      <w:proofErr w:type="spellEnd"/>
      <w:r>
        <w:rPr>
          <w:rFonts w:ascii="Times New Roman" w:eastAsia="Times New Roman" w:hAnsi="Times New Roman" w:cs="Times New Roman"/>
          <w:sz w:val="24"/>
          <w:szCs w:val="24"/>
        </w:rPr>
        <w:t xml:space="preserve"> label,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indeks</w:t>
      </w:r>
      <w:proofErr w:type="spellEnd"/>
      <w:r>
        <w:rPr>
          <w:rFonts w:ascii="Times New Roman" w:eastAsia="Times New Roman" w:hAnsi="Times New Roman" w:cs="Times New Roman"/>
          <w:sz w:val="24"/>
          <w:szCs w:val="24"/>
        </w:rPr>
        <w:t xml:space="preserve"> 0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label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
    <w:p w14:paraId="65D62C6F" w14:textId="77777777" w:rsidR="00E7425B" w:rsidRPr="002776A7" w:rsidRDefault="00E7425B" w:rsidP="00E7425B">
      <w:pPr>
        <w:numPr>
          <w:ilvl w:val="0"/>
          <w:numId w:val="7"/>
        </w:numPr>
        <w:spacing w:line="360" w:lineRule="auto"/>
        <w:jc w:val="both"/>
        <w:rPr>
          <w:rFonts w:ascii="Times New Roman" w:eastAsia="Times New Roman" w:hAnsi="Times New Roman" w:cs="Times New Roman"/>
          <w:i/>
          <w:sz w:val="24"/>
          <w:szCs w:val="24"/>
          <w:rPrChange w:id="3010" w:author="ITD-STU" w:date="2021-05-24T14:13:00Z">
            <w:rPr>
              <w:rFonts w:ascii="Times New Roman" w:eastAsia="Times New Roman" w:hAnsi="Times New Roman" w:cs="Times New Roman"/>
              <w:sz w:val="24"/>
              <w:szCs w:val="24"/>
            </w:rPr>
          </w:rPrChange>
        </w:rPr>
      </w:pPr>
      <w:r w:rsidRPr="002776A7">
        <w:rPr>
          <w:rFonts w:ascii="Times New Roman" w:eastAsia="Times New Roman" w:hAnsi="Times New Roman" w:cs="Times New Roman"/>
          <w:i/>
          <w:sz w:val="24"/>
          <w:szCs w:val="24"/>
          <w:rPrChange w:id="3011" w:author="ITD-STU" w:date="2021-05-24T14:13:00Z">
            <w:rPr>
              <w:rFonts w:ascii="Times New Roman" w:eastAsia="Times New Roman" w:hAnsi="Times New Roman" w:cs="Times New Roman"/>
              <w:sz w:val="24"/>
              <w:szCs w:val="24"/>
            </w:rPr>
          </w:rPrChange>
        </w:rPr>
        <w:t>Naive Bayes Model</w:t>
      </w:r>
    </w:p>
    <w:p w14:paraId="64737E61" w14:textId="5D6AD118" w:rsidR="00E7425B" w:rsidRDefault="00E7425B" w:rsidP="00E7425B">
      <w:pPr>
        <w:spacing w:line="360" w:lineRule="auto"/>
        <w:ind w:left="720"/>
        <w:jc w:val="both"/>
        <w:rPr>
          <w:rFonts w:ascii="Times New Roman" w:eastAsia="Times New Roman" w:hAnsi="Times New Roman" w:cs="Times New Roman"/>
          <w:sz w:val="24"/>
          <w:szCs w:val="24"/>
        </w:rPr>
      </w:pPr>
      <w:r w:rsidRPr="002776A7">
        <w:rPr>
          <w:rFonts w:ascii="Times New Roman" w:eastAsia="Times New Roman" w:hAnsi="Times New Roman" w:cs="Times New Roman"/>
          <w:i/>
          <w:sz w:val="24"/>
          <w:szCs w:val="24"/>
          <w:rPrChange w:id="3012" w:author="ITD-STU" w:date="2021-05-24T14:13:00Z">
            <w:rPr>
              <w:rFonts w:ascii="Times New Roman" w:eastAsia="Times New Roman" w:hAnsi="Times New Roman" w:cs="Times New Roman"/>
              <w:sz w:val="24"/>
              <w:szCs w:val="24"/>
            </w:rPr>
          </w:rPrChange>
        </w:rPr>
        <w:t>Naive Bayes model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ins w:id="3013" w:author="ITD-STU" w:date="2021-05-24T14:12:00Z">
        <w:r w:rsidR="002776A7">
          <w:rPr>
            <w:rFonts w:ascii="Times New Roman" w:eastAsia="Times New Roman" w:hAnsi="Times New Roman" w:cs="Times New Roman"/>
            <w:sz w:val="24"/>
            <w:szCs w:val="24"/>
          </w:rPr>
          <w:t>N</w:t>
        </w:r>
      </w:ins>
      <w:del w:id="3014" w:author="ITD-STU" w:date="2021-05-24T14:12:00Z">
        <w:r w:rsidDel="002776A7">
          <w:rPr>
            <w:rFonts w:ascii="Times New Roman" w:eastAsia="Times New Roman" w:hAnsi="Times New Roman" w:cs="Times New Roman"/>
            <w:sz w:val="24"/>
            <w:szCs w:val="24"/>
          </w:rPr>
          <w:delText>n</w:delText>
        </w:r>
      </w:del>
      <w:r>
        <w:rPr>
          <w:rFonts w:ascii="Times New Roman" w:eastAsia="Times New Roman" w:hAnsi="Times New Roman" w:cs="Times New Roman"/>
          <w:sz w:val="24"/>
          <w:szCs w:val="24"/>
        </w:rPr>
        <w:t xml:space="preserve">aive </w:t>
      </w:r>
      <w:ins w:id="3015" w:author="ITD-STU" w:date="2021-05-24T14:12:00Z">
        <w:r w:rsidR="002776A7">
          <w:rPr>
            <w:rFonts w:ascii="Times New Roman" w:eastAsia="Times New Roman" w:hAnsi="Times New Roman" w:cs="Times New Roman"/>
            <w:sz w:val="24"/>
            <w:szCs w:val="24"/>
          </w:rPr>
          <w:t>B</w:t>
        </w:r>
      </w:ins>
      <w:del w:id="3016" w:author="ITD-STU" w:date="2021-05-24T14:12:00Z">
        <w:r w:rsidDel="002776A7">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 xml:space="preserve">ayes. Naive Bayes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multi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Naive Bayes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teorema</w:t>
      </w:r>
      <w:proofErr w:type="spellEnd"/>
      <w:r>
        <w:rPr>
          <w:rFonts w:ascii="Times New Roman" w:eastAsia="Times New Roman" w:hAnsi="Times New Roman" w:cs="Times New Roman"/>
          <w:sz w:val="24"/>
          <w:szCs w:val="24"/>
        </w:rPr>
        <w:t xml:space="preserve"> bayes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t>
      </w:r>
      <w:r w:rsidR="00286C57">
        <w:rPr>
          <w:rFonts w:ascii="Times New Roman" w:eastAsia="Times New Roman" w:hAnsi="Times New Roman" w:cs="Times New Roman"/>
          <w:sz w:val="24"/>
          <w:szCs w:val="24"/>
        </w:rPr>
        <w:t>hubungan</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dengan</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fitur</w:t>
      </w:r>
      <w:proofErr w:type="spellEnd"/>
      <w:r w:rsidR="00286C57">
        <w:rPr>
          <w:rFonts w:ascii="Times New Roman" w:eastAsia="Times New Roman" w:hAnsi="Times New Roman" w:cs="Times New Roman"/>
          <w:sz w:val="24"/>
          <w:szCs w:val="24"/>
        </w:rPr>
        <w:t xml:space="preserve"> </w:t>
      </w:r>
      <w:proofErr w:type="spellStart"/>
      <w:r w:rsidR="00286C57">
        <w:rPr>
          <w:rFonts w:ascii="Times New Roman" w:eastAsia="Times New Roman" w:hAnsi="Times New Roman" w:cs="Times New Roman"/>
          <w:sz w:val="24"/>
          <w:szCs w:val="24"/>
        </w:rPr>
        <w:t>lainnya</w:t>
      </w:r>
      <w:proofErr w:type="spellEnd"/>
      <w:sdt>
        <w:sdtPr>
          <w:rPr>
            <w:rFonts w:ascii="Times New Roman" w:eastAsia="Times New Roman" w:hAnsi="Times New Roman" w:cs="Times New Roman"/>
            <w:sz w:val="24"/>
            <w:szCs w:val="24"/>
          </w:rPr>
          <w:id w:val="-1590681295"/>
          <w:citation/>
        </w:sdtPr>
        <w:sdtEndPr/>
        <w:sdtContent>
          <w:r w:rsidR="00286C57">
            <w:rPr>
              <w:rFonts w:ascii="Times New Roman" w:eastAsia="Times New Roman" w:hAnsi="Times New Roman" w:cs="Times New Roman"/>
              <w:sz w:val="24"/>
              <w:szCs w:val="24"/>
            </w:rPr>
            <w:fldChar w:fldCharType="begin"/>
          </w:r>
          <w:r w:rsidR="00286C57">
            <w:rPr>
              <w:rFonts w:ascii="Times New Roman" w:eastAsia="Times New Roman" w:hAnsi="Times New Roman" w:cs="Times New Roman"/>
              <w:sz w:val="24"/>
              <w:szCs w:val="24"/>
            </w:rPr>
            <w:instrText xml:space="preserve"> CITATION Sar15 \l 1033 </w:instrText>
          </w:r>
          <w:r w:rsidR="00286C57">
            <w:rPr>
              <w:rFonts w:ascii="Times New Roman" w:eastAsia="Times New Roman" w:hAnsi="Times New Roman" w:cs="Times New Roman"/>
              <w:sz w:val="24"/>
              <w:szCs w:val="24"/>
            </w:rPr>
            <w:fldChar w:fldCharType="separate"/>
          </w:r>
          <w:r w:rsidR="005033EC">
            <w:rPr>
              <w:rFonts w:ascii="Times New Roman" w:eastAsia="Times New Roman" w:hAnsi="Times New Roman" w:cs="Times New Roman"/>
              <w:noProof/>
              <w:sz w:val="24"/>
              <w:szCs w:val="24"/>
            </w:rPr>
            <w:t xml:space="preserve"> </w:t>
          </w:r>
          <w:r w:rsidR="005033EC" w:rsidRPr="005033EC">
            <w:rPr>
              <w:rFonts w:ascii="Times New Roman" w:eastAsia="Times New Roman" w:hAnsi="Times New Roman" w:cs="Times New Roman"/>
              <w:noProof/>
              <w:sz w:val="24"/>
              <w:szCs w:val="24"/>
            </w:rPr>
            <w:t>[</w:t>
          </w:r>
          <w:hyperlink w:anchor="Sar15" w:history="1">
            <w:r w:rsidR="005033EC" w:rsidRPr="005033EC">
              <w:rPr>
                <w:rStyle w:val="BalloonTextChar"/>
                <w:rFonts w:ascii="Times New Roman" w:eastAsia="Times New Roman" w:hAnsi="Times New Roman" w:cs="Times New Roman"/>
                <w:noProof/>
                <w:sz w:val="24"/>
                <w:szCs w:val="24"/>
              </w:rPr>
              <w:t>3</w:t>
            </w:r>
          </w:hyperlink>
          <w:r w:rsidR="005033EC" w:rsidRPr="005033EC">
            <w:rPr>
              <w:rFonts w:ascii="Times New Roman" w:eastAsia="Times New Roman" w:hAnsi="Times New Roman" w:cs="Times New Roman"/>
              <w:noProof/>
              <w:sz w:val="24"/>
              <w:szCs w:val="24"/>
            </w:rPr>
            <w:t>]</w:t>
          </w:r>
          <w:r w:rsidR="00286C57">
            <w:rPr>
              <w:rFonts w:ascii="Times New Roman" w:eastAsia="Times New Roman" w:hAnsi="Times New Roman" w:cs="Times New Roman"/>
              <w:sz w:val="24"/>
              <w:szCs w:val="24"/>
            </w:rPr>
            <w:fldChar w:fldCharType="end"/>
          </w:r>
        </w:sdtContent>
      </w:sdt>
      <w:r w:rsidR="00286C57">
        <w:rPr>
          <w:rFonts w:ascii="Times New Roman" w:eastAsia="Times New Roman" w:hAnsi="Times New Roman" w:cs="Times New Roman"/>
          <w:sz w:val="24"/>
          <w:szCs w:val="24"/>
        </w:rPr>
        <w:t>.</w:t>
      </w:r>
    </w:p>
    <w:p w14:paraId="3DC44A32" w14:textId="65E45E95" w:rsidR="00E7425B" w:rsidDel="002776A7" w:rsidRDefault="00E7425B" w:rsidP="00E7425B">
      <w:pPr>
        <w:spacing w:line="360" w:lineRule="auto"/>
        <w:ind w:left="720"/>
        <w:jc w:val="both"/>
        <w:rPr>
          <w:del w:id="3017" w:author="ITD-STU" w:date="2021-05-24T14:13:00Z"/>
          <w:rFonts w:ascii="Times New Roman" w:eastAsia="Times New Roman" w:hAnsi="Times New Roman" w:cs="Times New Roman"/>
          <w:sz w:val="24"/>
          <w:szCs w:val="24"/>
        </w:rPr>
      </w:pPr>
      <w:r>
        <w:rPr>
          <w:rFonts w:ascii="Times New Roman" w:eastAsia="Times New Roman" w:hAnsi="Times New Roman" w:cs="Times New Roman"/>
          <w:i/>
          <w:sz w:val="24"/>
          <w:szCs w:val="24"/>
        </w:rPr>
        <w:t>Naive Bayes classifier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prior probability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diyakini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label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w:t>
      </w:r>
      <w:proofErr w:type="spellEnd"/>
      <w:r>
        <w:rPr>
          <w:rFonts w:ascii="Times New Roman" w:eastAsia="Times New Roman" w:hAnsi="Times New Roman" w:cs="Times New Roman"/>
          <w:sz w:val="24"/>
          <w:szCs w:val="24"/>
        </w:rPr>
        <w:t xml:space="preserve"> masing-masing label pada </w:t>
      </w:r>
      <w:r>
        <w:rPr>
          <w:rFonts w:ascii="Times New Roman" w:eastAsia="Times New Roman" w:hAnsi="Times New Roman" w:cs="Times New Roman"/>
          <w:i/>
          <w:sz w:val="24"/>
          <w:szCs w:val="24"/>
        </w:rPr>
        <w:t xml:space="preserve">training set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Naive Bayes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supervised learning</w:t>
      </w:r>
      <w:sdt>
        <w:sdtPr>
          <w:rPr>
            <w:rFonts w:ascii="Times New Roman" w:eastAsia="Times New Roman" w:hAnsi="Times New Roman" w:cs="Times New Roman"/>
            <w:i/>
            <w:sz w:val="24"/>
            <w:szCs w:val="24"/>
          </w:rPr>
          <w:id w:val="1070771826"/>
          <w:citation/>
        </w:sdtPr>
        <w:sdtEndPr/>
        <w:sdtContent>
          <w:r w:rsidR="00286C57">
            <w:rPr>
              <w:rFonts w:ascii="Times New Roman" w:eastAsia="Times New Roman" w:hAnsi="Times New Roman" w:cs="Times New Roman"/>
              <w:i/>
              <w:sz w:val="24"/>
              <w:szCs w:val="24"/>
            </w:rPr>
            <w:fldChar w:fldCharType="begin"/>
          </w:r>
          <w:r w:rsidR="00286C57">
            <w:rPr>
              <w:rFonts w:ascii="Times New Roman" w:eastAsia="Times New Roman" w:hAnsi="Times New Roman" w:cs="Times New Roman"/>
              <w:sz w:val="24"/>
              <w:szCs w:val="24"/>
            </w:rPr>
            <w:instrText xml:space="preserve"> CITATION Imp18 \l 1033 </w:instrText>
          </w:r>
          <w:r w:rsidR="00286C57">
            <w:rPr>
              <w:rFonts w:ascii="Times New Roman" w:eastAsia="Times New Roman" w:hAnsi="Times New Roman" w:cs="Times New Roman"/>
              <w:i/>
              <w:sz w:val="24"/>
              <w:szCs w:val="24"/>
            </w:rPr>
            <w:fldChar w:fldCharType="separate"/>
          </w:r>
          <w:r w:rsidR="005033EC">
            <w:rPr>
              <w:rFonts w:ascii="Times New Roman" w:eastAsia="Times New Roman" w:hAnsi="Times New Roman" w:cs="Times New Roman"/>
              <w:noProof/>
              <w:sz w:val="24"/>
              <w:szCs w:val="24"/>
            </w:rPr>
            <w:t xml:space="preserve"> </w:t>
          </w:r>
          <w:r w:rsidR="005033EC" w:rsidRPr="005033EC">
            <w:rPr>
              <w:rFonts w:ascii="Times New Roman" w:eastAsia="Times New Roman" w:hAnsi="Times New Roman" w:cs="Times New Roman"/>
              <w:noProof/>
              <w:sz w:val="24"/>
              <w:szCs w:val="24"/>
            </w:rPr>
            <w:t>[</w:t>
          </w:r>
          <w:hyperlink w:anchor="Imp18" w:history="1">
            <w:r w:rsidR="005033EC" w:rsidRPr="005033EC">
              <w:rPr>
                <w:rStyle w:val="BalloonTextChar"/>
                <w:rFonts w:ascii="Times New Roman" w:eastAsia="Times New Roman" w:hAnsi="Times New Roman" w:cs="Times New Roman"/>
                <w:noProof/>
                <w:sz w:val="24"/>
                <w:szCs w:val="24"/>
              </w:rPr>
              <w:t>4</w:t>
            </w:r>
          </w:hyperlink>
          <w:r w:rsidR="005033EC" w:rsidRPr="005033EC">
            <w:rPr>
              <w:rFonts w:ascii="Times New Roman" w:eastAsia="Times New Roman" w:hAnsi="Times New Roman" w:cs="Times New Roman"/>
              <w:noProof/>
              <w:sz w:val="24"/>
              <w:szCs w:val="24"/>
            </w:rPr>
            <w:t>]</w:t>
          </w:r>
          <w:r w:rsidR="00286C57">
            <w:rPr>
              <w:rFonts w:ascii="Times New Roman" w:eastAsia="Times New Roman" w:hAnsi="Times New Roman" w:cs="Times New Roman"/>
              <w:i/>
              <w:sz w:val="24"/>
              <w:szCs w:val="24"/>
            </w:rPr>
            <w:fldChar w:fldCharType="end"/>
          </w:r>
        </w:sdtContent>
      </w:sdt>
      <w:r>
        <w:rPr>
          <w:rFonts w:ascii="Times New Roman" w:eastAsia="Times New Roman" w:hAnsi="Times New Roman" w:cs="Times New Roman"/>
          <w:i/>
          <w:sz w:val="24"/>
          <w:szCs w:val="24"/>
        </w:rPr>
        <w:t>.</w:t>
      </w:r>
      <w:ins w:id="3018" w:author="ITD-STU" w:date="2021-05-24T14:13:00Z">
        <w:r w:rsidR="002776A7">
          <w:rPr>
            <w:rFonts w:ascii="Times New Roman" w:eastAsia="Times New Roman" w:hAnsi="Times New Roman" w:cs="Times New Roman"/>
            <w:sz w:val="24"/>
            <w:szCs w:val="24"/>
          </w:rPr>
          <w:t xml:space="preserve"> </w:t>
        </w:r>
      </w:ins>
      <w:del w:id="3019" w:author="ITD-STU" w:date="2021-05-24T14:13:00Z">
        <w:r w:rsidDel="002776A7">
          <w:rPr>
            <w:rFonts w:ascii="Times New Roman" w:eastAsia="Times New Roman" w:hAnsi="Times New Roman" w:cs="Times New Roman"/>
            <w:i/>
            <w:sz w:val="24"/>
            <w:szCs w:val="24"/>
          </w:rPr>
          <w:delText xml:space="preserve"> </w:delText>
        </w:r>
      </w:del>
    </w:p>
    <w:p w14:paraId="2E5F3CC7" w14:textId="77777777" w:rsidR="00E7425B" w:rsidRDefault="00E7425B" w:rsidP="00E7425B">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Spark.mllib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Naive Bayes Multinomial dan Naive Bayes Bernoulli. Model Naive Bayes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
    <w:p w14:paraId="16AB6541" w14:textId="77777777" w:rsidR="00E7425B" w:rsidRDefault="00E7425B" w:rsidP="00E7425B">
      <w:pPr>
        <w:spacing w:line="360" w:lineRule="auto"/>
        <w:ind w:left="720"/>
        <w:jc w:val="both"/>
        <w:rPr>
          <w:rFonts w:ascii="Times New Roman" w:eastAsia="Times New Roman" w:hAnsi="Times New Roman" w:cs="Times New Roman"/>
          <w:i/>
          <w:sz w:val="24"/>
          <w:szCs w:val="24"/>
        </w:rPr>
      </w:pPr>
    </w:p>
    <w:p w14:paraId="4858229D" w14:textId="77777777" w:rsidR="00E7425B" w:rsidRDefault="00E7425B" w:rsidP="00E7425B">
      <w:pPr>
        <w:spacing w:line="360" w:lineRule="auto"/>
        <w:ind w:left="720"/>
        <w:jc w:val="both"/>
        <w:rPr>
          <w:rFonts w:ascii="Times New Roman" w:eastAsia="Times New Roman" w:hAnsi="Times New Roman" w:cs="Times New Roman"/>
          <w:i/>
          <w:sz w:val="24"/>
          <w:szCs w:val="24"/>
        </w:rPr>
      </w:pPr>
    </w:p>
    <w:p w14:paraId="7834BD1E" w14:textId="77777777" w:rsidR="00E7425B" w:rsidRDefault="00E7425B" w:rsidP="00E7425B">
      <w:pPr>
        <w:spacing w:line="360" w:lineRule="auto"/>
        <w:jc w:val="both"/>
        <w:rPr>
          <w:rFonts w:ascii="Times New Roman" w:eastAsia="Times New Roman" w:hAnsi="Times New Roman" w:cs="Times New Roman"/>
        </w:rPr>
      </w:pPr>
    </w:p>
    <w:p w14:paraId="1A48312B" w14:textId="77777777" w:rsidR="00E7425B" w:rsidRDefault="00E7425B" w:rsidP="00E7425B">
      <w:pPr>
        <w:spacing w:line="360" w:lineRule="auto"/>
        <w:jc w:val="both"/>
        <w:rPr>
          <w:rFonts w:ascii="Times New Roman" w:eastAsia="Times New Roman" w:hAnsi="Times New Roman" w:cs="Times New Roman"/>
        </w:rPr>
      </w:pPr>
    </w:p>
    <w:p w14:paraId="5E930F78" w14:textId="77777777" w:rsidR="00E7425B" w:rsidRDefault="00E7425B" w:rsidP="00E7425B">
      <w:pPr>
        <w:spacing w:line="360" w:lineRule="auto"/>
        <w:jc w:val="both"/>
      </w:pPr>
      <w:r>
        <w:rPr>
          <w:rFonts w:ascii="Times New Roman" w:eastAsia="Times New Roman" w:hAnsi="Times New Roman" w:cs="Times New Roman"/>
        </w:rPr>
        <w:t xml:space="preserve"> </w:t>
      </w:r>
      <w:r>
        <w:br w:type="page"/>
      </w:r>
    </w:p>
    <w:p w14:paraId="4AC5480F" w14:textId="6DCDC692" w:rsidR="00E7425B" w:rsidRDefault="002776A7">
      <w:pPr>
        <w:pStyle w:val="Heading1"/>
        <w:keepNext w:val="0"/>
        <w:keepLines w:val="0"/>
        <w:numPr>
          <w:ilvl w:val="0"/>
          <w:numId w:val="3"/>
        </w:numPr>
        <w:spacing w:before="480" w:after="0" w:line="360" w:lineRule="auto"/>
        <w:ind w:left="0" w:firstLine="270"/>
        <w:jc w:val="center"/>
        <w:rPr>
          <w:rFonts w:ascii="Times New Roman" w:hAnsi="Times New Roman" w:cs="Times New Roman"/>
          <w:b/>
          <w:sz w:val="24"/>
          <w:szCs w:val="24"/>
        </w:rPr>
        <w:pPrChange w:id="3020" w:author="ITD-STU" w:date="2021-05-24T14:13:00Z">
          <w:pPr>
            <w:pStyle w:val="Heading1"/>
            <w:keepNext w:val="0"/>
            <w:keepLines w:val="0"/>
            <w:numPr>
              <w:numId w:val="3"/>
            </w:numPr>
            <w:spacing w:before="480" w:after="0" w:line="360" w:lineRule="auto"/>
            <w:ind w:left="1080" w:hanging="720"/>
            <w:jc w:val="center"/>
          </w:pPr>
        </w:pPrChange>
      </w:pPr>
      <w:bookmarkStart w:id="3021" w:name="_l8z8oyid0p7b"/>
      <w:bookmarkStart w:id="3022" w:name="_Toc72763203"/>
      <w:bookmarkEnd w:id="3021"/>
      <w:r w:rsidRPr="002776A7">
        <w:rPr>
          <w:rFonts w:ascii="Times New Roman" w:hAnsi="Times New Roman" w:cs="Times New Roman"/>
          <w:b/>
          <w:sz w:val="28"/>
          <w:szCs w:val="24"/>
          <w:rPrChange w:id="3023" w:author="ITD-STU" w:date="2021-05-24T14:13:00Z">
            <w:rPr>
              <w:rFonts w:ascii="Times New Roman" w:hAnsi="Times New Roman" w:cs="Times New Roman"/>
              <w:b/>
              <w:sz w:val="24"/>
              <w:szCs w:val="24"/>
            </w:rPr>
          </w:rPrChange>
        </w:rPr>
        <w:lastRenderedPageBreak/>
        <w:t>IMPLEMENTASI</w:t>
      </w:r>
      <w:bookmarkEnd w:id="3022"/>
    </w:p>
    <w:p w14:paraId="0D6A3CA5" w14:textId="77777777" w:rsidR="00E7425B" w:rsidRDefault="00E7425B">
      <w:pPr>
        <w:spacing w:before="200" w:line="360" w:lineRule="auto"/>
        <w:jc w:val="both"/>
        <w:rPr>
          <w:sz w:val="24"/>
          <w:szCs w:val="24"/>
        </w:rPr>
        <w:pPrChange w:id="3024" w:author="Windows User" w:date="2021-05-24T11:45:00Z">
          <w:pPr>
            <w:spacing w:before="200" w:line="360" w:lineRule="auto"/>
          </w:pPr>
        </w:pPrChange>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w:t>
      </w:r>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sentiment analysis </w:t>
      </w:r>
      <w:r>
        <w:rPr>
          <w:rFonts w:ascii="Times New Roman" w:eastAsia="Times New Roman" w:hAnsi="Times New Roman" w:cs="Times New Roman"/>
          <w:sz w:val="24"/>
          <w:szCs w:val="24"/>
        </w:rPr>
        <w:t xml:space="preserve">- IMDB </w:t>
      </w:r>
      <w:r>
        <w:rPr>
          <w:rFonts w:ascii="Times New Roman" w:eastAsia="Times New Roman" w:hAnsi="Times New Roman" w:cs="Times New Roman"/>
          <w:i/>
          <w:sz w:val="24"/>
          <w:szCs w:val="24"/>
        </w:rPr>
        <w:t>Movie Reviews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w:t>
      </w:r>
    </w:p>
    <w:p w14:paraId="3FA54D93" w14:textId="77777777" w:rsidR="00E7425B" w:rsidRPr="00E7425B" w:rsidRDefault="00E7425B" w:rsidP="00E7425B">
      <w:pPr>
        <w:pStyle w:val="Heading2"/>
        <w:numPr>
          <w:ilvl w:val="1"/>
          <w:numId w:val="3"/>
        </w:numPr>
        <w:spacing w:line="360" w:lineRule="auto"/>
        <w:ind w:left="360"/>
        <w:rPr>
          <w:rFonts w:ascii="Times New Roman" w:hAnsi="Times New Roman" w:cs="Times New Roman"/>
          <w:color w:val="auto"/>
          <w:sz w:val="24"/>
          <w:szCs w:val="24"/>
        </w:rPr>
      </w:pPr>
      <w:bookmarkStart w:id="3025" w:name="_kfxir08cz18x"/>
      <w:bookmarkStart w:id="3026" w:name="_Toc72763204"/>
      <w:bookmarkEnd w:id="3025"/>
      <w:proofErr w:type="spellStart"/>
      <w:r w:rsidRPr="00E7425B">
        <w:rPr>
          <w:rFonts w:ascii="Times New Roman" w:hAnsi="Times New Roman" w:cs="Times New Roman"/>
          <w:color w:val="auto"/>
          <w:sz w:val="24"/>
          <w:szCs w:val="24"/>
        </w:rPr>
        <w:t>Implementasi</w:t>
      </w:r>
      <w:proofErr w:type="spellEnd"/>
      <w:r w:rsidRPr="00E7425B">
        <w:rPr>
          <w:rFonts w:ascii="Times New Roman" w:hAnsi="Times New Roman" w:cs="Times New Roman"/>
          <w:color w:val="auto"/>
          <w:sz w:val="24"/>
          <w:szCs w:val="24"/>
        </w:rPr>
        <w:t xml:space="preserve"> </w:t>
      </w:r>
      <w:r w:rsidRPr="00E7425B">
        <w:rPr>
          <w:rFonts w:ascii="Times New Roman" w:hAnsi="Times New Roman" w:cs="Times New Roman"/>
          <w:i/>
          <w:color w:val="auto"/>
          <w:sz w:val="24"/>
          <w:szCs w:val="24"/>
        </w:rPr>
        <w:t>Start</w:t>
      </w:r>
      <w:r w:rsidRPr="00E7425B">
        <w:rPr>
          <w:rFonts w:ascii="Times New Roman" w:hAnsi="Times New Roman" w:cs="Times New Roman"/>
          <w:color w:val="auto"/>
          <w:sz w:val="24"/>
          <w:szCs w:val="24"/>
        </w:rPr>
        <w:t xml:space="preserve"> </w:t>
      </w:r>
      <w:r w:rsidRPr="002776A7">
        <w:rPr>
          <w:rFonts w:ascii="Times New Roman" w:hAnsi="Times New Roman" w:cs="Times New Roman"/>
          <w:i/>
          <w:color w:val="auto"/>
          <w:sz w:val="24"/>
          <w:szCs w:val="24"/>
          <w:rPrChange w:id="3027" w:author="ITD-STU" w:date="2021-05-24T14:14:00Z">
            <w:rPr>
              <w:rFonts w:ascii="Times New Roman" w:hAnsi="Times New Roman" w:cs="Times New Roman"/>
              <w:color w:val="auto"/>
              <w:sz w:val="24"/>
              <w:szCs w:val="24"/>
            </w:rPr>
          </w:rPrChange>
        </w:rPr>
        <w:t>Spark Session</w:t>
      </w:r>
      <w:bookmarkEnd w:id="3026"/>
    </w:p>
    <w:p w14:paraId="439DCCC1" w14:textId="521B907A"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spark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Langkah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import </w:t>
      </w:r>
      <w:proofErr w:type="spellStart"/>
      <w:r>
        <w:rPr>
          <w:rFonts w:ascii="Times New Roman" w:eastAsia="Times New Roman" w:hAnsi="Times New Roman" w:cs="Times New Roman"/>
          <w:sz w:val="24"/>
          <w:szCs w:val="24"/>
        </w:rPr>
        <w:t>pyspark</w:t>
      </w:r>
      <w:proofErr w:type="spellEnd"/>
      <w:del w:id="3028" w:author="Windows User" w:date="2021-05-24T11:45:00Z">
        <w:r w:rsidDel="005A43F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(Apache Spark </w:t>
      </w:r>
      <w:r>
        <w:rPr>
          <w:rFonts w:ascii="Times New Roman" w:eastAsia="Times New Roman" w:hAnsi="Times New Roman" w:cs="Times New Roman"/>
          <w:i/>
          <w:sz w:val="24"/>
          <w:szCs w:val="24"/>
        </w:rPr>
        <w:t>deployment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python) dan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lain yang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pandas, </w:t>
      </w:r>
      <w:ins w:id="3029" w:author="ITD-STU" w:date="2021-05-24T14:15:00Z">
        <w:r w:rsidR="002776A7" w:rsidRPr="002776A7">
          <w:rPr>
            <w:rFonts w:ascii="Times New Roman" w:hAnsi="Times New Roman" w:cs="Times New Roman"/>
            <w:sz w:val="24"/>
            <w:rPrChange w:id="3030" w:author="ITD-STU" w:date="2021-05-24T14:15:00Z">
              <w:rPr>
                <w:color w:val="FF0000"/>
              </w:rPr>
            </w:rPrChange>
          </w:rPr>
          <w:t xml:space="preserve">matplotlib, seaborn, </w:t>
        </w:r>
        <w:proofErr w:type="spellStart"/>
        <w:r w:rsidR="002776A7" w:rsidRPr="002776A7">
          <w:rPr>
            <w:rFonts w:ascii="Times New Roman" w:hAnsi="Times New Roman" w:cs="Times New Roman"/>
            <w:sz w:val="24"/>
            <w:rPrChange w:id="3031" w:author="ITD-STU" w:date="2021-05-24T14:15:00Z">
              <w:rPr>
                <w:color w:val="FF0000"/>
              </w:rPr>
            </w:rPrChange>
          </w:rPr>
          <w:t>plotly</w:t>
        </w:r>
        <w:proofErr w:type="spellEnd"/>
        <w:r w:rsidR="002776A7" w:rsidRPr="002776A7">
          <w:rPr>
            <w:rFonts w:ascii="Times New Roman" w:hAnsi="Times New Roman" w:cs="Times New Roman"/>
            <w:sz w:val="24"/>
            <w:rPrChange w:id="3032" w:author="ITD-STU" w:date="2021-05-24T14:15:00Z">
              <w:rPr>
                <w:color w:val="FF0000"/>
              </w:rPr>
            </w:rPrChange>
          </w:rPr>
          <w:t>, collections,</w:t>
        </w:r>
        <w:r w:rsidR="002776A7">
          <w:rPr>
            <w:color w:val="FF0000"/>
          </w:rPr>
          <w:t xml:space="preserve"> </w:t>
        </w:r>
      </w:ins>
      <w:r w:rsidRPr="002776A7">
        <w:rPr>
          <w:rFonts w:ascii="Times New Roman" w:eastAsia="Times New Roman" w:hAnsi="Times New Roman" w:cs="Times New Roman"/>
          <w:i/>
          <w:sz w:val="24"/>
          <w:szCs w:val="24"/>
          <w:rPrChange w:id="3033" w:author="ITD-STU" w:date="2021-05-24T14:14:00Z">
            <w:rPr>
              <w:rFonts w:ascii="Times New Roman" w:eastAsia="Times New Roman" w:hAnsi="Times New Roman" w:cs="Times New Roman"/>
              <w:sz w:val="24"/>
              <w:szCs w:val="24"/>
            </w:rPr>
          </w:rPrChange>
        </w:rPr>
        <w:t>library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MultiClassMetrics</w:t>
      </w:r>
      <w:proofErr w:type="spellEnd"/>
      <w:r>
        <w:rPr>
          <w:rFonts w:ascii="Times New Roman" w:eastAsia="Times New Roman" w:hAnsi="Times New Roman" w:cs="Times New Roman"/>
          <w:sz w:val="24"/>
          <w:szCs w:val="24"/>
        </w:rPr>
        <w:t xml:space="preserve">, </w:t>
      </w:r>
      <w:r w:rsidRPr="002776A7">
        <w:rPr>
          <w:rFonts w:ascii="Times New Roman" w:eastAsia="Times New Roman" w:hAnsi="Times New Roman" w:cs="Times New Roman"/>
          <w:i/>
          <w:sz w:val="24"/>
          <w:szCs w:val="24"/>
          <w:rPrChange w:id="3034" w:author="ITD-STU" w:date="2021-05-24T14:14:00Z">
            <w:rPr>
              <w:rFonts w:ascii="Times New Roman" w:eastAsia="Times New Roman" w:hAnsi="Times New Roman" w:cs="Times New Roman"/>
              <w:sz w:val="24"/>
              <w:szCs w:val="24"/>
            </w:rPr>
          </w:rPrChange>
        </w:rPr>
        <w:t>library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MulticlassClassificationEvaluator</w:t>
      </w:r>
      <w:proofErr w:type="spellEnd"/>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0DA65612"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E57A"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pyspark</w:t>
            </w:r>
            <w:proofErr w:type="spellEnd"/>
          </w:p>
          <w:p w14:paraId="77A4393B"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p>
          <w:p w14:paraId="72348A4F" w14:textId="77777777" w:rsidR="00E7425B" w:rsidRPr="002776A7" w:rsidRDefault="00E7425B">
            <w:pPr>
              <w:spacing w:line="360" w:lineRule="auto"/>
              <w:rPr>
                <w:ins w:id="3035" w:author="ITD-STU" w:date="2021-05-24T14:15:00Z"/>
                <w:rFonts w:ascii="Courier New" w:eastAsia="Courier New" w:hAnsi="Courier New" w:cs="Courier New"/>
              </w:rPr>
            </w:pPr>
            <w:r w:rsidRPr="002776A7">
              <w:rPr>
                <w:rFonts w:ascii="Courier New" w:eastAsia="Courier New" w:hAnsi="Courier New" w:cs="Courier New"/>
              </w:rPr>
              <w:t>import pandas as pd</w:t>
            </w:r>
          </w:p>
          <w:p w14:paraId="353E21C7" w14:textId="77777777" w:rsidR="002776A7" w:rsidRPr="002776A7" w:rsidRDefault="002776A7" w:rsidP="002776A7">
            <w:pPr>
              <w:pStyle w:val="NormalWeb"/>
              <w:spacing w:before="0" w:beforeAutospacing="0" w:after="0" w:afterAutospacing="0"/>
              <w:rPr>
                <w:ins w:id="3036" w:author="ITD-STU" w:date="2021-05-24T14:15:00Z"/>
                <w:rFonts w:ascii="Courier New" w:hAnsi="Courier New" w:cs="Courier New"/>
                <w:sz w:val="22"/>
                <w:szCs w:val="22"/>
                <w:rPrChange w:id="3037" w:author="ITD-STU" w:date="2021-05-24T14:16:00Z">
                  <w:rPr>
                    <w:ins w:id="3038" w:author="ITD-STU" w:date="2021-05-24T14:15:00Z"/>
                  </w:rPr>
                </w:rPrChange>
              </w:rPr>
            </w:pPr>
            <w:ins w:id="3039" w:author="ITD-STU" w:date="2021-05-24T14:15:00Z">
              <w:r w:rsidRPr="002776A7">
                <w:rPr>
                  <w:rFonts w:ascii="Courier New" w:hAnsi="Courier New" w:cs="Courier New"/>
                  <w:sz w:val="22"/>
                  <w:szCs w:val="22"/>
                  <w:rPrChange w:id="3040" w:author="ITD-STU" w:date="2021-05-24T14:16:00Z">
                    <w:rPr>
                      <w:rFonts w:ascii="Courier New" w:hAnsi="Courier New" w:cs="Courier New"/>
                      <w:color w:val="FF0000"/>
                      <w:sz w:val="22"/>
                      <w:szCs w:val="22"/>
                    </w:rPr>
                  </w:rPrChange>
                </w:rPr>
                <w:t xml:space="preserve">import </w:t>
              </w:r>
              <w:proofErr w:type="spellStart"/>
              <w:proofErr w:type="gramStart"/>
              <w:r w:rsidRPr="002776A7">
                <w:rPr>
                  <w:rFonts w:ascii="Courier New" w:hAnsi="Courier New" w:cs="Courier New"/>
                  <w:sz w:val="22"/>
                  <w:szCs w:val="22"/>
                  <w:rPrChange w:id="3041" w:author="ITD-STU" w:date="2021-05-24T14:16:00Z">
                    <w:rPr>
                      <w:rFonts w:ascii="Courier New" w:hAnsi="Courier New" w:cs="Courier New"/>
                      <w:color w:val="FF0000"/>
                      <w:sz w:val="22"/>
                      <w:szCs w:val="22"/>
                    </w:rPr>
                  </w:rPrChange>
                </w:rPr>
                <w:t>matplotlib.pyplot</w:t>
              </w:r>
              <w:proofErr w:type="spellEnd"/>
              <w:proofErr w:type="gramEnd"/>
              <w:r w:rsidRPr="002776A7">
                <w:rPr>
                  <w:rFonts w:ascii="Courier New" w:hAnsi="Courier New" w:cs="Courier New"/>
                  <w:sz w:val="22"/>
                  <w:szCs w:val="22"/>
                  <w:rPrChange w:id="3042" w:author="ITD-STU" w:date="2021-05-24T14:16:00Z">
                    <w:rPr>
                      <w:rFonts w:ascii="Courier New" w:hAnsi="Courier New" w:cs="Courier New"/>
                      <w:color w:val="FF0000"/>
                      <w:sz w:val="22"/>
                      <w:szCs w:val="22"/>
                    </w:rPr>
                  </w:rPrChange>
                </w:rPr>
                <w:t xml:space="preserve"> as </w:t>
              </w:r>
              <w:proofErr w:type="spellStart"/>
              <w:r w:rsidRPr="002776A7">
                <w:rPr>
                  <w:rFonts w:ascii="Courier New" w:hAnsi="Courier New" w:cs="Courier New"/>
                  <w:sz w:val="22"/>
                  <w:szCs w:val="22"/>
                  <w:rPrChange w:id="3043" w:author="ITD-STU" w:date="2021-05-24T14:16:00Z">
                    <w:rPr>
                      <w:rFonts w:ascii="Courier New" w:hAnsi="Courier New" w:cs="Courier New"/>
                      <w:color w:val="FF0000"/>
                      <w:sz w:val="22"/>
                      <w:szCs w:val="22"/>
                    </w:rPr>
                  </w:rPrChange>
                </w:rPr>
                <w:t>plt</w:t>
              </w:r>
              <w:proofErr w:type="spellEnd"/>
            </w:ins>
          </w:p>
          <w:p w14:paraId="2BA2A05E" w14:textId="77777777" w:rsidR="002776A7" w:rsidRPr="002776A7" w:rsidRDefault="002776A7" w:rsidP="002776A7">
            <w:pPr>
              <w:pStyle w:val="NormalWeb"/>
              <w:spacing w:before="0" w:beforeAutospacing="0" w:after="0" w:afterAutospacing="0"/>
              <w:rPr>
                <w:ins w:id="3044" w:author="ITD-STU" w:date="2021-05-24T14:15:00Z"/>
                <w:rFonts w:ascii="Courier New" w:hAnsi="Courier New" w:cs="Courier New"/>
                <w:sz w:val="22"/>
                <w:szCs w:val="22"/>
                <w:rPrChange w:id="3045" w:author="ITD-STU" w:date="2021-05-24T14:16:00Z">
                  <w:rPr>
                    <w:ins w:id="3046" w:author="ITD-STU" w:date="2021-05-24T14:15:00Z"/>
                  </w:rPr>
                </w:rPrChange>
              </w:rPr>
            </w:pPr>
            <w:ins w:id="3047" w:author="ITD-STU" w:date="2021-05-24T14:15:00Z">
              <w:r w:rsidRPr="002776A7">
                <w:rPr>
                  <w:rFonts w:ascii="Courier New" w:hAnsi="Courier New" w:cs="Courier New"/>
                  <w:sz w:val="22"/>
                  <w:szCs w:val="22"/>
                  <w:rPrChange w:id="3048" w:author="ITD-STU" w:date="2021-05-24T14:16:00Z">
                    <w:rPr>
                      <w:rFonts w:ascii="Courier New" w:hAnsi="Courier New" w:cs="Courier New"/>
                      <w:color w:val="FF0000"/>
                      <w:sz w:val="22"/>
                      <w:szCs w:val="22"/>
                    </w:rPr>
                  </w:rPrChange>
                </w:rPr>
                <w:t xml:space="preserve">import seaborn as </w:t>
              </w:r>
              <w:proofErr w:type="spellStart"/>
              <w:r w:rsidRPr="002776A7">
                <w:rPr>
                  <w:rFonts w:ascii="Courier New" w:hAnsi="Courier New" w:cs="Courier New"/>
                  <w:sz w:val="22"/>
                  <w:szCs w:val="22"/>
                  <w:rPrChange w:id="3049" w:author="ITD-STU" w:date="2021-05-24T14:16:00Z">
                    <w:rPr>
                      <w:rFonts w:ascii="Courier New" w:hAnsi="Courier New" w:cs="Courier New"/>
                      <w:color w:val="FF0000"/>
                      <w:sz w:val="22"/>
                      <w:szCs w:val="22"/>
                    </w:rPr>
                  </w:rPrChange>
                </w:rPr>
                <w:t>sns</w:t>
              </w:r>
              <w:proofErr w:type="spellEnd"/>
            </w:ins>
          </w:p>
          <w:p w14:paraId="18EEFE28" w14:textId="77777777" w:rsidR="002776A7" w:rsidRPr="002776A7" w:rsidRDefault="002776A7" w:rsidP="002776A7">
            <w:pPr>
              <w:pStyle w:val="NormalWeb"/>
              <w:spacing w:before="0" w:beforeAutospacing="0" w:after="0" w:afterAutospacing="0"/>
              <w:rPr>
                <w:ins w:id="3050" w:author="ITD-STU" w:date="2021-05-24T14:15:00Z"/>
                <w:rFonts w:ascii="Courier New" w:hAnsi="Courier New" w:cs="Courier New"/>
                <w:sz w:val="22"/>
                <w:szCs w:val="22"/>
                <w:rPrChange w:id="3051" w:author="ITD-STU" w:date="2021-05-24T14:16:00Z">
                  <w:rPr>
                    <w:ins w:id="3052" w:author="ITD-STU" w:date="2021-05-24T14:15:00Z"/>
                  </w:rPr>
                </w:rPrChange>
              </w:rPr>
            </w:pPr>
            <w:ins w:id="3053" w:author="ITD-STU" w:date="2021-05-24T14:15:00Z">
              <w:r w:rsidRPr="002776A7">
                <w:rPr>
                  <w:rFonts w:ascii="Courier New" w:hAnsi="Courier New" w:cs="Courier New"/>
                  <w:sz w:val="22"/>
                  <w:szCs w:val="22"/>
                  <w:rPrChange w:id="3054" w:author="ITD-STU" w:date="2021-05-24T14:16:00Z">
                    <w:rPr>
                      <w:rFonts w:ascii="Courier New" w:hAnsi="Courier New" w:cs="Courier New"/>
                      <w:color w:val="FF0000"/>
                      <w:sz w:val="22"/>
                      <w:szCs w:val="22"/>
                    </w:rPr>
                  </w:rPrChange>
                </w:rPr>
                <w:t>%matplotlib inline</w:t>
              </w:r>
            </w:ins>
          </w:p>
          <w:p w14:paraId="23990D5D" w14:textId="77777777" w:rsidR="002776A7" w:rsidRPr="002776A7" w:rsidRDefault="002776A7" w:rsidP="002776A7">
            <w:pPr>
              <w:pStyle w:val="NormalWeb"/>
              <w:spacing w:before="0" w:beforeAutospacing="0" w:after="0" w:afterAutospacing="0"/>
              <w:rPr>
                <w:ins w:id="3055" w:author="ITD-STU" w:date="2021-05-24T14:15:00Z"/>
                <w:rFonts w:ascii="Courier New" w:hAnsi="Courier New" w:cs="Courier New"/>
                <w:sz w:val="22"/>
                <w:szCs w:val="22"/>
                <w:rPrChange w:id="3056" w:author="ITD-STU" w:date="2021-05-24T14:16:00Z">
                  <w:rPr>
                    <w:ins w:id="3057" w:author="ITD-STU" w:date="2021-05-24T14:15:00Z"/>
                  </w:rPr>
                </w:rPrChange>
              </w:rPr>
            </w:pPr>
            <w:ins w:id="3058" w:author="ITD-STU" w:date="2021-05-24T14:15:00Z">
              <w:r w:rsidRPr="002776A7">
                <w:rPr>
                  <w:rFonts w:ascii="Courier New" w:hAnsi="Courier New" w:cs="Courier New"/>
                  <w:sz w:val="22"/>
                  <w:szCs w:val="22"/>
                  <w:rPrChange w:id="3059" w:author="ITD-STU" w:date="2021-05-24T14:16:00Z">
                    <w:rPr>
                      <w:rFonts w:ascii="Courier New" w:hAnsi="Courier New" w:cs="Courier New"/>
                      <w:color w:val="FF0000"/>
                      <w:sz w:val="22"/>
                      <w:szCs w:val="22"/>
                    </w:rPr>
                  </w:rPrChange>
                </w:rPr>
                <w:t>from collections import Counter</w:t>
              </w:r>
            </w:ins>
          </w:p>
          <w:p w14:paraId="41A2718A" w14:textId="77777777" w:rsidR="002776A7" w:rsidRPr="002776A7" w:rsidRDefault="002776A7" w:rsidP="002776A7">
            <w:pPr>
              <w:pStyle w:val="NormalWeb"/>
              <w:spacing w:before="0" w:beforeAutospacing="0" w:after="0" w:afterAutospacing="0"/>
              <w:rPr>
                <w:ins w:id="3060" w:author="ITD-STU" w:date="2021-05-24T14:15:00Z"/>
                <w:rFonts w:ascii="Courier New" w:hAnsi="Courier New" w:cs="Courier New"/>
                <w:sz w:val="22"/>
                <w:szCs w:val="22"/>
                <w:rPrChange w:id="3061" w:author="ITD-STU" w:date="2021-05-24T14:16:00Z">
                  <w:rPr>
                    <w:ins w:id="3062" w:author="ITD-STU" w:date="2021-05-24T14:15:00Z"/>
                  </w:rPr>
                </w:rPrChange>
              </w:rPr>
            </w:pPr>
            <w:ins w:id="3063" w:author="ITD-STU" w:date="2021-05-24T14:15:00Z">
              <w:r w:rsidRPr="002776A7">
                <w:rPr>
                  <w:rFonts w:ascii="Courier New" w:hAnsi="Courier New" w:cs="Courier New"/>
                  <w:sz w:val="22"/>
                  <w:szCs w:val="22"/>
                  <w:rPrChange w:id="3064" w:author="ITD-STU" w:date="2021-05-24T14:16:00Z">
                    <w:rPr>
                      <w:rFonts w:ascii="Courier New" w:hAnsi="Courier New" w:cs="Courier New"/>
                      <w:color w:val="FF0000"/>
                      <w:sz w:val="22"/>
                      <w:szCs w:val="22"/>
                    </w:rPr>
                  </w:rPrChange>
                </w:rPr>
                <w:t xml:space="preserve">from </w:t>
              </w:r>
              <w:proofErr w:type="spellStart"/>
              <w:r w:rsidRPr="002776A7">
                <w:rPr>
                  <w:rFonts w:ascii="Courier New" w:hAnsi="Courier New" w:cs="Courier New"/>
                  <w:sz w:val="22"/>
                  <w:szCs w:val="22"/>
                  <w:rPrChange w:id="3065" w:author="ITD-STU" w:date="2021-05-24T14:16:00Z">
                    <w:rPr>
                      <w:rFonts w:ascii="Courier New" w:hAnsi="Courier New" w:cs="Courier New"/>
                      <w:color w:val="FF0000"/>
                      <w:sz w:val="22"/>
                      <w:szCs w:val="22"/>
                    </w:rPr>
                  </w:rPrChange>
                </w:rPr>
                <w:t>plotly</w:t>
              </w:r>
              <w:proofErr w:type="spellEnd"/>
              <w:r w:rsidRPr="002776A7">
                <w:rPr>
                  <w:rFonts w:ascii="Courier New" w:hAnsi="Courier New" w:cs="Courier New"/>
                  <w:sz w:val="22"/>
                  <w:szCs w:val="22"/>
                  <w:rPrChange w:id="3066" w:author="ITD-STU" w:date="2021-05-24T14:16:00Z">
                    <w:rPr>
                      <w:rFonts w:ascii="Courier New" w:hAnsi="Courier New" w:cs="Courier New"/>
                      <w:color w:val="FF0000"/>
                      <w:sz w:val="22"/>
                      <w:szCs w:val="22"/>
                    </w:rPr>
                  </w:rPrChange>
                </w:rPr>
                <w:t xml:space="preserve"> import </w:t>
              </w:r>
              <w:proofErr w:type="spellStart"/>
              <w:r w:rsidRPr="002776A7">
                <w:rPr>
                  <w:rFonts w:ascii="Courier New" w:hAnsi="Courier New" w:cs="Courier New"/>
                  <w:sz w:val="22"/>
                  <w:szCs w:val="22"/>
                  <w:rPrChange w:id="3067" w:author="ITD-STU" w:date="2021-05-24T14:16:00Z">
                    <w:rPr>
                      <w:rFonts w:ascii="Courier New" w:hAnsi="Courier New" w:cs="Courier New"/>
                      <w:color w:val="FF0000"/>
                      <w:sz w:val="22"/>
                      <w:szCs w:val="22"/>
                    </w:rPr>
                  </w:rPrChange>
                </w:rPr>
                <w:t>graph_objs</w:t>
              </w:r>
              <w:proofErr w:type="spellEnd"/>
              <w:r w:rsidRPr="002776A7">
                <w:rPr>
                  <w:rFonts w:ascii="Courier New" w:hAnsi="Courier New" w:cs="Courier New"/>
                  <w:sz w:val="22"/>
                  <w:szCs w:val="22"/>
                  <w:rPrChange w:id="3068" w:author="ITD-STU" w:date="2021-05-24T14:16:00Z">
                    <w:rPr>
                      <w:rFonts w:ascii="Courier New" w:hAnsi="Courier New" w:cs="Courier New"/>
                      <w:color w:val="FF0000"/>
                      <w:sz w:val="22"/>
                      <w:szCs w:val="22"/>
                    </w:rPr>
                  </w:rPrChange>
                </w:rPr>
                <w:t xml:space="preserve"> as go</w:t>
              </w:r>
            </w:ins>
          </w:p>
          <w:p w14:paraId="0FEAA349" w14:textId="77777777" w:rsidR="002776A7" w:rsidRPr="002776A7" w:rsidRDefault="002776A7" w:rsidP="002776A7">
            <w:pPr>
              <w:pStyle w:val="NormalWeb"/>
              <w:spacing w:before="0" w:beforeAutospacing="0" w:after="0" w:afterAutospacing="0"/>
              <w:rPr>
                <w:ins w:id="3069" w:author="ITD-STU" w:date="2021-05-24T14:15:00Z"/>
                <w:rFonts w:ascii="Courier New" w:hAnsi="Courier New" w:cs="Courier New"/>
                <w:sz w:val="22"/>
                <w:szCs w:val="22"/>
                <w:rPrChange w:id="3070" w:author="ITD-STU" w:date="2021-05-24T14:16:00Z">
                  <w:rPr>
                    <w:ins w:id="3071" w:author="ITD-STU" w:date="2021-05-24T14:15:00Z"/>
                  </w:rPr>
                </w:rPrChange>
              </w:rPr>
            </w:pPr>
            <w:ins w:id="3072" w:author="ITD-STU" w:date="2021-05-24T14:15:00Z">
              <w:r w:rsidRPr="002776A7">
                <w:rPr>
                  <w:rFonts w:ascii="Courier New" w:hAnsi="Courier New" w:cs="Courier New"/>
                  <w:sz w:val="22"/>
                  <w:szCs w:val="22"/>
                  <w:rPrChange w:id="3073" w:author="ITD-STU" w:date="2021-05-24T14:16:00Z">
                    <w:rPr>
                      <w:rFonts w:ascii="Courier New" w:hAnsi="Courier New" w:cs="Courier New"/>
                      <w:color w:val="FF0000"/>
                      <w:sz w:val="22"/>
                      <w:szCs w:val="22"/>
                    </w:rPr>
                  </w:rPrChange>
                </w:rPr>
                <w:t xml:space="preserve">import </w:t>
              </w:r>
              <w:proofErr w:type="spellStart"/>
              <w:proofErr w:type="gramStart"/>
              <w:r w:rsidRPr="002776A7">
                <w:rPr>
                  <w:rFonts w:ascii="Courier New" w:hAnsi="Courier New" w:cs="Courier New"/>
                  <w:sz w:val="22"/>
                  <w:szCs w:val="22"/>
                  <w:rPrChange w:id="3074" w:author="ITD-STU" w:date="2021-05-24T14:16:00Z">
                    <w:rPr>
                      <w:rFonts w:ascii="Courier New" w:hAnsi="Courier New" w:cs="Courier New"/>
                      <w:color w:val="FF0000"/>
                      <w:sz w:val="22"/>
                      <w:szCs w:val="22"/>
                    </w:rPr>
                  </w:rPrChange>
                </w:rPr>
                <w:t>plotly.express</w:t>
              </w:r>
              <w:proofErr w:type="spellEnd"/>
              <w:proofErr w:type="gramEnd"/>
              <w:r w:rsidRPr="002776A7">
                <w:rPr>
                  <w:rFonts w:ascii="Courier New" w:hAnsi="Courier New" w:cs="Courier New"/>
                  <w:sz w:val="22"/>
                  <w:szCs w:val="22"/>
                  <w:rPrChange w:id="3075" w:author="ITD-STU" w:date="2021-05-24T14:16:00Z">
                    <w:rPr>
                      <w:rFonts w:ascii="Courier New" w:hAnsi="Courier New" w:cs="Courier New"/>
                      <w:color w:val="FF0000"/>
                      <w:sz w:val="22"/>
                      <w:szCs w:val="22"/>
                    </w:rPr>
                  </w:rPrChange>
                </w:rPr>
                <w:t xml:space="preserve"> as px</w:t>
              </w:r>
            </w:ins>
          </w:p>
          <w:p w14:paraId="65AAA4F7" w14:textId="4E4F5A7E" w:rsidR="002776A7" w:rsidRPr="002776A7" w:rsidRDefault="002776A7">
            <w:pPr>
              <w:pStyle w:val="NormalWeb"/>
              <w:spacing w:before="0" w:beforeAutospacing="0" w:after="0" w:afterAutospacing="0"/>
              <w:rPr>
                <w:rFonts w:ascii="Courier New" w:hAnsi="Courier New" w:cs="Courier New"/>
                <w:rPrChange w:id="3076" w:author="ITD-STU" w:date="2021-05-24T14:16:00Z">
                  <w:rPr>
                    <w:rFonts w:ascii="Courier New" w:eastAsia="Courier New" w:hAnsi="Courier New" w:cs="Courier New"/>
                  </w:rPr>
                </w:rPrChange>
              </w:rPr>
              <w:pPrChange w:id="3077" w:author="ITD-STU" w:date="2021-05-24T14:15:00Z">
                <w:pPr>
                  <w:spacing w:line="360" w:lineRule="auto"/>
                </w:pPr>
              </w:pPrChange>
            </w:pPr>
            <w:ins w:id="3078" w:author="ITD-STU" w:date="2021-05-24T14:15:00Z">
              <w:r w:rsidRPr="002776A7">
                <w:rPr>
                  <w:rFonts w:ascii="Courier New" w:hAnsi="Courier New" w:cs="Courier New"/>
                  <w:sz w:val="22"/>
                  <w:szCs w:val="22"/>
                  <w:rPrChange w:id="3079" w:author="ITD-STU" w:date="2021-05-24T14:16:00Z">
                    <w:rPr>
                      <w:rFonts w:ascii="Courier New" w:hAnsi="Courier New" w:cs="Courier New"/>
                      <w:color w:val="FF0000"/>
                    </w:rPr>
                  </w:rPrChange>
                </w:rPr>
                <w:t xml:space="preserve">import </w:t>
              </w:r>
              <w:proofErr w:type="spellStart"/>
              <w:proofErr w:type="gramStart"/>
              <w:r w:rsidRPr="002776A7">
                <w:rPr>
                  <w:rFonts w:ascii="Courier New" w:hAnsi="Courier New" w:cs="Courier New"/>
                  <w:sz w:val="22"/>
                  <w:szCs w:val="22"/>
                  <w:rPrChange w:id="3080" w:author="ITD-STU" w:date="2021-05-24T14:16:00Z">
                    <w:rPr>
                      <w:rFonts w:ascii="Courier New" w:hAnsi="Courier New" w:cs="Courier New"/>
                      <w:color w:val="FF0000"/>
                    </w:rPr>
                  </w:rPrChange>
                </w:rPr>
                <w:t>plotly.figure</w:t>
              </w:r>
              <w:proofErr w:type="gramEnd"/>
              <w:r w:rsidRPr="002776A7">
                <w:rPr>
                  <w:rFonts w:ascii="Courier New" w:hAnsi="Courier New" w:cs="Courier New"/>
                  <w:sz w:val="22"/>
                  <w:szCs w:val="22"/>
                  <w:rPrChange w:id="3081" w:author="ITD-STU" w:date="2021-05-24T14:16:00Z">
                    <w:rPr>
                      <w:rFonts w:ascii="Courier New" w:hAnsi="Courier New" w:cs="Courier New"/>
                      <w:color w:val="FF0000"/>
                    </w:rPr>
                  </w:rPrChange>
                </w:rPr>
                <w:t>_factory</w:t>
              </w:r>
              <w:proofErr w:type="spellEnd"/>
              <w:r w:rsidRPr="002776A7">
                <w:rPr>
                  <w:rFonts w:ascii="Courier New" w:hAnsi="Courier New" w:cs="Courier New"/>
                  <w:sz w:val="22"/>
                  <w:szCs w:val="22"/>
                  <w:rPrChange w:id="3082" w:author="ITD-STU" w:date="2021-05-24T14:16:00Z">
                    <w:rPr>
                      <w:rFonts w:ascii="Courier New" w:hAnsi="Courier New" w:cs="Courier New"/>
                      <w:color w:val="FF0000"/>
                    </w:rPr>
                  </w:rPrChange>
                </w:rPr>
                <w:t xml:space="preserve"> as ff</w:t>
              </w:r>
            </w:ins>
          </w:p>
          <w:p w14:paraId="64AAFEE5"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pyspark.sql.types</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StringType</w:t>
            </w:r>
            <w:proofErr w:type="spellEnd"/>
          </w:p>
          <w:p w14:paraId="0F017D52"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pyspark.sql.functions</w:t>
            </w:r>
            <w:proofErr w:type="spellEnd"/>
            <w:proofErr w:type="gramEnd"/>
            <w:r>
              <w:rPr>
                <w:rFonts w:ascii="Courier New" w:eastAsia="Courier New" w:hAnsi="Courier New" w:cs="Courier New"/>
              </w:rPr>
              <w:t xml:space="preserve"> import col, </w:t>
            </w:r>
            <w:proofErr w:type="spellStart"/>
            <w:r>
              <w:rPr>
                <w:rFonts w:ascii="Courier New" w:eastAsia="Courier New" w:hAnsi="Courier New" w:cs="Courier New"/>
              </w:rPr>
              <w:t>udf</w:t>
            </w:r>
            <w:proofErr w:type="spellEnd"/>
          </w:p>
          <w:p w14:paraId="47317C5E"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pyspark.ml.feature</w:t>
            </w:r>
            <w:proofErr w:type="spellEnd"/>
            <w:proofErr w:type="gramEnd"/>
            <w:r>
              <w:rPr>
                <w:rFonts w:ascii="Courier New" w:eastAsia="Courier New" w:hAnsi="Courier New" w:cs="Courier New"/>
              </w:rPr>
              <w:t xml:space="preserve"> import Tokenizer, </w:t>
            </w:r>
            <w:proofErr w:type="spellStart"/>
            <w:r>
              <w:rPr>
                <w:rFonts w:ascii="Courier New" w:eastAsia="Courier New" w:hAnsi="Courier New" w:cs="Courier New"/>
              </w:rPr>
              <w:t>StringIndexer</w:t>
            </w:r>
            <w:proofErr w:type="spellEnd"/>
            <w:r>
              <w:rPr>
                <w:rFonts w:ascii="Courier New" w:eastAsia="Courier New" w:hAnsi="Courier New" w:cs="Courier New"/>
              </w:rPr>
              <w:t xml:space="preserve">, Word2Vec, </w:t>
            </w:r>
            <w:proofErr w:type="spellStart"/>
            <w:r>
              <w:rPr>
                <w:rFonts w:ascii="Courier New" w:eastAsia="Courier New" w:hAnsi="Courier New" w:cs="Courier New"/>
              </w:rPr>
              <w:t>StopWordsRemover</w:t>
            </w:r>
            <w:proofErr w:type="spellEnd"/>
            <w:r>
              <w:rPr>
                <w:rFonts w:ascii="Courier New" w:eastAsia="Courier New" w:hAnsi="Courier New" w:cs="Courier New"/>
              </w:rPr>
              <w:t xml:space="preserve">, </w:t>
            </w:r>
            <w:proofErr w:type="spellStart"/>
            <w:r>
              <w:rPr>
                <w:rFonts w:ascii="Courier New" w:eastAsia="Courier New" w:hAnsi="Courier New" w:cs="Courier New"/>
              </w:rPr>
              <w:t>HashingTF</w:t>
            </w:r>
            <w:proofErr w:type="spellEnd"/>
            <w:r>
              <w:rPr>
                <w:rFonts w:ascii="Courier New" w:eastAsia="Courier New" w:hAnsi="Courier New" w:cs="Courier New"/>
              </w:rPr>
              <w:t xml:space="preserve"> </w:t>
            </w:r>
          </w:p>
          <w:p w14:paraId="507D0A39"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from pyspark.ml import Pipeline, Transformer</w:t>
            </w:r>
          </w:p>
          <w:p w14:paraId="67FE1202"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pyspark.ml.evaluation</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MulticlassClassificationEvaluator</w:t>
            </w:r>
            <w:proofErr w:type="spellEnd"/>
          </w:p>
          <w:p w14:paraId="1905C6BF" w14:textId="77777777" w:rsidR="00E7425B" w:rsidRDefault="00E7425B" w:rsidP="000F0B45">
            <w:pPr>
              <w:keepNext/>
              <w:spacing w:line="360" w:lineRule="auto"/>
              <w:rPr>
                <w:rFonts w:ascii="Times New Roman" w:eastAsia="Times New Roman" w:hAnsi="Times New Roman" w:cs="Times New Roman"/>
                <w:sz w:val="24"/>
                <w:szCs w:val="24"/>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pyspark.mllib</w:t>
            </w:r>
            <w:proofErr w:type="gramEnd"/>
            <w:r>
              <w:rPr>
                <w:rFonts w:ascii="Courier New" w:eastAsia="Courier New" w:hAnsi="Courier New" w:cs="Courier New"/>
              </w:rPr>
              <w:t>.evaluation</w:t>
            </w:r>
            <w:proofErr w:type="spellEnd"/>
            <w:r>
              <w:rPr>
                <w:rFonts w:ascii="Courier New" w:eastAsia="Courier New" w:hAnsi="Courier New" w:cs="Courier New"/>
              </w:rPr>
              <w:t xml:space="preserve"> import </w:t>
            </w:r>
            <w:proofErr w:type="spellStart"/>
            <w:r>
              <w:rPr>
                <w:rFonts w:ascii="Courier New" w:eastAsia="Courier New" w:hAnsi="Courier New" w:cs="Courier New"/>
              </w:rPr>
              <w:t>MulticlassMetrics</w:t>
            </w:r>
            <w:proofErr w:type="spellEnd"/>
          </w:p>
        </w:tc>
      </w:tr>
    </w:tbl>
    <w:p w14:paraId="4140AB5C" w14:textId="19BBEF2C" w:rsidR="00E7425B" w:rsidRPr="000F0B45" w:rsidRDefault="000F0B45" w:rsidP="000F0B45">
      <w:pPr>
        <w:pStyle w:val="Caption"/>
        <w:jc w:val="center"/>
        <w:rPr>
          <w:rFonts w:ascii="Times New Roman" w:eastAsia="Times New Roman" w:hAnsi="Times New Roman" w:cs="Times New Roman"/>
          <w:color w:val="auto"/>
          <w:sz w:val="28"/>
          <w:szCs w:val="24"/>
        </w:rPr>
      </w:pPr>
      <w:bookmarkStart w:id="3083" w:name="_Toc72760969"/>
      <w:proofErr w:type="spellStart"/>
      <w:r w:rsidRPr="000F0B45">
        <w:rPr>
          <w:rFonts w:ascii="Times New Roman" w:hAnsi="Times New Roman" w:cs="Times New Roman"/>
          <w:color w:val="auto"/>
          <w:sz w:val="20"/>
        </w:rPr>
        <w:t>Potongan</w:t>
      </w:r>
      <w:proofErr w:type="spellEnd"/>
      <w:r w:rsidRPr="000F0B45">
        <w:rPr>
          <w:rFonts w:ascii="Times New Roman" w:hAnsi="Times New Roman" w:cs="Times New Roman"/>
          <w:color w:val="auto"/>
          <w:sz w:val="20"/>
        </w:rPr>
        <w:t xml:space="preserve"> </w:t>
      </w:r>
      <w:ins w:id="3084" w:author="ITD-STU" w:date="2021-05-24T14:22:00Z">
        <w:r w:rsidR="002776A7">
          <w:rPr>
            <w:rFonts w:ascii="Times New Roman" w:hAnsi="Times New Roman" w:cs="Times New Roman"/>
            <w:color w:val="auto"/>
            <w:sz w:val="20"/>
          </w:rPr>
          <w:t>K</w:t>
        </w:r>
      </w:ins>
      <w:del w:id="3085" w:author="ITD-STU" w:date="2021-05-24T14:22:00Z">
        <w:r w:rsidRPr="000F0B45" w:rsidDel="002776A7">
          <w:rPr>
            <w:rFonts w:ascii="Times New Roman" w:hAnsi="Times New Roman" w:cs="Times New Roman"/>
            <w:color w:val="auto"/>
            <w:sz w:val="20"/>
          </w:rPr>
          <w:delText>C</w:delText>
        </w:r>
      </w:del>
      <w:r w:rsidRPr="000F0B45">
        <w:rPr>
          <w:rFonts w:ascii="Times New Roman" w:hAnsi="Times New Roman" w:cs="Times New Roman"/>
          <w:color w:val="auto"/>
          <w:sz w:val="20"/>
        </w:rPr>
        <w:t xml:space="preserve">ode </w:t>
      </w:r>
      <w:r w:rsidRPr="000F0B45">
        <w:rPr>
          <w:rFonts w:ascii="Times New Roman" w:hAnsi="Times New Roman" w:cs="Times New Roman"/>
          <w:color w:val="auto"/>
          <w:sz w:val="20"/>
        </w:rPr>
        <w:fldChar w:fldCharType="begin"/>
      </w:r>
      <w:r w:rsidRPr="000F0B45">
        <w:rPr>
          <w:rFonts w:ascii="Times New Roman" w:hAnsi="Times New Roman" w:cs="Times New Roman"/>
          <w:color w:val="auto"/>
          <w:sz w:val="20"/>
        </w:rPr>
        <w:instrText xml:space="preserve"> SEQ Potongan_Code \* ARABIC </w:instrText>
      </w:r>
      <w:r w:rsidRPr="000F0B45">
        <w:rPr>
          <w:rFonts w:ascii="Times New Roman" w:hAnsi="Times New Roman" w:cs="Times New Roman"/>
          <w:color w:val="auto"/>
          <w:sz w:val="20"/>
        </w:rPr>
        <w:fldChar w:fldCharType="separate"/>
      </w:r>
      <w:r w:rsidR="00B611C7">
        <w:rPr>
          <w:rFonts w:ascii="Times New Roman" w:hAnsi="Times New Roman" w:cs="Times New Roman"/>
          <w:noProof/>
          <w:color w:val="auto"/>
          <w:sz w:val="20"/>
        </w:rPr>
        <w:t>1</w:t>
      </w:r>
      <w:r w:rsidRPr="000F0B45">
        <w:rPr>
          <w:rFonts w:ascii="Times New Roman" w:hAnsi="Times New Roman" w:cs="Times New Roman"/>
          <w:color w:val="auto"/>
          <w:sz w:val="20"/>
        </w:rPr>
        <w:fldChar w:fldCharType="end"/>
      </w:r>
      <w:r w:rsidRPr="000F0B45">
        <w:rPr>
          <w:rFonts w:ascii="Times New Roman" w:hAnsi="Times New Roman" w:cs="Times New Roman"/>
          <w:color w:val="auto"/>
          <w:sz w:val="20"/>
        </w:rPr>
        <w:t xml:space="preserve">. </w:t>
      </w:r>
      <w:r w:rsidRPr="002776A7">
        <w:rPr>
          <w:rFonts w:ascii="Times New Roman" w:hAnsi="Times New Roman" w:cs="Times New Roman"/>
          <w:i/>
          <w:color w:val="auto"/>
          <w:sz w:val="20"/>
          <w:rPrChange w:id="3086" w:author="ITD-STU" w:date="2021-05-24T14:16:00Z">
            <w:rPr>
              <w:rFonts w:ascii="Times New Roman" w:hAnsi="Times New Roman" w:cs="Times New Roman"/>
              <w:color w:val="auto"/>
              <w:sz w:val="20"/>
            </w:rPr>
          </w:rPrChange>
        </w:rPr>
        <w:t>Library</w:t>
      </w:r>
      <w:r w:rsidRPr="000F0B45">
        <w:rPr>
          <w:rFonts w:ascii="Times New Roman" w:hAnsi="Times New Roman" w:cs="Times New Roman"/>
          <w:color w:val="auto"/>
          <w:sz w:val="20"/>
        </w:rPr>
        <w:t xml:space="preserve"> yang </w:t>
      </w:r>
      <w:proofErr w:type="spellStart"/>
      <w:r w:rsidRPr="000F0B45">
        <w:rPr>
          <w:rFonts w:ascii="Times New Roman" w:hAnsi="Times New Roman" w:cs="Times New Roman"/>
          <w:color w:val="auto"/>
          <w:sz w:val="20"/>
        </w:rPr>
        <w:t>digunakan</w:t>
      </w:r>
      <w:bookmarkEnd w:id="3083"/>
      <w:proofErr w:type="spellEnd"/>
    </w:p>
    <w:p w14:paraId="68FAB273"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 xml:space="preserve">import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start </w:t>
      </w:r>
      <w:r>
        <w:rPr>
          <w:rFonts w:ascii="Times New Roman" w:eastAsia="Times New Roman" w:hAnsi="Times New Roman" w:cs="Times New Roman"/>
          <w:sz w:val="24"/>
          <w:szCs w:val="24"/>
        </w:rPr>
        <w:t xml:space="preserve">Spark Session dan juga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Spark </w:t>
      </w:r>
      <w:r w:rsidRPr="002776A7">
        <w:rPr>
          <w:rFonts w:ascii="Times New Roman" w:eastAsia="Times New Roman" w:hAnsi="Times New Roman" w:cs="Times New Roman"/>
          <w:i/>
          <w:sz w:val="24"/>
          <w:szCs w:val="24"/>
          <w:rPrChange w:id="3087" w:author="ITD-STU" w:date="2021-05-24T14:16:00Z">
            <w:rPr>
              <w:rFonts w:ascii="Times New Roman" w:eastAsia="Times New Roman" w:hAnsi="Times New Roman" w:cs="Times New Roman"/>
              <w:sz w:val="24"/>
              <w:szCs w:val="24"/>
            </w:rPr>
          </w:rPrChange>
        </w:rPr>
        <w:t>Session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644DD1CF"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D14C"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#memulai Spark Session</w:t>
            </w:r>
          </w:p>
          <w:p w14:paraId="3F16438D"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pyspark.sql</w:t>
            </w:r>
            <w:proofErr w:type="spellEnd"/>
            <w:r>
              <w:rPr>
                <w:rFonts w:ascii="Courier New" w:eastAsia="Courier New" w:hAnsi="Courier New" w:cs="Courier New"/>
              </w:rPr>
              <w:t xml:space="preserve"> import </w:t>
            </w:r>
            <w:proofErr w:type="spellStart"/>
            <w:r>
              <w:rPr>
                <w:rFonts w:ascii="Courier New" w:eastAsia="Courier New" w:hAnsi="Courier New" w:cs="Courier New"/>
              </w:rPr>
              <w:t>SparkSession</w:t>
            </w:r>
            <w:proofErr w:type="spellEnd"/>
          </w:p>
          <w:p w14:paraId="542A4446"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spark = </w:t>
            </w:r>
            <w:proofErr w:type="spellStart"/>
            <w:r>
              <w:rPr>
                <w:rFonts w:ascii="Courier New" w:eastAsia="Courier New" w:hAnsi="Courier New" w:cs="Courier New"/>
              </w:rPr>
              <w:t>SparkSession.builder</w:t>
            </w:r>
            <w:proofErr w:type="spellEnd"/>
            <w:r>
              <w:rPr>
                <w:rFonts w:ascii="Courier New" w:eastAsia="Courier New" w:hAnsi="Courier New" w:cs="Courier New"/>
              </w:rPr>
              <w:t xml:space="preserve"> \</w:t>
            </w:r>
          </w:p>
          <w:p w14:paraId="748A1947"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.master</w:t>
            </w:r>
            <w:proofErr w:type="gramEnd"/>
            <w:r>
              <w:rPr>
                <w:rFonts w:ascii="Courier New" w:eastAsia="Courier New" w:hAnsi="Courier New" w:cs="Courier New"/>
              </w:rPr>
              <w:t>("local[2]") \</w:t>
            </w:r>
          </w:p>
          <w:p w14:paraId="70F8AF8D"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t>
            </w:r>
            <w:proofErr w:type="spellStart"/>
            <w:r>
              <w:rPr>
                <w:rFonts w:ascii="Courier New" w:eastAsia="Courier New" w:hAnsi="Courier New" w:cs="Courier New"/>
              </w:rPr>
              <w:t>appName</w:t>
            </w:r>
            <w:proofErr w:type="spellEnd"/>
            <w:proofErr w:type="gramEnd"/>
            <w:r>
              <w:rPr>
                <w:rFonts w:ascii="Courier New" w:eastAsia="Courier New" w:hAnsi="Courier New" w:cs="Courier New"/>
              </w:rPr>
              <w:t>("</w:t>
            </w:r>
            <w:proofErr w:type="spellStart"/>
            <w:r>
              <w:rPr>
                <w:rFonts w:ascii="Courier New" w:eastAsia="Courier New" w:hAnsi="Courier New" w:cs="Courier New"/>
              </w:rPr>
              <w:t>Proyek_Sentiment</w:t>
            </w:r>
            <w:proofErr w:type="spellEnd"/>
            <w:r>
              <w:rPr>
                <w:rFonts w:ascii="Courier New" w:eastAsia="Courier New" w:hAnsi="Courier New" w:cs="Courier New"/>
              </w:rPr>
              <w:t xml:space="preserve"> Analysis") \</w:t>
            </w:r>
          </w:p>
          <w:p w14:paraId="0F73B0AF" w14:textId="77777777" w:rsidR="00E7425B" w:rsidRDefault="00E7425B" w:rsidP="000F0B45">
            <w:pPr>
              <w:keepNext/>
              <w:spacing w:line="360" w:lineRule="auto"/>
              <w:jc w:val="both"/>
              <w:rPr>
                <w:rFonts w:ascii="Times New Roman" w:eastAsia="Times New Roman" w:hAnsi="Times New Roman" w:cs="Times New Roman"/>
                <w:sz w:val="24"/>
                <w:szCs w:val="24"/>
              </w:rPr>
            </w:pPr>
            <w:r>
              <w:rPr>
                <w:rFonts w:ascii="Courier New" w:eastAsia="Courier New" w:hAnsi="Courier New" w:cs="Courier New"/>
              </w:rPr>
              <w:t xml:space="preserve">    </w:t>
            </w:r>
            <w:proofErr w:type="gramStart"/>
            <w:r>
              <w:rPr>
                <w:rFonts w:ascii="Courier New" w:eastAsia="Courier New" w:hAnsi="Courier New" w:cs="Courier New"/>
              </w:rPr>
              <w:t>.</w:t>
            </w:r>
            <w:proofErr w:type="spellStart"/>
            <w:r>
              <w:rPr>
                <w:rFonts w:ascii="Courier New" w:eastAsia="Courier New" w:hAnsi="Courier New" w:cs="Courier New"/>
              </w:rPr>
              <w:t>getOrCreate</w:t>
            </w:r>
            <w:proofErr w:type="spellEnd"/>
            <w:proofErr w:type="gramEnd"/>
            <w:r>
              <w:rPr>
                <w:rFonts w:ascii="Courier New" w:eastAsia="Courier New" w:hAnsi="Courier New" w:cs="Courier New"/>
              </w:rPr>
              <w:t>()</w:t>
            </w:r>
          </w:p>
        </w:tc>
      </w:tr>
    </w:tbl>
    <w:p w14:paraId="1876E0CC" w14:textId="59D3268D" w:rsidR="000F0B45" w:rsidRPr="000F0B45" w:rsidRDefault="000F0B45" w:rsidP="000F0B45">
      <w:pPr>
        <w:pStyle w:val="Caption"/>
        <w:jc w:val="center"/>
        <w:rPr>
          <w:rFonts w:ascii="Times New Roman" w:hAnsi="Times New Roman" w:cs="Times New Roman"/>
          <w:color w:val="auto"/>
          <w:sz w:val="20"/>
        </w:rPr>
      </w:pPr>
      <w:bookmarkStart w:id="3088" w:name="_lf3jwx2w6fa8"/>
      <w:bookmarkStart w:id="3089" w:name="_Toc72760970"/>
      <w:bookmarkEnd w:id="3088"/>
      <w:proofErr w:type="spellStart"/>
      <w:r w:rsidRPr="000F0B45">
        <w:rPr>
          <w:rFonts w:ascii="Times New Roman" w:hAnsi="Times New Roman" w:cs="Times New Roman"/>
          <w:color w:val="auto"/>
          <w:sz w:val="20"/>
        </w:rPr>
        <w:lastRenderedPageBreak/>
        <w:t>Potongan</w:t>
      </w:r>
      <w:proofErr w:type="spellEnd"/>
      <w:r w:rsidRPr="000F0B45">
        <w:rPr>
          <w:rFonts w:ascii="Times New Roman" w:hAnsi="Times New Roman" w:cs="Times New Roman"/>
          <w:color w:val="auto"/>
          <w:sz w:val="20"/>
        </w:rPr>
        <w:t xml:space="preserve"> </w:t>
      </w:r>
      <w:ins w:id="3090" w:author="ITD-STU" w:date="2021-05-24T14:22:00Z">
        <w:r w:rsidR="002776A7">
          <w:rPr>
            <w:rFonts w:ascii="Times New Roman" w:hAnsi="Times New Roman" w:cs="Times New Roman"/>
            <w:color w:val="auto"/>
            <w:sz w:val="20"/>
          </w:rPr>
          <w:t>K</w:t>
        </w:r>
      </w:ins>
      <w:del w:id="3091" w:author="ITD-STU" w:date="2021-05-24T14:22:00Z">
        <w:r w:rsidRPr="000F0B45" w:rsidDel="002776A7">
          <w:rPr>
            <w:rFonts w:ascii="Times New Roman" w:hAnsi="Times New Roman" w:cs="Times New Roman"/>
            <w:color w:val="auto"/>
            <w:sz w:val="20"/>
          </w:rPr>
          <w:delText>C</w:delText>
        </w:r>
      </w:del>
      <w:r w:rsidRPr="000F0B45">
        <w:rPr>
          <w:rFonts w:ascii="Times New Roman" w:hAnsi="Times New Roman" w:cs="Times New Roman"/>
          <w:color w:val="auto"/>
          <w:sz w:val="20"/>
        </w:rPr>
        <w:t xml:space="preserve">ode </w:t>
      </w:r>
      <w:r w:rsidRPr="000F0B45">
        <w:rPr>
          <w:rFonts w:ascii="Times New Roman" w:hAnsi="Times New Roman" w:cs="Times New Roman"/>
          <w:color w:val="auto"/>
          <w:sz w:val="20"/>
        </w:rPr>
        <w:fldChar w:fldCharType="begin"/>
      </w:r>
      <w:r w:rsidRPr="000F0B45">
        <w:rPr>
          <w:rFonts w:ascii="Times New Roman" w:hAnsi="Times New Roman" w:cs="Times New Roman"/>
          <w:color w:val="auto"/>
          <w:sz w:val="20"/>
        </w:rPr>
        <w:instrText xml:space="preserve"> SEQ Potongan_Code \* ARABIC </w:instrText>
      </w:r>
      <w:r w:rsidRPr="000F0B45">
        <w:rPr>
          <w:rFonts w:ascii="Times New Roman" w:hAnsi="Times New Roman" w:cs="Times New Roman"/>
          <w:color w:val="auto"/>
          <w:sz w:val="20"/>
        </w:rPr>
        <w:fldChar w:fldCharType="separate"/>
      </w:r>
      <w:r w:rsidR="00B611C7">
        <w:rPr>
          <w:rFonts w:ascii="Times New Roman" w:hAnsi="Times New Roman" w:cs="Times New Roman"/>
          <w:noProof/>
          <w:color w:val="auto"/>
          <w:sz w:val="20"/>
        </w:rPr>
        <w:t>2</w:t>
      </w:r>
      <w:r w:rsidRPr="000F0B45">
        <w:rPr>
          <w:rFonts w:ascii="Times New Roman" w:hAnsi="Times New Roman" w:cs="Times New Roman"/>
          <w:color w:val="auto"/>
          <w:sz w:val="20"/>
        </w:rPr>
        <w:fldChar w:fldCharType="end"/>
      </w:r>
      <w:r w:rsidRPr="000F0B45">
        <w:rPr>
          <w:rFonts w:ascii="Times New Roman" w:hAnsi="Times New Roman" w:cs="Times New Roman"/>
          <w:color w:val="auto"/>
          <w:sz w:val="20"/>
        </w:rPr>
        <w:t xml:space="preserve">. </w:t>
      </w:r>
      <w:proofErr w:type="spellStart"/>
      <w:r w:rsidRPr="000F0B45">
        <w:rPr>
          <w:rFonts w:ascii="Times New Roman" w:hAnsi="Times New Roman" w:cs="Times New Roman"/>
          <w:color w:val="auto"/>
          <w:sz w:val="20"/>
        </w:rPr>
        <w:t>Memulai</w:t>
      </w:r>
      <w:proofErr w:type="spellEnd"/>
      <w:r w:rsidRPr="000F0B45">
        <w:rPr>
          <w:rFonts w:ascii="Times New Roman" w:hAnsi="Times New Roman" w:cs="Times New Roman"/>
          <w:color w:val="auto"/>
          <w:sz w:val="20"/>
        </w:rPr>
        <w:t xml:space="preserve"> Spark Session</w:t>
      </w:r>
      <w:bookmarkEnd w:id="3089"/>
    </w:p>
    <w:p w14:paraId="239AA97C" w14:textId="77777777" w:rsidR="00E7425B" w:rsidRPr="00E7425B" w:rsidRDefault="00E7425B" w:rsidP="00E7425B">
      <w:pPr>
        <w:pStyle w:val="Heading2"/>
        <w:numPr>
          <w:ilvl w:val="1"/>
          <w:numId w:val="3"/>
        </w:numPr>
        <w:spacing w:line="360" w:lineRule="auto"/>
        <w:ind w:left="360"/>
        <w:jc w:val="both"/>
        <w:rPr>
          <w:rFonts w:ascii="Times New Roman" w:eastAsia="Times New Roman" w:hAnsi="Times New Roman" w:cs="Times New Roman"/>
          <w:color w:val="auto"/>
          <w:sz w:val="24"/>
          <w:szCs w:val="24"/>
        </w:rPr>
      </w:pPr>
      <w:bookmarkStart w:id="3092" w:name="_Toc72763205"/>
      <w:proofErr w:type="spellStart"/>
      <w:r w:rsidRPr="00E7425B">
        <w:rPr>
          <w:rFonts w:ascii="Times New Roman" w:hAnsi="Times New Roman" w:cs="Times New Roman"/>
          <w:color w:val="auto"/>
          <w:sz w:val="24"/>
          <w:szCs w:val="24"/>
        </w:rPr>
        <w:t>Implementasi</w:t>
      </w:r>
      <w:proofErr w:type="spellEnd"/>
      <w:r w:rsidRPr="00E7425B">
        <w:rPr>
          <w:rFonts w:ascii="Times New Roman" w:hAnsi="Times New Roman" w:cs="Times New Roman"/>
          <w:color w:val="auto"/>
          <w:sz w:val="24"/>
          <w:szCs w:val="24"/>
        </w:rPr>
        <w:t xml:space="preserve"> </w:t>
      </w:r>
      <w:r w:rsidRPr="00E7425B">
        <w:rPr>
          <w:rFonts w:ascii="Times New Roman" w:hAnsi="Times New Roman" w:cs="Times New Roman"/>
          <w:i/>
          <w:color w:val="auto"/>
          <w:sz w:val="24"/>
          <w:szCs w:val="24"/>
        </w:rPr>
        <w:t>Convert</w:t>
      </w:r>
      <w:r w:rsidRPr="00E7425B">
        <w:rPr>
          <w:rFonts w:ascii="Times New Roman" w:hAnsi="Times New Roman" w:cs="Times New Roman"/>
          <w:color w:val="auto"/>
          <w:sz w:val="24"/>
          <w:szCs w:val="24"/>
        </w:rPr>
        <w:t xml:space="preserve"> dan </w:t>
      </w:r>
      <w:r w:rsidRPr="00E7425B">
        <w:rPr>
          <w:rFonts w:ascii="Times New Roman" w:hAnsi="Times New Roman" w:cs="Times New Roman"/>
          <w:i/>
          <w:color w:val="auto"/>
          <w:sz w:val="24"/>
          <w:szCs w:val="24"/>
        </w:rPr>
        <w:t>Load Dataset</w:t>
      </w:r>
      <w:bookmarkEnd w:id="3092"/>
    </w:p>
    <w:p w14:paraId="7F64B66F"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Dataset </w:t>
      </w:r>
      <w:r>
        <w:rPr>
          <w:rFonts w:ascii="Times New Roman" w:eastAsia="Times New Roman" w:hAnsi="Times New Roman" w:cs="Times New Roman"/>
          <w:sz w:val="24"/>
          <w:szCs w:val="24"/>
        </w:rPr>
        <w:t xml:space="preserve">IMDB </w:t>
      </w:r>
      <w:r>
        <w:rPr>
          <w:rFonts w:ascii="Times New Roman" w:eastAsia="Times New Roman" w:hAnsi="Times New Roman" w:cs="Times New Roman"/>
          <w:i/>
          <w:sz w:val="24"/>
          <w:szCs w:val="24"/>
        </w:rPr>
        <w:t xml:space="preserve">Movie 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format </w:t>
      </w:r>
      <w:r>
        <w:rPr>
          <w:rFonts w:ascii="Times New Roman" w:eastAsia="Times New Roman" w:hAnsi="Times New Roman" w:cs="Times New Roman"/>
          <w:i/>
          <w:sz w:val="24"/>
          <w:szCs w:val="24"/>
        </w:rPr>
        <w:t xml:space="preserve">.csv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kedalam</w:t>
      </w:r>
      <w:proofErr w:type="spellEnd"/>
      <w:r>
        <w:rPr>
          <w:rFonts w:ascii="Times New Roman" w:eastAsia="Times New Roman" w:hAnsi="Times New Roman" w:cs="Times New Roman"/>
          <w:sz w:val="24"/>
          <w:szCs w:val="24"/>
        </w:rPr>
        <w:t xml:space="preserve"> format file Parquet. </w:t>
      </w:r>
      <w:proofErr w:type="spellStart"/>
      <w:r>
        <w:rPr>
          <w:rFonts w:ascii="Times New Roman" w:eastAsia="Times New Roman" w:hAnsi="Times New Roman" w:cs="Times New Roman"/>
          <w:sz w:val="24"/>
          <w:szCs w:val="24"/>
        </w:rPr>
        <w:t>Pengimplementasian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load dataset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sidRPr="002776A7">
        <w:rPr>
          <w:rFonts w:ascii="Times New Roman" w:eastAsia="Times New Roman" w:hAnsi="Times New Roman" w:cs="Times New Roman"/>
          <w:sz w:val="24"/>
          <w:szCs w:val="24"/>
          <w:rPrChange w:id="3093" w:author="ITD-STU" w:date="2021-05-24T14:16:00Z">
            <w:rPr>
              <w:rFonts w:ascii="Times New Roman" w:eastAsia="Times New Roman" w:hAnsi="Times New Roman" w:cs="Times New Roman"/>
              <w:i/>
              <w:sz w:val="24"/>
              <w:szCs w:val="24"/>
            </w:rPr>
          </w:rPrChange>
        </w:rPr>
        <w:t>pandas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load dataset </w:t>
      </w:r>
      <w:proofErr w:type="spellStart"/>
      <w:r>
        <w:rPr>
          <w:rFonts w:ascii="Times New Roman" w:eastAsia="Times New Roman" w:hAnsi="Times New Roman" w:cs="Times New Roman"/>
          <w:sz w:val="24"/>
          <w:szCs w:val="24"/>
        </w:rPr>
        <w:t>kedalam</w:t>
      </w:r>
      <w:proofErr w:type="spellEnd"/>
      <w:r>
        <w:rPr>
          <w:rFonts w:ascii="Times New Roman" w:eastAsia="Times New Roman" w:hAnsi="Times New Roman" w:cs="Times New Roman"/>
          <w:sz w:val="24"/>
          <w:szCs w:val="24"/>
        </w:rPr>
        <w:t xml:space="preserve"> Spark dan yang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format Parquet.</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506FEE53"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7CFF6"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melakukan</w:t>
            </w:r>
            <w:proofErr w:type="spellEnd"/>
            <w:r>
              <w:rPr>
                <w:rFonts w:ascii="Courier New" w:eastAsia="Courier New" w:hAnsi="Courier New" w:cs="Courier New"/>
              </w:rPr>
              <w:t xml:space="preserve"> load dataset </w:t>
            </w:r>
            <w:proofErr w:type="spellStart"/>
            <w:r>
              <w:rPr>
                <w:rFonts w:ascii="Courier New" w:eastAsia="Courier New" w:hAnsi="Courier New" w:cs="Courier New"/>
              </w:rPr>
              <w:t>menggunakan</w:t>
            </w:r>
            <w:proofErr w:type="spellEnd"/>
            <w:r>
              <w:rPr>
                <w:rFonts w:ascii="Courier New" w:eastAsia="Courier New" w:hAnsi="Courier New" w:cs="Courier New"/>
              </w:rPr>
              <w:t xml:space="preserve"> library pandas (</w:t>
            </w:r>
            <w:proofErr w:type="spellStart"/>
            <w:r>
              <w:rPr>
                <w:rFonts w:ascii="Courier New" w:eastAsia="Courier New" w:hAnsi="Courier New" w:cs="Courier New"/>
              </w:rPr>
              <w:t>dikarenakan</w:t>
            </w:r>
            <w:proofErr w:type="spellEnd"/>
            <w:r>
              <w:rPr>
                <w:rFonts w:ascii="Courier New" w:eastAsia="Courier New" w:hAnsi="Courier New" w:cs="Courier New"/>
              </w:rPr>
              <w:t xml:space="preserve"> Spark load data </w:t>
            </w:r>
            <w:proofErr w:type="spellStart"/>
            <w:r>
              <w:rPr>
                <w:rFonts w:ascii="Courier New" w:eastAsia="Courier New" w:hAnsi="Courier New" w:cs="Courier New"/>
              </w:rPr>
              <w:t>tidak</w:t>
            </w:r>
            <w:proofErr w:type="spellEnd"/>
            <w:r>
              <w:rPr>
                <w:rFonts w:ascii="Courier New" w:eastAsia="Courier New" w:hAnsi="Courier New" w:cs="Courier New"/>
              </w:rPr>
              <w:t xml:space="preserve"> </w:t>
            </w:r>
            <w:proofErr w:type="spellStart"/>
            <w:r>
              <w:rPr>
                <w:rFonts w:ascii="Courier New" w:eastAsia="Courier New" w:hAnsi="Courier New" w:cs="Courier New"/>
              </w:rPr>
              <w:t>sesuai</w:t>
            </w:r>
            <w:proofErr w:type="spellEnd"/>
            <w:r>
              <w:rPr>
                <w:rFonts w:ascii="Courier New" w:eastAsia="Courier New" w:hAnsi="Courier New" w:cs="Courier New"/>
              </w:rPr>
              <w:t>)</w:t>
            </w:r>
          </w:p>
          <w:p w14:paraId="07B1F227"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df = </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("D:/semester8/PDB/Proyek/IMDB Dataset.csv")</w:t>
            </w:r>
          </w:p>
          <w:p w14:paraId="50A37737" w14:textId="77777777" w:rsidR="00E7425B" w:rsidRDefault="00E7425B">
            <w:pPr>
              <w:spacing w:line="360" w:lineRule="auto"/>
              <w:jc w:val="both"/>
              <w:rPr>
                <w:rFonts w:ascii="Courier New" w:eastAsia="Courier New" w:hAnsi="Courier New" w:cs="Courier New"/>
              </w:rPr>
            </w:pPr>
          </w:p>
          <w:p w14:paraId="2A2169E6"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melakukan</w:t>
            </w:r>
            <w:proofErr w:type="spellEnd"/>
            <w:r>
              <w:rPr>
                <w:rFonts w:ascii="Courier New" w:eastAsia="Courier New" w:hAnsi="Courier New" w:cs="Courier New"/>
              </w:rPr>
              <w:t xml:space="preserve"> load dataset </w:t>
            </w:r>
            <w:proofErr w:type="spellStart"/>
            <w:r>
              <w:rPr>
                <w:rFonts w:ascii="Courier New" w:eastAsia="Courier New" w:hAnsi="Courier New" w:cs="Courier New"/>
              </w:rPr>
              <w:t>kedalam</w:t>
            </w:r>
            <w:proofErr w:type="spellEnd"/>
            <w:r>
              <w:rPr>
                <w:rFonts w:ascii="Courier New" w:eastAsia="Courier New" w:hAnsi="Courier New" w:cs="Courier New"/>
              </w:rPr>
              <w:t xml:space="preserve"> Spark dan </w:t>
            </w:r>
            <w:proofErr w:type="spellStart"/>
            <w:r>
              <w:rPr>
                <w:rFonts w:ascii="Courier New" w:eastAsia="Courier New" w:hAnsi="Courier New" w:cs="Courier New"/>
              </w:rPr>
              <w:t>menampilkannya</w:t>
            </w:r>
            <w:proofErr w:type="spellEnd"/>
          </w:p>
          <w:p w14:paraId="5EE86C21"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reviews = </w:t>
            </w:r>
            <w:proofErr w:type="spellStart"/>
            <w:proofErr w:type="gramStart"/>
            <w:r>
              <w:rPr>
                <w:rFonts w:ascii="Courier New" w:eastAsia="Courier New" w:hAnsi="Courier New" w:cs="Courier New"/>
              </w:rPr>
              <w:t>spark.createDataFrame</w:t>
            </w:r>
            <w:proofErr w:type="spellEnd"/>
            <w:proofErr w:type="gramEnd"/>
            <w:r>
              <w:rPr>
                <w:rFonts w:ascii="Courier New" w:eastAsia="Courier New" w:hAnsi="Courier New" w:cs="Courier New"/>
              </w:rPr>
              <w:t>(df)</w:t>
            </w:r>
          </w:p>
          <w:p w14:paraId="15890415" w14:textId="77777777" w:rsidR="00E7425B" w:rsidRDefault="00E7425B">
            <w:pPr>
              <w:spacing w:line="360" w:lineRule="auto"/>
              <w:jc w:val="both"/>
              <w:rPr>
                <w:rFonts w:ascii="Courier New" w:eastAsia="Courier New" w:hAnsi="Courier New" w:cs="Courier New"/>
              </w:rPr>
            </w:pPr>
            <w:proofErr w:type="spellStart"/>
            <w:proofErr w:type="gramStart"/>
            <w:r>
              <w:rPr>
                <w:rFonts w:ascii="Courier New" w:eastAsia="Courier New" w:hAnsi="Courier New" w:cs="Courier New"/>
              </w:rPr>
              <w:t>reviews.show</w:t>
            </w:r>
            <w:proofErr w:type="spellEnd"/>
            <w:proofErr w:type="gramEnd"/>
            <w:r>
              <w:rPr>
                <w:rFonts w:ascii="Courier New" w:eastAsia="Courier New" w:hAnsi="Courier New" w:cs="Courier New"/>
              </w:rPr>
              <w:t>(10)</w:t>
            </w:r>
          </w:p>
          <w:p w14:paraId="446E6827" w14:textId="77777777" w:rsidR="00E7425B" w:rsidRDefault="00E7425B">
            <w:pPr>
              <w:spacing w:line="360" w:lineRule="auto"/>
              <w:jc w:val="both"/>
              <w:rPr>
                <w:rFonts w:ascii="Courier New" w:eastAsia="Courier New" w:hAnsi="Courier New" w:cs="Courier New"/>
              </w:rPr>
            </w:pPr>
          </w:p>
          <w:p w14:paraId="5A9E87CB"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melakukan</w:t>
            </w:r>
            <w:proofErr w:type="spellEnd"/>
            <w:r>
              <w:rPr>
                <w:rFonts w:ascii="Courier New" w:eastAsia="Courier New" w:hAnsi="Courier New" w:cs="Courier New"/>
              </w:rPr>
              <w:t xml:space="preserve"> </w:t>
            </w:r>
            <w:proofErr w:type="spellStart"/>
            <w:r>
              <w:rPr>
                <w:rFonts w:ascii="Courier New" w:eastAsia="Courier New" w:hAnsi="Courier New" w:cs="Courier New"/>
              </w:rPr>
              <w:t>Konversi</w:t>
            </w:r>
            <w:proofErr w:type="spellEnd"/>
            <w:r>
              <w:rPr>
                <w:rFonts w:ascii="Courier New" w:eastAsia="Courier New" w:hAnsi="Courier New" w:cs="Courier New"/>
              </w:rPr>
              <w:t xml:space="preserve"> Data </w:t>
            </w:r>
            <w:proofErr w:type="spellStart"/>
            <w:r>
              <w:rPr>
                <w:rFonts w:ascii="Courier New" w:eastAsia="Courier New" w:hAnsi="Courier New" w:cs="Courier New"/>
              </w:rPr>
              <w:t>ke</w:t>
            </w:r>
            <w:proofErr w:type="spellEnd"/>
            <w:r>
              <w:rPr>
                <w:rFonts w:ascii="Courier New" w:eastAsia="Courier New" w:hAnsi="Courier New" w:cs="Courier New"/>
              </w:rPr>
              <w:t xml:space="preserve"> format Parquet</w:t>
            </w:r>
          </w:p>
          <w:p w14:paraId="0ECC589B" w14:textId="77777777" w:rsidR="00E7425B" w:rsidRDefault="00E7425B" w:rsidP="00D01E13">
            <w:pPr>
              <w:keepNext/>
              <w:spacing w:line="360" w:lineRule="auto"/>
              <w:jc w:val="both"/>
              <w:rPr>
                <w:rFonts w:ascii="Times New Roman" w:eastAsia="Times New Roman" w:hAnsi="Times New Roman" w:cs="Times New Roman"/>
                <w:sz w:val="24"/>
                <w:szCs w:val="24"/>
              </w:rPr>
            </w:pPr>
            <w:proofErr w:type="gramStart"/>
            <w:r>
              <w:rPr>
                <w:rFonts w:ascii="Courier New" w:eastAsia="Courier New" w:hAnsi="Courier New" w:cs="Courier New"/>
              </w:rPr>
              <w:t>reviews.write</w:t>
            </w:r>
            <w:proofErr w:type="gramEnd"/>
            <w:r>
              <w:rPr>
                <w:rFonts w:ascii="Courier New" w:eastAsia="Courier New" w:hAnsi="Courier New" w:cs="Courier New"/>
              </w:rPr>
              <w:t>.format("parquet").mode("overwrite").save("D:/semester8/PDB/Proyek/Data_Parquet")</w:t>
            </w:r>
          </w:p>
        </w:tc>
      </w:tr>
    </w:tbl>
    <w:p w14:paraId="7116D2F2" w14:textId="147AD893" w:rsidR="00E7425B" w:rsidRPr="00D01E13" w:rsidRDefault="00D01E13" w:rsidP="00D01E13">
      <w:pPr>
        <w:pStyle w:val="Caption"/>
        <w:jc w:val="center"/>
        <w:rPr>
          <w:rFonts w:ascii="Times New Roman" w:eastAsia="Courier New" w:hAnsi="Times New Roman" w:cs="Times New Roman"/>
          <w:color w:val="auto"/>
          <w:sz w:val="20"/>
        </w:rPr>
      </w:pPr>
      <w:bookmarkStart w:id="3094" w:name="_Toc72760971"/>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095" w:author="ITD-STU" w:date="2021-05-24T14:22:00Z">
        <w:r w:rsidR="002776A7">
          <w:rPr>
            <w:rFonts w:ascii="Times New Roman" w:hAnsi="Times New Roman" w:cs="Times New Roman"/>
            <w:color w:val="auto"/>
            <w:sz w:val="20"/>
          </w:rPr>
          <w:t>K</w:t>
        </w:r>
      </w:ins>
      <w:del w:id="3096" w:author="ITD-STU" w:date="2021-05-24T14:22:00Z">
        <w:r w:rsidRPr="00D01E13" w:rsidDel="002776A7">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r w:rsidR="00B611C7">
        <w:rPr>
          <w:rFonts w:ascii="Times New Roman" w:hAnsi="Times New Roman" w:cs="Times New Roman"/>
          <w:noProof/>
          <w:color w:val="auto"/>
          <w:sz w:val="20"/>
        </w:rPr>
        <w:t>3</w:t>
      </w:r>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r w:rsidRPr="002776A7">
        <w:rPr>
          <w:rFonts w:ascii="Times New Roman" w:hAnsi="Times New Roman" w:cs="Times New Roman"/>
          <w:i/>
          <w:color w:val="auto"/>
          <w:sz w:val="20"/>
          <w:rPrChange w:id="3097" w:author="ITD-STU" w:date="2021-05-24T14:17:00Z">
            <w:rPr>
              <w:rFonts w:ascii="Times New Roman" w:hAnsi="Times New Roman" w:cs="Times New Roman"/>
              <w:color w:val="auto"/>
              <w:sz w:val="20"/>
            </w:rPr>
          </w:rPrChange>
        </w:rPr>
        <w:t>Convert</w:t>
      </w:r>
      <w:r w:rsidRPr="00D01E13">
        <w:rPr>
          <w:rFonts w:ascii="Times New Roman" w:hAnsi="Times New Roman" w:cs="Times New Roman"/>
          <w:color w:val="auto"/>
          <w:sz w:val="20"/>
        </w:rPr>
        <w:t xml:space="preserve"> dan </w:t>
      </w:r>
      <w:r w:rsidRPr="002776A7">
        <w:rPr>
          <w:rFonts w:ascii="Times New Roman" w:hAnsi="Times New Roman" w:cs="Times New Roman"/>
          <w:i/>
          <w:color w:val="auto"/>
          <w:sz w:val="20"/>
          <w:rPrChange w:id="3098" w:author="ITD-STU" w:date="2021-05-24T14:17:00Z">
            <w:rPr>
              <w:rFonts w:ascii="Times New Roman" w:hAnsi="Times New Roman" w:cs="Times New Roman"/>
              <w:color w:val="auto"/>
              <w:sz w:val="20"/>
            </w:rPr>
          </w:rPrChange>
        </w:rPr>
        <w:t>Load Dataset</w:t>
      </w:r>
      <w:bookmarkEnd w:id="3094"/>
    </w:p>
    <w:p w14:paraId="13A7843B"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kedalam</w:t>
      </w:r>
      <w:proofErr w:type="spellEnd"/>
      <w:r>
        <w:rPr>
          <w:rFonts w:ascii="Times New Roman" w:eastAsia="Times New Roman" w:hAnsi="Times New Roman" w:cs="Times New Roman"/>
          <w:sz w:val="24"/>
          <w:szCs w:val="24"/>
        </w:rPr>
        <w:t xml:space="preserve"> format Parquet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spark.read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load </w:t>
      </w:r>
      <w:r>
        <w:rPr>
          <w:rFonts w:ascii="Times New Roman" w:eastAsia="Times New Roman" w:hAnsi="Times New Roman" w:cs="Times New Roman"/>
          <w:sz w:val="24"/>
          <w:szCs w:val="24"/>
        </w:rPr>
        <w:t xml:space="preserve">data parquet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3A658EBB"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877B8" w14:textId="77777777" w:rsidR="00E7425B" w:rsidRDefault="00E7425B" w:rsidP="00D01E13">
            <w:pPr>
              <w:keepNext/>
              <w:spacing w:line="360" w:lineRule="auto"/>
              <w:jc w:val="both"/>
              <w:rPr>
                <w:rFonts w:ascii="Times New Roman" w:eastAsia="Times New Roman" w:hAnsi="Times New Roman" w:cs="Times New Roman"/>
                <w:sz w:val="24"/>
                <w:szCs w:val="24"/>
              </w:rPr>
            </w:pPr>
            <w:r>
              <w:rPr>
                <w:rFonts w:ascii="Courier New" w:eastAsia="Courier New" w:hAnsi="Courier New" w:cs="Courier New"/>
              </w:rPr>
              <w:t>data_parq=</w:t>
            </w:r>
            <w:proofErr w:type="gramStart"/>
            <w:r>
              <w:rPr>
                <w:rFonts w:ascii="Courier New" w:eastAsia="Courier New" w:hAnsi="Courier New" w:cs="Courier New"/>
              </w:rPr>
              <w:t>spark.read</w:t>
            </w:r>
            <w:proofErr w:type="gramEnd"/>
            <w:r>
              <w:rPr>
                <w:rFonts w:ascii="Courier New" w:eastAsia="Courier New" w:hAnsi="Courier New" w:cs="Courier New"/>
              </w:rPr>
              <w:t>.format("parquet").load("D:/semester8/PDB/Proyek/Data_Parquet")</w:t>
            </w:r>
          </w:p>
        </w:tc>
      </w:tr>
    </w:tbl>
    <w:p w14:paraId="6521814F" w14:textId="47D341B7" w:rsidR="00D01E13" w:rsidRPr="00D01E13" w:rsidRDefault="00D01E13" w:rsidP="00D01E13">
      <w:pPr>
        <w:pStyle w:val="Caption"/>
        <w:jc w:val="center"/>
        <w:rPr>
          <w:rFonts w:ascii="Times New Roman" w:hAnsi="Times New Roman" w:cs="Times New Roman"/>
          <w:color w:val="auto"/>
          <w:sz w:val="20"/>
        </w:rPr>
      </w:pPr>
      <w:bookmarkStart w:id="3099" w:name="_wl4bdrb7mtsh"/>
      <w:bookmarkStart w:id="3100" w:name="_Toc72760972"/>
      <w:bookmarkEnd w:id="3099"/>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101" w:author="ITD-STU" w:date="2021-05-24T14:22:00Z">
        <w:r w:rsidR="002776A7">
          <w:rPr>
            <w:rFonts w:ascii="Times New Roman" w:hAnsi="Times New Roman" w:cs="Times New Roman"/>
            <w:color w:val="auto"/>
            <w:sz w:val="20"/>
          </w:rPr>
          <w:t>K</w:t>
        </w:r>
      </w:ins>
      <w:del w:id="3102" w:author="ITD-STU" w:date="2021-05-24T14:22:00Z">
        <w:r w:rsidRPr="00D01E13" w:rsidDel="002776A7">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r w:rsidR="00B611C7">
        <w:rPr>
          <w:rFonts w:ascii="Times New Roman" w:hAnsi="Times New Roman" w:cs="Times New Roman"/>
          <w:noProof/>
          <w:color w:val="auto"/>
          <w:sz w:val="20"/>
        </w:rPr>
        <w:t>4</w:t>
      </w:r>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Fungsi</w:t>
      </w:r>
      <w:proofErr w:type="spellEnd"/>
      <w:r w:rsidRPr="00D01E13">
        <w:rPr>
          <w:rFonts w:ascii="Times New Roman" w:hAnsi="Times New Roman" w:cs="Times New Roman"/>
          <w:color w:val="auto"/>
          <w:sz w:val="20"/>
        </w:rPr>
        <w:t xml:space="preserve"> </w:t>
      </w:r>
      <w:proofErr w:type="spellStart"/>
      <w:proofErr w:type="gramStart"/>
      <w:r w:rsidRPr="00D01E13">
        <w:rPr>
          <w:rFonts w:ascii="Times New Roman" w:hAnsi="Times New Roman" w:cs="Times New Roman"/>
          <w:color w:val="auto"/>
          <w:sz w:val="20"/>
        </w:rPr>
        <w:t>spark.read</w:t>
      </w:r>
      <w:bookmarkEnd w:id="3100"/>
      <w:proofErr w:type="spellEnd"/>
      <w:proofErr w:type="gramEnd"/>
    </w:p>
    <w:p w14:paraId="516AAAAF" w14:textId="77777777" w:rsidR="001860CA" w:rsidRPr="001860CA" w:rsidRDefault="00E7425B" w:rsidP="001860CA">
      <w:pPr>
        <w:pStyle w:val="Heading2"/>
        <w:numPr>
          <w:ilvl w:val="1"/>
          <w:numId w:val="3"/>
        </w:numPr>
        <w:spacing w:line="360" w:lineRule="auto"/>
        <w:ind w:left="360"/>
        <w:jc w:val="both"/>
        <w:rPr>
          <w:rFonts w:ascii="Times New Roman" w:eastAsia="Times New Roman" w:hAnsi="Times New Roman" w:cs="Times New Roman"/>
          <w:color w:val="auto"/>
          <w:sz w:val="24"/>
          <w:szCs w:val="24"/>
        </w:rPr>
      </w:pPr>
      <w:bookmarkStart w:id="3103" w:name="_Toc72763206"/>
      <w:proofErr w:type="spellStart"/>
      <w:r w:rsidRPr="001860CA">
        <w:rPr>
          <w:rFonts w:ascii="Times New Roman" w:hAnsi="Times New Roman" w:cs="Times New Roman"/>
          <w:color w:val="auto"/>
          <w:sz w:val="24"/>
          <w:szCs w:val="24"/>
        </w:rPr>
        <w:t>Implementasi</w:t>
      </w:r>
      <w:proofErr w:type="spellEnd"/>
      <w:r w:rsidRPr="001860CA">
        <w:rPr>
          <w:rFonts w:ascii="Times New Roman" w:hAnsi="Times New Roman" w:cs="Times New Roman"/>
          <w:color w:val="auto"/>
          <w:sz w:val="24"/>
          <w:szCs w:val="24"/>
        </w:rPr>
        <w:t xml:space="preserve"> Exploratory Data</w:t>
      </w:r>
      <w:bookmarkEnd w:id="3103"/>
    </w:p>
    <w:p w14:paraId="09026C50" w14:textId="77777777" w:rsidR="002776A7" w:rsidRDefault="002776A7">
      <w:pPr>
        <w:pStyle w:val="NormalWeb"/>
        <w:spacing w:before="0" w:beforeAutospacing="0" w:after="0" w:afterAutospacing="0" w:line="360" w:lineRule="auto"/>
        <w:jc w:val="both"/>
        <w:rPr>
          <w:ins w:id="3104" w:author="ITD-STU" w:date="2021-05-24T14:18:00Z"/>
        </w:rPr>
        <w:pPrChange w:id="3105" w:author="ITD-STU" w:date="2021-05-24T14:18:00Z">
          <w:pPr>
            <w:pStyle w:val="NormalWeb"/>
            <w:numPr>
              <w:numId w:val="3"/>
            </w:numPr>
            <w:spacing w:before="0" w:beforeAutospacing="0" w:after="0" w:afterAutospacing="0"/>
            <w:ind w:left="1080" w:hanging="720"/>
            <w:jc w:val="both"/>
          </w:pPr>
        </w:pPrChange>
      </w:pPr>
      <w:ins w:id="3106" w:author="ITD-STU" w:date="2021-05-24T14:17:00Z">
        <w:r w:rsidRPr="002776A7">
          <w:rPr>
            <w:rPrChange w:id="3107" w:author="ITD-STU" w:date="2021-05-24T14:17:00Z">
              <w:rPr>
                <w:color w:val="FF0000"/>
              </w:rPr>
            </w:rPrChange>
          </w:rPr>
          <w:t xml:space="preserve">Pada </w:t>
        </w:r>
        <w:proofErr w:type="spellStart"/>
        <w:r w:rsidRPr="002776A7">
          <w:rPr>
            <w:rPrChange w:id="3108" w:author="ITD-STU" w:date="2021-05-24T14:17:00Z">
              <w:rPr>
                <w:color w:val="FF0000"/>
              </w:rPr>
            </w:rPrChange>
          </w:rPr>
          <w:t>tahap</w:t>
        </w:r>
        <w:proofErr w:type="spellEnd"/>
        <w:r w:rsidRPr="002776A7">
          <w:rPr>
            <w:rPrChange w:id="3109" w:author="ITD-STU" w:date="2021-05-24T14:17:00Z">
              <w:rPr>
                <w:color w:val="FF0000"/>
              </w:rPr>
            </w:rPrChange>
          </w:rPr>
          <w:t xml:space="preserve"> </w:t>
        </w:r>
        <w:proofErr w:type="spellStart"/>
        <w:r w:rsidRPr="002776A7">
          <w:rPr>
            <w:rPrChange w:id="3110" w:author="ITD-STU" w:date="2021-05-24T14:17:00Z">
              <w:rPr>
                <w:color w:val="FF0000"/>
              </w:rPr>
            </w:rPrChange>
          </w:rPr>
          <w:t>ini</w:t>
        </w:r>
        <w:proofErr w:type="spellEnd"/>
        <w:r w:rsidRPr="002776A7">
          <w:rPr>
            <w:rPrChange w:id="3111" w:author="ITD-STU" w:date="2021-05-24T14:17:00Z">
              <w:rPr>
                <w:color w:val="FF0000"/>
              </w:rPr>
            </w:rPrChange>
          </w:rPr>
          <w:t xml:space="preserve"> </w:t>
        </w:r>
        <w:proofErr w:type="spellStart"/>
        <w:r w:rsidRPr="002776A7">
          <w:rPr>
            <w:rPrChange w:id="3112" w:author="ITD-STU" w:date="2021-05-24T14:17:00Z">
              <w:rPr>
                <w:color w:val="FF0000"/>
              </w:rPr>
            </w:rPrChange>
          </w:rPr>
          <w:t>akan</w:t>
        </w:r>
        <w:proofErr w:type="spellEnd"/>
        <w:r w:rsidRPr="002776A7">
          <w:rPr>
            <w:rPrChange w:id="3113" w:author="ITD-STU" w:date="2021-05-24T14:17:00Z">
              <w:rPr>
                <w:color w:val="FF0000"/>
              </w:rPr>
            </w:rPrChange>
          </w:rPr>
          <w:t xml:space="preserve"> </w:t>
        </w:r>
        <w:proofErr w:type="spellStart"/>
        <w:r w:rsidRPr="002776A7">
          <w:rPr>
            <w:rPrChange w:id="3114" w:author="ITD-STU" w:date="2021-05-24T14:17:00Z">
              <w:rPr>
                <w:color w:val="FF0000"/>
              </w:rPr>
            </w:rPrChange>
          </w:rPr>
          <w:t>dilakukan</w:t>
        </w:r>
        <w:proofErr w:type="spellEnd"/>
        <w:r w:rsidRPr="002776A7">
          <w:rPr>
            <w:rPrChange w:id="3115" w:author="ITD-STU" w:date="2021-05-24T14:17:00Z">
              <w:rPr>
                <w:color w:val="FF0000"/>
              </w:rPr>
            </w:rPrChange>
          </w:rPr>
          <w:t xml:space="preserve"> </w:t>
        </w:r>
        <w:r w:rsidRPr="002776A7">
          <w:rPr>
            <w:i/>
            <w:iCs/>
            <w:rPrChange w:id="3116" w:author="ITD-STU" w:date="2021-05-24T14:17:00Z">
              <w:rPr>
                <w:i/>
                <w:iCs/>
                <w:color w:val="FF0000"/>
              </w:rPr>
            </w:rPrChange>
          </w:rPr>
          <w:t xml:space="preserve">exploratory data </w:t>
        </w:r>
        <w:proofErr w:type="spellStart"/>
        <w:r w:rsidRPr="002776A7">
          <w:rPr>
            <w:rPrChange w:id="3117" w:author="ITD-STU" w:date="2021-05-24T14:17:00Z">
              <w:rPr>
                <w:color w:val="FF0000"/>
              </w:rPr>
            </w:rPrChange>
          </w:rPr>
          <w:t>untuk</w:t>
        </w:r>
        <w:proofErr w:type="spellEnd"/>
        <w:r w:rsidRPr="002776A7">
          <w:rPr>
            <w:rPrChange w:id="3118" w:author="ITD-STU" w:date="2021-05-24T14:17:00Z">
              <w:rPr>
                <w:color w:val="FF0000"/>
              </w:rPr>
            </w:rPrChange>
          </w:rPr>
          <w:t xml:space="preserve"> </w:t>
        </w:r>
        <w:proofErr w:type="spellStart"/>
        <w:r w:rsidRPr="002776A7">
          <w:rPr>
            <w:rPrChange w:id="3119" w:author="ITD-STU" w:date="2021-05-24T14:17:00Z">
              <w:rPr>
                <w:color w:val="FF0000"/>
              </w:rPr>
            </w:rPrChange>
          </w:rPr>
          <w:t>lebih</w:t>
        </w:r>
        <w:proofErr w:type="spellEnd"/>
        <w:r w:rsidRPr="002776A7">
          <w:rPr>
            <w:rPrChange w:id="3120" w:author="ITD-STU" w:date="2021-05-24T14:17:00Z">
              <w:rPr>
                <w:color w:val="FF0000"/>
              </w:rPr>
            </w:rPrChange>
          </w:rPr>
          <w:t xml:space="preserve"> </w:t>
        </w:r>
        <w:proofErr w:type="spellStart"/>
        <w:r w:rsidRPr="002776A7">
          <w:rPr>
            <w:rPrChange w:id="3121" w:author="ITD-STU" w:date="2021-05-24T14:17:00Z">
              <w:rPr>
                <w:color w:val="FF0000"/>
              </w:rPr>
            </w:rPrChange>
          </w:rPr>
          <w:t>memahami</w:t>
        </w:r>
        <w:proofErr w:type="spellEnd"/>
        <w:r w:rsidRPr="002776A7">
          <w:rPr>
            <w:rPrChange w:id="3122" w:author="ITD-STU" w:date="2021-05-24T14:17:00Z">
              <w:rPr>
                <w:color w:val="FF0000"/>
              </w:rPr>
            </w:rPrChange>
          </w:rPr>
          <w:t xml:space="preserve"> </w:t>
        </w:r>
        <w:proofErr w:type="spellStart"/>
        <w:r w:rsidRPr="002776A7">
          <w:rPr>
            <w:rPrChange w:id="3123" w:author="ITD-STU" w:date="2021-05-24T14:17:00Z">
              <w:rPr>
                <w:color w:val="FF0000"/>
              </w:rPr>
            </w:rPrChange>
          </w:rPr>
          <w:t>isi</w:t>
        </w:r>
        <w:proofErr w:type="spellEnd"/>
        <w:r w:rsidRPr="002776A7">
          <w:rPr>
            <w:rPrChange w:id="3124" w:author="ITD-STU" w:date="2021-05-24T14:17:00Z">
              <w:rPr>
                <w:color w:val="FF0000"/>
              </w:rPr>
            </w:rPrChange>
          </w:rPr>
          <w:t xml:space="preserve"> data yang </w:t>
        </w:r>
        <w:proofErr w:type="spellStart"/>
        <w:r w:rsidRPr="002776A7">
          <w:rPr>
            <w:rPrChange w:id="3125" w:author="ITD-STU" w:date="2021-05-24T14:17:00Z">
              <w:rPr>
                <w:color w:val="FF0000"/>
              </w:rPr>
            </w:rPrChange>
          </w:rPr>
          <w:t>akan</w:t>
        </w:r>
        <w:proofErr w:type="spellEnd"/>
        <w:r w:rsidRPr="002776A7">
          <w:rPr>
            <w:rPrChange w:id="3126" w:author="ITD-STU" w:date="2021-05-24T14:17:00Z">
              <w:rPr>
                <w:color w:val="FF0000"/>
              </w:rPr>
            </w:rPrChange>
          </w:rPr>
          <w:t xml:space="preserve"> </w:t>
        </w:r>
        <w:proofErr w:type="spellStart"/>
        <w:r w:rsidRPr="002776A7">
          <w:rPr>
            <w:rPrChange w:id="3127" w:author="ITD-STU" w:date="2021-05-24T14:17:00Z">
              <w:rPr>
                <w:color w:val="FF0000"/>
              </w:rPr>
            </w:rPrChange>
          </w:rPr>
          <w:t>digunakan</w:t>
        </w:r>
        <w:proofErr w:type="spellEnd"/>
        <w:r w:rsidRPr="002776A7">
          <w:rPr>
            <w:rPrChange w:id="3128" w:author="ITD-STU" w:date="2021-05-24T14:17:00Z">
              <w:rPr>
                <w:color w:val="FF0000"/>
              </w:rPr>
            </w:rPrChange>
          </w:rPr>
          <w:t xml:space="preserve">. Adapun </w:t>
        </w:r>
        <w:proofErr w:type="spellStart"/>
        <w:r w:rsidRPr="002776A7">
          <w:rPr>
            <w:rPrChange w:id="3129" w:author="ITD-STU" w:date="2021-05-24T14:17:00Z">
              <w:rPr>
                <w:color w:val="FF0000"/>
              </w:rPr>
            </w:rPrChange>
          </w:rPr>
          <w:t>potongan</w:t>
        </w:r>
        <w:proofErr w:type="spellEnd"/>
        <w:r w:rsidRPr="002776A7">
          <w:rPr>
            <w:rPrChange w:id="3130" w:author="ITD-STU" w:date="2021-05-24T14:17:00Z">
              <w:rPr>
                <w:color w:val="FF0000"/>
              </w:rPr>
            </w:rPrChange>
          </w:rPr>
          <w:t xml:space="preserve"> program </w:t>
        </w:r>
        <w:r w:rsidRPr="002776A7">
          <w:rPr>
            <w:i/>
            <w:iCs/>
            <w:rPrChange w:id="3131" w:author="ITD-STU" w:date="2021-05-24T14:17:00Z">
              <w:rPr>
                <w:i/>
                <w:iCs/>
                <w:color w:val="FF0000"/>
              </w:rPr>
            </w:rPrChange>
          </w:rPr>
          <w:t xml:space="preserve">code </w:t>
        </w:r>
        <w:r w:rsidRPr="002776A7">
          <w:rPr>
            <w:rPrChange w:id="3132" w:author="ITD-STU" w:date="2021-05-24T14:17:00Z">
              <w:rPr>
                <w:color w:val="FF0000"/>
              </w:rPr>
            </w:rPrChange>
          </w:rPr>
          <w:t xml:space="preserve">yang </w:t>
        </w:r>
        <w:proofErr w:type="spellStart"/>
        <w:r w:rsidRPr="002776A7">
          <w:rPr>
            <w:rPrChange w:id="3133" w:author="ITD-STU" w:date="2021-05-24T14:17:00Z">
              <w:rPr>
                <w:color w:val="FF0000"/>
              </w:rPr>
            </w:rPrChange>
          </w:rPr>
          <w:t>dapat</w:t>
        </w:r>
        <w:proofErr w:type="spellEnd"/>
        <w:r w:rsidRPr="002776A7">
          <w:rPr>
            <w:rPrChange w:id="3134" w:author="ITD-STU" w:date="2021-05-24T14:17:00Z">
              <w:rPr>
                <w:color w:val="FF0000"/>
              </w:rPr>
            </w:rPrChange>
          </w:rPr>
          <w:t xml:space="preserve"> </w:t>
        </w:r>
        <w:proofErr w:type="spellStart"/>
        <w:r w:rsidRPr="002776A7">
          <w:rPr>
            <w:rPrChange w:id="3135" w:author="ITD-STU" w:date="2021-05-24T14:17:00Z">
              <w:rPr>
                <w:color w:val="FF0000"/>
              </w:rPr>
            </w:rPrChange>
          </w:rPr>
          <w:t>digunakan</w:t>
        </w:r>
        <w:proofErr w:type="spellEnd"/>
        <w:r w:rsidRPr="002776A7">
          <w:rPr>
            <w:rPrChange w:id="3136" w:author="ITD-STU" w:date="2021-05-24T14:17:00Z">
              <w:rPr>
                <w:color w:val="FF0000"/>
              </w:rPr>
            </w:rPrChange>
          </w:rPr>
          <w:t xml:space="preserve"> </w:t>
        </w:r>
        <w:proofErr w:type="spellStart"/>
        <w:r w:rsidRPr="002776A7">
          <w:rPr>
            <w:rPrChange w:id="3137" w:author="ITD-STU" w:date="2021-05-24T14:17:00Z">
              <w:rPr>
                <w:color w:val="FF0000"/>
              </w:rPr>
            </w:rPrChange>
          </w:rPr>
          <w:t>untuk</w:t>
        </w:r>
        <w:proofErr w:type="spellEnd"/>
        <w:r w:rsidRPr="002776A7">
          <w:rPr>
            <w:rPrChange w:id="3138" w:author="ITD-STU" w:date="2021-05-24T14:17:00Z">
              <w:rPr>
                <w:color w:val="FF0000"/>
              </w:rPr>
            </w:rPrChange>
          </w:rPr>
          <w:t xml:space="preserve"> </w:t>
        </w:r>
        <w:proofErr w:type="spellStart"/>
        <w:r w:rsidRPr="002776A7">
          <w:rPr>
            <w:rPrChange w:id="3139" w:author="ITD-STU" w:date="2021-05-24T14:17:00Z">
              <w:rPr>
                <w:color w:val="FF0000"/>
              </w:rPr>
            </w:rPrChange>
          </w:rPr>
          <w:t>menampilkan</w:t>
        </w:r>
        <w:proofErr w:type="spellEnd"/>
        <w:r w:rsidRPr="002776A7">
          <w:rPr>
            <w:rPrChange w:id="3140" w:author="ITD-STU" w:date="2021-05-24T14:17:00Z">
              <w:rPr>
                <w:color w:val="FF0000"/>
              </w:rPr>
            </w:rPrChange>
          </w:rPr>
          <w:t xml:space="preserve"> </w:t>
        </w:r>
        <w:proofErr w:type="spellStart"/>
        <w:r w:rsidRPr="002776A7">
          <w:rPr>
            <w:rPrChange w:id="3141" w:author="ITD-STU" w:date="2021-05-24T14:17:00Z">
              <w:rPr>
                <w:color w:val="FF0000"/>
              </w:rPr>
            </w:rPrChange>
          </w:rPr>
          <w:t>informasi</w:t>
        </w:r>
        <w:proofErr w:type="spellEnd"/>
        <w:r w:rsidRPr="002776A7">
          <w:rPr>
            <w:rPrChange w:id="3142" w:author="ITD-STU" w:date="2021-05-24T14:17:00Z">
              <w:rPr>
                <w:color w:val="FF0000"/>
              </w:rPr>
            </w:rPrChange>
          </w:rPr>
          <w:t xml:space="preserve"> </w:t>
        </w:r>
        <w:r w:rsidRPr="002776A7">
          <w:rPr>
            <w:rPrChange w:id="3143" w:author="ITD-STU" w:date="2021-05-24T14:17:00Z">
              <w:rPr>
                <w:color w:val="FF0000"/>
              </w:rPr>
            </w:rPrChange>
          </w:rPr>
          <w:lastRenderedPageBreak/>
          <w:t xml:space="preserve">data pada </w:t>
        </w:r>
        <w:proofErr w:type="spellStart"/>
        <w:r w:rsidRPr="002776A7">
          <w:rPr>
            <w:rPrChange w:id="3144" w:author="ITD-STU" w:date="2021-05-24T14:17:00Z">
              <w:rPr>
                <w:color w:val="FF0000"/>
              </w:rPr>
            </w:rPrChange>
          </w:rPr>
          <w:t>tahapan</w:t>
        </w:r>
        <w:proofErr w:type="spellEnd"/>
        <w:r w:rsidRPr="002776A7">
          <w:rPr>
            <w:rPrChange w:id="3145" w:author="ITD-STU" w:date="2021-05-24T14:17:00Z">
              <w:rPr>
                <w:color w:val="FF0000"/>
              </w:rPr>
            </w:rPrChange>
          </w:rPr>
          <w:t xml:space="preserve"> </w:t>
        </w:r>
        <w:proofErr w:type="spellStart"/>
        <w:r w:rsidRPr="002776A7">
          <w:rPr>
            <w:rPrChange w:id="3146" w:author="ITD-STU" w:date="2021-05-24T14:17:00Z">
              <w:rPr>
                <w:color w:val="FF0000"/>
              </w:rPr>
            </w:rPrChange>
          </w:rPr>
          <w:t>implementasi</w:t>
        </w:r>
        <w:proofErr w:type="spellEnd"/>
        <w:r w:rsidRPr="002776A7">
          <w:rPr>
            <w:rPrChange w:id="3147" w:author="ITD-STU" w:date="2021-05-24T14:17:00Z">
              <w:rPr>
                <w:color w:val="FF0000"/>
              </w:rPr>
            </w:rPrChange>
          </w:rPr>
          <w:t xml:space="preserve"> </w:t>
        </w:r>
        <w:proofErr w:type="spellStart"/>
        <w:r w:rsidRPr="002776A7">
          <w:rPr>
            <w:rPrChange w:id="3148" w:author="ITD-STU" w:date="2021-05-24T14:17:00Z">
              <w:rPr>
                <w:color w:val="FF0000"/>
              </w:rPr>
            </w:rPrChange>
          </w:rPr>
          <w:t>sebagai</w:t>
        </w:r>
        <w:proofErr w:type="spellEnd"/>
        <w:r w:rsidRPr="002776A7">
          <w:rPr>
            <w:rPrChange w:id="3149" w:author="ITD-STU" w:date="2021-05-24T14:17:00Z">
              <w:rPr>
                <w:color w:val="FF0000"/>
              </w:rPr>
            </w:rPrChange>
          </w:rPr>
          <w:t xml:space="preserve"> </w:t>
        </w:r>
        <w:proofErr w:type="spellStart"/>
        <w:r w:rsidRPr="002776A7">
          <w:rPr>
            <w:rPrChange w:id="3150" w:author="ITD-STU" w:date="2021-05-24T14:17:00Z">
              <w:rPr>
                <w:color w:val="FF0000"/>
              </w:rPr>
            </w:rPrChange>
          </w:rPr>
          <w:t>berikut</w:t>
        </w:r>
        <w:proofErr w:type="spellEnd"/>
        <w:r w:rsidRPr="002776A7">
          <w:rPr>
            <w:rPrChange w:id="3151" w:author="ITD-STU" w:date="2021-05-24T14:17:00Z">
              <w:rPr>
                <w:color w:val="FF0000"/>
              </w:rPr>
            </w:rPrChange>
          </w:rPr>
          <w:t xml:space="preserve">. Pada </w:t>
        </w:r>
        <w:proofErr w:type="spellStart"/>
        <w:r w:rsidRPr="002776A7">
          <w:rPr>
            <w:rPrChange w:id="3152" w:author="ITD-STU" w:date="2021-05-24T14:17:00Z">
              <w:rPr>
                <w:color w:val="FF0000"/>
              </w:rPr>
            </w:rPrChange>
          </w:rPr>
          <w:t>potongan</w:t>
        </w:r>
        <w:proofErr w:type="spellEnd"/>
        <w:r w:rsidRPr="002776A7">
          <w:rPr>
            <w:rPrChange w:id="3153" w:author="ITD-STU" w:date="2021-05-24T14:17:00Z">
              <w:rPr>
                <w:color w:val="FF0000"/>
              </w:rPr>
            </w:rPrChange>
          </w:rPr>
          <w:t xml:space="preserve"> </w:t>
        </w:r>
        <w:proofErr w:type="spellStart"/>
        <w:r w:rsidRPr="002776A7">
          <w:rPr>
            <w:rPrChange w:id="3154" w:author="ITD-STU" w:date="2021-05-24T14:17:00Z">
              <w:rPr>
                <w:color w:val="FF0000"/>
              </w:rPr>
            </w:rPrChange>
          </w:rPr>
          <w:t>kode</w:t>
        </w:r>
        <w:proofErr w:type="spellEnd"/>
        <w:r w:rsidRPr="002776A7">
          <w:rPr>
            <w:rPrChange w:id="3155" w:author="ITD-STU" w:date="2021-05-24T14:17:00Z">
              <w:rPr>
                <w:color w:val="FF0000"/>
              </w:rPr>
            </w:rPrChange>
          </w:rPr>
          <w:t xml:space="preserve"> program di </w:t>
        </w:r>
        <w:proofErr w:type="spellStart"/>
        <w:r w:rsidRPr="002776A7">
          <w:rPr>
            <w:rPrChange w:id="3156" w:author="ITD-STU" w:date="2021-05-24T14:17:00Z">
              <w:rPr>
                <w:color w:val="FF0000"/>
              </w:rPr>
            </w:rPrChange>
          </w:rPr>
          <w:t>bawah</w:t>
        </w:r>
        <w:proofErr w:type="spellEnd"/>
        <w:r w:rsidRPr="002776A7">
          <w:rPr>
            <w:rPrChange w:id="3157" w:author="ITD-STU" w:date="2021-05-24T14:17:00Z">
              <w:rPr>
                <w:color w:val="FF0000"/>
              </w:rPr>
            </w:rPrChange>
          </w:rPr>
          <w:t xml:space="preserve"> </w:t>
        </w:r>
        <w:proofErr w:type="spellStart"/>
        <w:r w:rsidRPr="002776A7">
          <w:rPr>
            <w:rPrChange w:id="3158" w:author="ITD-STU" w:date="2021-05-24T14:17:00Z">
              <w:rPr>
                <w:color w:val="FF0000"/>
              </w:rPr>
            </w:rPrChange>
          </w:rPr>
          <w:t>ini</w:t>
        </w:r>
        <w:proofErr w:type="spellEnd"/>
        <w:r w:rsidRPr="002776A7">
          <w:rPr>
            <w:rPrChange w:id="3159" w:author="ITD-STU" w:date="2021-05-24T14:17:00Z">
              <w:rPr>
                <w:color w:val="FF0000"/>
              </w:rPr>
            </w:rPrChange>
          </w:rPr>
          <w:t xml:space="preserve"> </w:t>
        </w:r>
        <w:proofErr w:type="spellStart"/>
        <w:r w:rsidRPr="002776A7">
          <w:rPr>
            <w:rPrChange w:id="3160" w:author="ITD-STU" w:date="2021-05-24T14:17:00Z">
              <w:rPr>
                <w:color w:val="FF0000"/>
              </w:rPr>
            </w:rPrChange>
          </w:rPr>
          <w:t>akan</w:t>
        </w:r>
        <w:proofErr w:type="spellEnd"/>
        <w:r w:rsidRPr="002776A7">
          <w:rPr>
            <w:rPrChange w:id="3161" w:author="ITD-STU" w:date="2021-05-24T14:17:00Z">
              <w:rPr>
                <w:color w:val="FF0000"/>
              </w:rPr>
            </w:rPrChange>
          </w:rPr>
          <w:t xml:space="preserve"> </w:t>
        </w:r>
        <w:proofErr w:type="spellStart"/>
        <w:r w:rsidRPr="002776A7">
          <w:rPr>
            <w:rPrChange w:id="3162" w:author="ITD-STU" w:date="2021-05-24T14:17:00Z">
              <w:rPr>
                <w:color w:val="FF0000"/>
              </w:rPr>
            </w:rPrChange>
          </w:rPr>
          <w:t>menampilkan</w:t>
        </w:r>
        <w:proofErr w:type="spellEnd"/>
        <w:r w:rsidRPr="002776A7">
          <w:rPr>
            <w:rPrChange w:id="3163" w:author="ITD-STU" w:date="2021-05-24T14:17:00Z">
              <w:rPr>
                <w:color w:val="FF0000"/>
              </w:rPr>
            </w:rPrChange>
          </w:rPr>
          <w:t xml:space="preserve"> </w:t>
        </w:r>
        <w:proofErr w:type="spellStart"/>
        <w:r w:rsidRPr="002776A7">
          <w:rPr>
            <w:rPrChange w:id="3164" w:author="ITD-STU" w:date="2021-05-24T14:17:00Z">
              <w:rPr>
                <w:color w:val="FF0000"/>
              </w:rPr>
            </w:rPrChange>
          </w:rPr>
          <w:t>deskripsi</w:t>
        </w:r>
        <w:proofErr w:type="spellEnd"/>
        <w:r w:rsidRPr="002776A7">
          <w:rPr>
            <w:rPrChange w:id="3165" w:author="ITD-STU" w:date="2021-05-24T14:17:00Z">
              <w:rPr>
                <w:color w:val="FF0000"/>
              </w:rPr>
            </w:rPrChange>
          </w:rPr>
          <w:t xml:space="preserve"> </w:t>
        </w:r>
        <w:proofErr w:type="spellStart"/>
        <w:r w:rsidRPr="002776A7">
          <w:rPr>
            <w:rPrChange w:id="3166" w:author="ITD-STU" w:date="2021-05-24T14:17:00Z">
              <w:rPr>
                <w:color w:val="FF0000"/>
              </w:rPr>
            </w:rPrChange>
          </w:rPr>
          <w:t>dari</w:t>
        </w:r>
        <w:proofErr w:type="spellEnd"/>
        <w:r w:rsidRPr="002776A7">
          <w:rPr>
            <w:rPrChange w:id="3167" w:author="ITD-STU" w:date="2021-05-24T14:17:00Z">
              <w:rPr>
                <w:color w:val="FF0000"/>
              </w:rPr>
            </w:rPrChange>
          </w:rPr>
          <w:t xml:space="preserve"> </w:t>
        </w:r>
        <w:r w:rsidRPr="002776A7">
          <w:rPr>
            <w:i/>
            <w:rPrChange w:id="3168" w:author="ITD-STU" w:date="2021-05-24T14:18:00Z">
              <w:rPr>
                <w:color w:val="FF0000"/>
              </w:rPr>
            </w:rPrChange>
          </w:rPr>
          <w:t>dataset</w:t>
        </w:r>
        <w:r w:rsidRPr="002776A7">
          <w:rPr>
            <w:rPrChange w:id="3169" w:author="ITD-STU" w:date="2021-05-24T14:17:00Z">
              <w:rPr>
                <w:color w:val="FF0000"/>
              </w:rPr>
            </w:rPrChange>
          </w:rPr>
          <w:t xml:space="preserve"> yang </w:t>
        </w:r>
        <w:proofErr w:type="spellStart"/>
        <w:r w:rsidRPr="002776A7">
          <w:rPr>
            <w:rPrChange w:id="3170" w:author="ITD-STU" w:date="2021-05-24T14:17:00Z">
              <w:rPr>
                <w:color w:val="FF0000"/>
              </w:rPr>
            </w:rPrChange>
          </w:rPr>
          <w:t>dimiliki</w:t>
        </w:r>
        <w:proofErr w:type="spellEnd"/>
        <w:r w:rsidRPr="002776A7">
          <w:rPr>
            <w:rPrChange w:id="3171" w:author="ITD-STU" w:date="2021-05-24T14:17:00Z">
              <w:rPr>
                <w:color w:val="FF0000"/>
              </w:rPr>
            </w:rPrChange>
          </w:rPr>
          <w:t>.</w:t>
        </w:r>
      </w:ins>
    </w:p>
    <w:tbl>
      <w:tblPr>
        <w:tblStyle w:val="TableGrid"/>
        <w:tblW w:w="8820" w:type="dxa"/>
        <w:tblInd w:w="198" w:type="dxa"/>
        <w:tblLook w:val="04A0" w:firstRow="1" w:lastRow="0" w:firstColumn="1" w:lastColumn="0" w:noHBand="0" w:noVBand="1"/>
        <w:tblPrChange w:id="3172" w:author="ITD-STU" w:date="2021-05-24T14:19:00Z">
          <w:tblPr>
            <w:tblStyle w:val="TableGrid"/>
            <w:tblW w:w="0" w:type="auto"/>
            <w:tblLook w:val="04A0" w:firstRow="1" w:lastRow="0" w:firstColumn="1" w:lastColumn="0" w:noHBand="0" w:noVBand="1"/>
          </w:tblPr>
        </w:tblPrChange>
      </w:tblPr>
      <w:tblGrid>
        <w:gridCol w:w="8820"/>
        <w:tblGridChange w:id="3173">
          <w:tblGrid>
            <w:gridCol w:w="9576"/>
          </w:tblGrid>
        </w:tblGridChange>
      </w:tblGrid>
      <w:tr w:rsidR="002776A7" w14:paraId="4907F679" w14:textId="77777777" w:rsidTr="002776A7">
        <w:trPr>
          <w:ins w:id="3174" w:author="ITD-STU" w:date="2021-05-24T14:18:00Z"/>
        </w:trPr>
        <w:tc>
          <w:tcPr>
            <w:tcW w:w="8820" w:type="dxa"/>
            <w:tcPrChange w:id="3175" w:author="ITD-STU" w:date="2021-05-24T14:19:00Z">
              <w:tcPr>
                <w:tcW w:w="9576" w:type="dxa"/>
              </w:tcPr>
            </w:tcPrChange>
          </w:tcPr>
          <w:p w14:paraId="1B0C7C44" w14:textId="338696F1" w:rsidR="002776A7" w:rsidRDefault="002776A7">
            <w:pPr>
              <w:pStyle w:val="NormalWeb"/>
              <w:spacing w:before="0" w:beforeAutospacing="0" w:after="0" w:afterAutospacing="0" w:line="360" w:lineRule="auto"/>
              <w:jc w:val="both"/>
              <w:rPr>
                <w:ins w:id="3176" w:author="ITD-STU" w:date="2021-05-24T14:18:00Z"/>
              </w:rPr>
            </w:pPr>
            <w:proofErr w:type="spellStart"/>
            <w:proofErr w:type="gramStart"/>
            <w:ins w:id="3177" w:author="ITD-STU" w:date="2021-05-24T14:18:00Z">
              <w:r w:rsidRPr="002776A7">
                <w:rPr>
                  <w:rFonts w:ascii="Courier New" w:hAnsi="Courier New" w:cs="Courier New"/>
                  <w:sz w:val="22"/>
                  <w:szCs w:val="22"/>
                  <w:rPrChange w:id="3178" w:author="ITD-STU" w:date="2021-05-24T14:18:00Z">
                    <w:rPr>
                      <w:rFonts w:ascii="Courier New" w:hAnsi="Courier New" w:cs="Courier New"/>
                      <w:color w:val="FF0000"/>
                      <w:sz w:val="22"/>
                      <w:szCs w:val="22"/>
                    </w:rPr>
                  </w:rPrChange>
                </w:rPr>
                <w:t>df.describe</w:t>
              </w:r>
              <w:proofErr w:type="spellEnd"/>
              <w:proofErr w:type="gramEnd"/>
              <w:r w:rsidRPr="002776A7">
                <w:rPr>
                  <w:rFonts w:ascii="Courier New" w:hAnsi="Courier New" w:cs="Courier New"/>
                  <w:sz w:val="22"/>
                  <w:szCs w:val="22"/>
                  <w:rPrChange w:id="3179" w:author="ITD-STU" w:date="2021-05-24T14:18:00Z">
                    <w:rPr>
                      <w:rFonts w:ascii="Courier New" w:hAnsi="Courier New" w:cs="Courier New"/>
                      <w:color w:val="FF0000"/>
                      <w:sz w:val="22"/>
                      <w:szCs w:val="22"/>
                    </w:rPr>
                  </w:rPrChange>
                </w:rPr>
                <w:t>()</w:t>
              </w:r>
            </w:ins>
          </w:p>
        </w:tc>
      </w:tr>
    </w:tbl>
    <w:p w14:paraId="029A6575" w14:textId="4C8C82E3" w:rsidR="002776A7" w:rsidRPr="002776A7" w:rsidRDefault="002776A7">
      <w:pPr>
        <w:pStyle w:val="Caption"/>
        <w:jc w:val="center"/>
        <w:rPr>
          <w:ins w:id="3180" w:author="ITD-STU" w:date="2021-05-24T14:18:00Z"/>
          <w:sz w:val="20"/>
          <w:rPrChange w:id="3181" w:author="ITD-STU" w:date="2021-05-24T14:21:00Z">
            <w:rPr>
              <w:ins w:id="3182" w:author="ITD-STU" w:date="2021-05-24T14:18:00Z"/>
            </w:rPr>
          </w:rPrChange>
        </w:rPr>
        <w:pPrChange w:id="3183" w:author="ITD-STU" w:date="2021-05-24T14:21:00Z">
          <w:pPr>
            <w:pStyle w:val="NormalWeb"/>
            <w:numPr>
              <w:numId w:val="3"/>
            </w:numPr>
            <w:spacing w:before="0" w:beforeAutospacing="0" w:after="0" w:afterAutospacing="0"/>
            <w:ind w:left="1080" w:hanging="720"/>
            <w:jc w:val="both"/>
          </w:pPr>
        </w:pPrChange>
      </w:pPr>
      <w:bookmarkStart w:id="3184" w:name="_Toc72760973"/>
      <w:proofErr w:type="spellStart"/>
      <w:ins w:id="3185" w:author="ITD-STU" w:date="2021-05-24T14:21:00Z">
        <w:r>
          <w:rPr>
            <w:rFonts w:ascii="Times New Roman" w:hAnsi="Times New Roman" w:cs="Times New Roman"/>
            <w:color w:val="auto"/>
            <w:sz w:val="20"/>
          </w:rPr>
          <w:t>Potongan</w:t>
        </w:r>
        <w:proofErr w:type="spellEnd"/>
        <w:r>
          <w:rPr>
            <w:rFonts w:ascii="Times New Roman" w:hAnsi="Times New Roman" w:cs="Times New Roman"/>
            <w:color w:val="auto"/>
            <w:sz w:val="20"/>
          </w:rPr>
          <w:t xml:space="preserve"> K</w:t>
        </w:r>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r>
          <w:rPr>
            <w:rFonts w:ascii="Times New Roman" w:hAnsi="Times New Roman" w:cs="Times New Roman"/>
            <w:noProof/>
            <w:color w:val="auto"/>
            <w:sz w:val="20"/>
          </w:rPr>
          <w:t>5</w:t>
        </w:r>
        <w:r w:rsidRPr="00D01E13">
          <w:rPr>
            <w:rFonts w:ascii="Times New Roman" w:hAnsi="Times New Roman" w:cs="Times New Roman"/>
            <w:color w:val="auto"/>
            <w:sz w:val="20"/>
          </w:rPr>
          <w:fldChar w:fldCharType="end"/>
        </w:r>
        <w:r>
          <w:rPr>
            <w:rFonts w:ascii="Times New Roman" w:hAnsi="Times New Roman" w:cs="Times New Roman"/>
            <w:color w:val="auto"/>
            <w:sz w:val="20"/>
          </w:rPr>
          <w:t xml:space="preserve">. </w:t>
        </w:r>
        <w:proofErr w:type="spellStart"/>
        <w:r>
          <w:rPr>
            <w:rFonts w:ascii="Times New Roman" w:hAnsi="Times New Roman" w:cs="Times New Roman"/>
            <w:color w:val="auto"/>
            <w:sz w:val="20"/>
          </w:rPr>
          <w:t>Menampilkan</w:t>
        </w:r>
        <w:proofErr w:type="spellEnd"/>
        <w:r>
          <w:rPr>
            <w:rFonts w:ascii="Times New Roman" w:hAnsi="Times New Roman" w:cs="Times New Roman"/>
            <w:color w:val="auto"/>
            <w:sz w:val="20"/>
          </w:rPr>
          <w:t xml:space="preserve"> </w:t>
        </w:r>
        <w:proofErr w:type="spellStart"/>
        <w:r>
          <w:rPr>
            <w:rFonts w:ascii="Times New Roman" w:hAnsi="Times New Roman" w:cs="Times New Roman"/>
            <w:color w:val="auto"/>
            <w:sz w:val="20"/>
          </w:rPr>
          <w:t>deskripsi</w:t>
        </w:r>
        <w:proofErr w:type="spellEnd"/>
        <w:r>
          <w:rPr>
            <w:rFonts w:ascii="Times New Roman" w:hAnsi="Times New Roman" w:cs="Times New Roman"/>
            <w:color w:val="auto"/>
            <w:sz w:val="20"/>
          </w:rPr>
          <w:t xml:space="preserve"> dataset</w:t>
        </w:r>
      </w:ins>
      <w:bookmarkEnd w:id="3184"/>
    </w:p>
    <w:p w14:paraId="7831BC45" w14:textId="77777777" w:rsidR="002776A7" w:rsidRPr="002776A7" w:rsidRDefault="002776A7">
      <w:pPr>
        <w:spacing w:line="360" w:lineRule="auto"/>
        <w:jc w:val="both"/>
        <w:rPr>
          <w:ins w:id="3186" w:author="ITD-STU" w:date="2021-05-24T14:19:00Z"/>
          <w:rFonts w:ascii="Times New Roman" w:eastAsia="Times New Roman" w:hAnsi="Times New Roman" w:cs="Times New Roman"/>
          <w:sz w:val="24"/>
          <w:szCs w:val="24"/>
        </w:rPr>
        <w:pPrChange w:id="3187" w:author="ITD-STU" w:date="2021-05-24T14:19:00Z">
          <w:pPr>
            <w:spacing w:line="240" w:lineRule="auto"/>
            <w:jc w:val="both"/>
          </w:pPr>
        </w:pPrChange>
      </w:pPr>
      <w:ins w:id="3188" w:author="ITD-STU" w:date="2021-05-24T14:19:00Z">
        <w:r w:rsidRPr="002776A7">
          <w:rPr>
            <w:rFonts w:ascii="Times New Roman" w:eastAsia="Times New Roman" w:hAnsi="Times New Roman" w:cs="Times New Roman"/>
            <w:sz w:val="24"/>
            <w:szCs w:val="24"/>
            <w:rPrChange w:id="3189" w:author="ITD-STU" w:date="2021-05-24T14:19:00Z">
              <w:rPr>
                <w:rFonts w:ascii="Times New Roman" w:eastAsia="Times New Roman" w:hAnsi="Times New Roman" w:cs="Times New Roman"/>
                <w:color w:val="FF0000"/>
                <w:sz w:val="24"/>
                <w:szCs w:val="24"/>
              </w:rPr>
            </w:rPrChange>
          </w:rPr>
          <w:t xml:space="preserve">Pada </w:t>
        </w:r>
        <w:proofErr w:type="spellStart"/>
        <w:r w:rsidRPr="002776A7">
          <w:rPr>
            <w:rFonts w:ascii="Times New Roman" w:eastAsia="Times New Roman" w:hAnsi="Times New Roman" w:cs="Times New Roman"/>
            <w:sz w:val="24"/>
            <w:szCs w:val="24"/>
            <w:rPrChange w:id="3190" w:author="ITD-STU" w:date="2021-05-24T14:19:00Z">
              <w:rPr>
                <w:rFonts w:ascii="Times New Roman" w:eastAsia="Times New Roman" w:hAnsi="Times New Roman" w:cs="Times New Roman"/>
                <w:color w:val="FF0000"/>
                <w:sz w:val="24"/>
                <w:szCs w:val="24"/>
              </w:rPr>
            </w:rPrChange>
          </w:rPr>
          <w:t>potongan</w:t>
        </w:r>
        <w:proofErr w:type="spellEnd"/>
        <w:r w:rsidRPr="002776A7">
          <w:rPr>
            <w:rFonts w:ascii="Times New Roman" w:eastAsia="Times New Roman" w:hAnsi="Times New Roman" w:cs="Times New Roman"/>
            <w:sz w:val="24"/>
            <w:szCs w:val="24"/>
            <w:rPrChange w:id="3191"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192" w:author="ITD-STU" w:date="2021-05-24T14:19:00Z">
              <w:rPr>
                <w:rFonts w:ascii="Times New Roman" w:eastAsia="Times New Roman" w:hAnsi="Times New Roman" w:cs="Times New Roman"/>
                <w:color w:val="FF0000"/>
                <w:sz w:val="24"/>
                <w:szCs w:val="24"/>
              </w:rPr>
            </w:rPrChange>
          </w:rPr>
          <w:t>kode</w:t>
        </w:r>
        <w:proofErr w:type="spellEnd"/>
        <w:r w:rsidRPr="002776A7">
          <w:rPr>
            <w:rFonts w:ascii="Times New Roman" w:eastAsia="Times New Roman" w:hAnsi="Times New Roman" w:cs="Times New Roman"/>
            <w:sz w:val="24"/>
            <w:szCs w:val="24"/>
            <w:rPrChange w:id="3193" w:author="ITD-STU" w:date="2021-05-24T14:19:00Z">
              <w:rPr>
                <w:rFonts w:ascii="Times New Roman" w:eastAsia="Times New Roman" w:hAnsi="Times New Roman" w:cs="Times New Roman"/>
                <w:color w:val="FF0000"/>
                <w:sz w:val="24"/>
                <w:szCs w:val="24"/>
              </w:rPr>
            </w:rPrChange>
          </w:rPr>
          <w:t xml:space="preserve"> program di </w:t>
        </w:r>
        <w:proofErr w:type="spellStart"/>
        <w:r w:rsidRPr="002776A7">
          <w:rPr>
            <w:rFonts w:ascii="Times New Roman" w:eastAsia="Times New Roman" w:hAnsi="Times New Roman" w:cs="Times New Roman"/>
            <w:sz w:val="24"/>
            <w:szCs w:val="24"/>
            <w:rPrChange w:id="3194" w:author="ITD-STU" w:date="2021-05-24T14:19:00Z">
              <w:rPr>
                <w:rFonts w:ascii="Times New Roman" w:eastAsia="Times New Roman" w:hAnsi="Times New Roman" w:cs="Times New Roman"/>
                <w:color w:val="FF0000"/>
                <w:sz w:val="24"/>
                <w:szCs w:val="24"/>
              </w:rPr>
            </w:rPrChange>
          </w:rPr>
          <w:t>bawah</w:t>
        </w:r>
        <w:proofErr w:type="spellEnd"/>
        <w:r w:rsidRPr="002776A7">
          <w:rPr>
            <w:rFonts w:ascii="Times New Roman" w:eastAsia="Times New Roman" w:hAnsi="Times New Roman" w:cs="Times New Roman"/>
            <w:sz w:val="24"/>
            <w:szCs w:val="24"/>
            <w:rPrChange w:id="3195"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196" w:author="ITD-STU" w:date="2021-05-24T14:19:00Z">
              <w:rPr>
                <w:rFonts w:ascii="Times New Roman" w:eastAsia="Times New Roman" w:hAnsi="Times New Roman" w:cs="Times New Roman"/>
                <w:color w:val="FF0000"/>
                <w:sz w:val="24"/>
                <w:szCs w:val="24"/>
              </w:rPr>
            </w:rPrChange>
          </w:rPr>
          <w:t>ini</w:t>
        </w:r>
        <w:proofErr w:type="spellEnd"/>
        <w:r w:rsidRPr="002776A7">
          <w:rPr>
            <w:rFonts w:ascii="Times New Roman" w:eastAsia="Times New Roman" w:hAnsi="Times New Roman" w:cs="Times New Roman"/>
            <w:sz w:val="24"/>
            <w:szCs w:val="24"/>
            <w:rPrChange w:id="3197"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198" w:author="ITD-STU" w:date="2021-05-24T14:19:00Z">
              <w:rPr>
                <w:rFonts w:ascii="Times New Roman" w:eastAsia="Times New Roman" w:hAnsi="Times New Roman" w:cs="Times New Roman"/>
                <w:color w:val="FF0000"/>
                <w:sz w:val="24"/>
                <w:szCs w:val="24"/>
              </w:rPr>
            </w:rPrChange>
          </w:rPr>
          <w:t>akan</w:t>
        </w:r>
        <w:proofErr w:type="spellEnd"/>
        <w:r w:rsidRPr="002776A7">
          <w:rPr>
            <w:rFonts w:ascii="Times New Roman" w:eastAsia="Times New Roman" w:hAnsi="Times New Roman" w:cs="Times New Roman"/>
            <w:sz w:val="24"/>
            <w:szCs w:val="24"/>
            <w:rPrChange w:id="3199"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00" w:author="ITD-STU" w:date="2021-05-24T14:19:00Z">
              <w:rPr>
                <w:rFonts w:ascii="Times New Roman" w:eastAsia="Times New Roman" w:hAnsi="Times New Roman" w:cs="Times New Roman"/>
                <w:color w:val="FF0000"/>
                <w:sz w:val="24"/>
                <w:szCs w:val="24"/>
              </w:rPr>
            </w:rPrChange>
          </w:rPr>
          <w:t>menampilkan</w:t>
        </w:r>
        <w:proofErr w:type="spellEnd"/>
        <w:r w:rsidRPr="002776A7">
          <w:rPr>
            <w:rFonts w:ascii="Times New Roman" w:eastAsia="Times New Roman" w:hAnsi="Times New Roman" w:cs="Times New Roman"/>
            <w:sz w:val="24"/>
            <w:szCs w:val="24"/>
            <w:rPrChange w:id="3201"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02" w:author="ITD-STU" w:date="2021-05-24T14:19:00Z">
              <w:rPr>
                <w:rFonts w:ascii="Times New Roman" w:eastAsia="Times New Roman" w:hAnsi="Times New Roman" w:cs="Times New Roman"/>
                <w:color w:val="FF0000"/>
                <w:sz w:val="24"/>
                <w:szCs w:val="24"/>
              </w:rPr>
            </w:rPrChange>
          </w:rPr>
          <w:t>visualisasi</w:t>
        </w:r>
        <w:proofErr w:type="spellEnd"/>
        <w:r w:rsidRPr="002776A7">
          <w:rPr>
            <w:rFonts w:ascii="Times New Roman" w:eastAsia="Times New Roman" w:hAnsi="Times New Roman" w:cs="Times New Roman"/>
            <w:sz w:val="24"/>
            <w:szCs w:val="24"/>
            <w:rPrChange w:id="3203"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04" w:author="ITD-STU" w:date="2021-05-24T14:19:00Z">
              <w:rPr>
                <w:rFonts w:ascii="Times New Roman" w:eastAsia="Times New Roman" w:hAnsi="Times New Roman" w:cs="Times New Roman"/>
                <w:color w:val="FF0000"/>
                <w:sz w:val="24"/>
                <w:szCs w:val="24"/>
              </w:rPr>
            </w:rPrChange>
          </w:rPr>
          <w:t>dari</w:t>
        </w:r>
        <w:proofErr w:type="spellEnd"/>
        <w:r w:rsidRPr="002776A7">
          <w:rPr>
            <w:rFonts w:ascii="Times New Roman" w:eastAsia="Times New Roman" w:hAnsi="Times New Roman" w:cs="Times New Roman"/>
            <w:sz w:val="24"/>
            <w:szCs w:val="24"/>
            <w:rPrChange w:id="3205"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06" w:author="ITD-STU" w:date="2021-05-24T14:20:00Z">
              <w:rPr>
                <w:rFonts w:ascii="Times New Roman" w:eastAsia="Times New Roman" w:hAnsi="Times New Roman" w:cs="Times New Roman"/>
                <w:color w:val="FF0000"/>
                <w:sz w:val="24"/>
                <w:szCs w:val="24"/>
              </w:rPr>
            </w:rPrChange>
          </w:rPr>
          <w:t>dataset</w:t>
        </w:r>
        <w:r w:rsidRPr="002776A7">
          <w:rPr>
            <w:rFonts w:ascii="Times New Roman" w:eastAsia="Times New Roman" w:hAnsi="Times New Roman" w:cs="Times New Roman"/>
            <w:sz w:val="24"/>
            <w:szCs w:val="24"/>
            <w:rPrChange w:id="3207"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08" w:author="ITD-STU" w:date="2021-05-24T14:19:00Z">
              <w:rPr>
                <w:rFonts w:ascii="Times New Roman" w:eastAsia="Times New Roman" w:hAnsi="Times New Roman" w:cs="Times New Roman"/>
                <w:color w:val="FF0000"/>
                <w:sz w:val="24"/>
                <w:szCs w:val="24"/>
              </w:rPr>
            </w:rPrChange>
          </w:rPr>
          <w:t>dimiliki</w:t>
        </w:r>
        <w:proofErr w:type="spellEnd"/>
        <w:r w:rsidRPr="002776A7">
          <w:rPr>
            <w:rFonts w:ascii="Times New Roman" w:eastAsia="Times New Roman" w:hAnsi="Times New Roman" w:cs="Times New Roman"/>
            <w:sz w:val="24"/>
            <w:szCs w:val="24"/>
            <w:rPrChange w:id="3209"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10" w:author="ITD-STU" w:date="2021-05-24T14:19:00Z">
              <w:rPr>
                <w:rFonts w:ascii="Times New Roman" w:eastAsia="Times New Roman" w:hAnsi="Times New Roman" w:cs="Times New Roman"/>
                <w:color w:val="FF0000"/>
                <w:sz w:val="24"/>
                <w:szCs w:val="24"/>
              </w:rPr>
            </w:rPrChange>
          </w:rPr>
          <w:t>berupa</w:t>
        </w:r>
        <w:proofErr w:type="spellEnd"/>
        <w:r w:rsidRPr="002776A7">
          <w:rPr>
            <w:rFonts w:ascii="Times New Roman" w:eastAsia="Times New Roman" w:hAnsi="Times New Roman" w:cs="Times New Roman"/>
            <w:sz w:val="24"/>
            <w:szCs w:val="24"/>
            <w:rPrChange w:id="3211"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12" w:author="ITD-STU" w:date="2021-05-24T14:19:00Z">
              <w:rPr>
                <w:rFonts w:ascii="Times New Roman" w:eastAsia="Times New Roman" w:hAnsi="Times New Roman" w:cs="Times New Roman"/>
                <w:color w:val="FF0000"/>
                <w:sz w:val="24"/>
                <w:szCs w:val="24"/>
              </w:rPr>
            </w:rPrChange>
          </w:rPr>
          <w:t>grafik</w:t>
        </w:r>
        <w:proofErr w:type="spellEnd"/>
        <w:r w:rsidRPr="002776A7">
          <w:rPr>
            <w:rFonts w:ascii="Times New Roman" w:eastAsia="Times New Roman" w:hAnsi="Times New Roman" w:cs="Times New Roman"/>
            <w:sz w:val="24"/>
            <w:szCs w:val="24"/>
            <w:rPrChange w:id="3213"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14" w:author="ITD-STU" w:date="2021-05-24T14:20:00Z">
              <w:rPr>
                <w:rFonts w:ascii="Times New Roman" w:eastAsia="Times New Roman" w:hAnsi="Times New Roman" w:cs="Times New Roman"/>
                <w:color w:val="FF0000"/>
                <w:sz w:val="24"/>
                <w:szCs w:val="24"/>
              </w:rPr>
            </w:rPrChange>
          </w:rPr>
          <w:t>bar chart</w:t>
        </w:r>
        <w:r w:rsidRPr="002776A7">
          <w:rPr>
            <w:rFonts w:ascii="Times New Roman" w:eastAsia="Times New Roman" w:hAnsi="Times New Roman" w:cs="Times New Roman"/>
            <w:sz w:val="24"/>
            <w:szCs w:val="24"/>
            <w:rPrChange w:id="3215"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16" w:author="ITD-STU" w:date="2021-05-24T14:19:00Z">
              <w:rPr>
                <w:rFonts w:ascii="Times New Roman" w:eastAsia="Times New Roman" w:hAnsi="Times New Roman" w:cs="Times New Roman"/>
                <w:color w:val="FF0000"/>
                <w:sz w:val="24"/>
                <w:szCs w:val="24"/>
              </w:rPr>
            </w:rPrChange>
          </w:rPr>
          <w:t>akan</w:t>
        </w:r>
        <w:proofErr w:type="spellEnd"/>
        <w:r w:rsidRPr="002776A7">
          <w:rPr>
            <w:rFonts w:ascii="Times New Roman" w:eastAsia="Times New Roman" w:hAnsi="Times New Roman" w:cs="Times New Roman"/>
            <w:sz w:val="24"/>
            <w:szCs w:val="24"/>
            <w:rPrChange w:id="3217"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18" w:author="ITD-STU" w:date="2021-05-24T14:19:00Z">
              <w:rPr>
                <w:rFonts w:ascii="Times New Roman" w:eastAsia="Times New Roman" w:hAnsi="Times New Roman" w:cs="Times New Roman"/>
                <w:color w:val="FF0000"/>
                <w:sz w:val="24"/>
                <w:szCs w:val="24"/>
              </w:rPr>
            </w:rPrChange>
          </w:rPr>
          <w:t>menampilkan</w:t>
        </w:r>
        <w:proofErr w:type="spellEnd"/>
        <w:r w:rsidRPr="002776A7">
          <w:rPr>
            <w:rFonts w:ascii="Times New Roman" w:eastAsia="Times New Roman" w:hAnsi="Times New Roman" w:cs="Times New Roman"/>
            <w:sz w:val="24"/>
            <w:szCs w:val="24"/>
            <w:rPrChange w:id="3219"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20" w:author="ITD-STU" w:date="2021-05-24T14:19:00Z">
              <w:rPr>
                <w:rFonts w:ascii="Times New Roman" w:eastAsia="Times New Roman" w:hAnsi="Times New Roman" w:cs="Times New Roman"/>
                <w:color w:val="FF0000"/>
                <w:sz w:val="24"/>
                <w:szCs w:val="24"/>
              </w:rPr>
            </w:rPrChange>
          </w:rPr>
          <w:t>jumlah</w:t>
        </w:r>
        <w:proofErr w:type="spellEnd"/>
        <w:r w:rsidRPr="002776A7">
          <w:rPr>
            <w:rFonts w:ascii="Times New Roman" w:eastAsia="Times New Roman" w:hAnsi="Times New Roman" w:cs="Times New Roman"/>
            <w:sz w:val="24"/>
            <w:szCs w:val="24"/>
            <w:rPrChange w:id="3221"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22" w:author="ITD-STU" w:date="2021-05-24T14:20:00Z">
              <w:rPr>
                <w:rFonts w:ascii="Times New Roman" w:eastAsia="Times New Roman" w:hAnsi="Times New Roman" w:cs="Times New Roman"/>
                <w:color w:val="FF0000"/>
                <w:sz w:val="24"/>
                <w:szCs w:val="24"/>
              </w:rPr>
            </w:rPrChange>
          </w:rPr>
          <w:t>review</w:t>
        </w:r>
        <w:r w:rsidRPr="002776A7">
          <w:rPr>
            <w:rFonts w:ascii="Times New Roman" w:eastAsia="Times New Roman" w:hAnsi="Times New Roman" w:cs="Times New Roman"/>
            <w:sz w:val="24"/>
            <w:szCs w:val="24"/>
            <w:rPrChange w:id="3223"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24" w:author="ITD-STU" w:date="2021-05-24T14:19:00Z">
              <w:rPr>
                <w:rFonts w:ascii="Times New Roman" w:eastAsia="Times New Roman" w:hAnsi="Times New Roman" w:cs="Times New Roman"/>
                <w:color w:val="FF0000"/>
                <w:sz w:val="24"/>
                <w:szCs w:val="24"/>
              </w:rPr>
            </w:rPrChange>
          </w:rPr>
          <w:t>positif</w:t>
        </w:r>
        <w:proofErr w:type="spellEnd"/>
        <w:r w:rsidRPr="002776A7">
          <w:rPr>
            <w:rFonts w:ascii="Times New Roman" w:eastAsia="Times New Roman" w:hAnsi="Times New Roman" w:cs="Times New Roman"/>
            <w:sz w:val="24"/>
            <w:szCs w:val="24"/>
            <w:rPrChange w:id="3225" w:author="ITD-STU" w:date="2021-05-24T14:19:00Z">
              <w:rPr>
                <w:rFonts w:ascii="Times New Roman" w:eastAsia="Times New Roman" w:hAnsi="Times New Roman" w:cs="Times New Roman"/>
                <w:color w:val="FF0000"/>
                <w:sz w:val="24"/>
                <w:szCs w:val="24"/>
              </w:rPr>
            </w:rPrChange>
          </w:rPr>
          <w:t xml:space="preserve"> dan </w:t>
        </w:r>
        <w:proofErr w:type="spellStart"/>
        <w:r w:rsidRPr="002776A7">
          <w:rPr>
            <w:rFonts w:ascii="Times New Roman" w:eastAsia="Times New Roman" w:hAnsi="Times New Roman" w:cs="Times New Roman"/>
            <w:sz w:val="24"/>
            <w:szCs w:val="24"/>
            <w:rPrChange w:id="3226" w:author="ITD-STU" w:date="2021-05-24T14:19:00Z">
              <w:rPr>
                <w:rFonts w:ascii="Times New Roman" w:eastAsia="Times New Roman" w:hAnsi="Times New Roman" w:cs="Times New Roman"/>
                <w:color w:val="FF0000"/>
                <w:sz w:val="24"/>
                <w:szCs w:val="24"/>
              </w:rPr>
            </w:rPrChange>
          </w:rPr>
          <w:t>negatif</w:t>
        </w:r>
        <w:proofErr w:type="spellEnd"/>
        <w:r w:rsidRPr="002776A7">
          <w:rPr>
            <w:rFonts w:ascii="Times New Roman" w:eastAsia="Times New Roman" w:hAnsi="Times New Roman" w:cs="Times New Roman"/>
            <w:sz w:val="24"/>
            <w:szCs w:val="24"/>
            <w:rPrChange w:id="3227" w:author="ITD-STU" w:date="2021-05-24T14:19:00Z">
              <w:rPr>
                <w:rFonts w:ascii="Times New Roman" w:eastAsia="Times New Roman" w:hAnsi="Times New Roman" w:cs="Times New Roman"/>
                <w:color w:val="FF0000"/>
                <w:sz w:val="24"/>
                <w:szCs w:val="24"/>
              </w:rPr>
            </w:rPrChange>
          </w:rPr>
          <w:t>. </w:t>
        </w:r>
      </w:ins>
    </w:p>
    <w:tbl>
      <w:tblPr>
        <w:tblW w:w="8836" w:type="dxa"/>
        <w:tblInd w:w="190" w:type="dxa"/>
        <w:tblCellMar>
          <w:top w:w="15" w:type="dxa"/>
          <w:left w:w="15" w:type="dxa"/>
          <w:bottom w:w="15" w:type="dxa"/>
          <w:right w:w="15" w:type="dxa"/>
        </w:tblCellMar>
        <w:tblLook w:val="04A0" w:firstRow="1" w:lastRow="0" w:firstColumn="1" w:lastColumn="0" w:noHBand="0" w:noVBand="1"/>
        <w:tblPrChange w:id="3228" w:author="ITD-STU" w:date="2021-05-24T14:19:00Z">
          <w:tblPr>
            <w:tblW w:w="9026" w:type="dxa"/>
            <w:tblCellMar>
              <w:top w:w="15" w:type="dxa"/>
              <w:left w:w="15" w:type="dxa"/>
              <w:bottom w:w="15" w:type="dxa"/>
              <w:right w:w="15" w:type="dxa"/>
            </w:tblCellMar>
            <w:tblLook w:val="04A0" w:firstRow="1" w:lastRow="0" w:firstColumn="1" w:lastColumn="0" w:noHBand="0" w:noVBand="1"/>
          </w:tblPr>
        </w:tblPrChange>
      </w:tblPr>
      <w:tblGrid>
        <w:gridCol w:w="8836"/>
        <w:tblGridChange w:id="3229">
          <w:tblGrid>
            <w:gridCol w:w="9026"/>
          </w:tblGrid>
        </w:tblGridChange>
      </w:tblGrid>
      <w:tr w:rsidR="002776A7" w:rsidRPr="002776A7" w14:paraId="19469F35" w14:textId="77777777" w:rsidTr="002776A7">
        <w:trPr>
          <w:ins w:id="3230" w:author="ITD-STU" w:date="2021-05-24T14:19:00Z"/>
        </w:trPr>
        <w:tc>
          <w:tcPr>
            <w:tcW w:w="8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231" w:author="ITD-STU" w:date="2021-05-24T14:1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710A5D1" w14:textId="77777777" w:rsidR="002776A7" w:rsidRPr="002776A7" w:rsidRDefault="002776A7">
            <w:pPr>
              <w:spacing w:line="360" w:lineRule="auto"/>
              <w:jc w:val="both"/>
              <w:rPr>
                <w:ins w:id="3232" w:author="ITD-STU" w:date="2021-05-24T14:19:00Z"/>
                <w:rFonts w:ascii="Times New Roman" w:eastAsia="Times New Roman" w:hAnsi="Times New Roman" w:cs="Times New Roman"/>
                <w:sz w:val="24"/>
                <w:szCs w:val="24"/>
              </w:rPr>
              <w:pPrChange w:id="3233" w:author="ITD-STU" w:date="2021-05-24T14:19:00Z">
                <w:pPr>
                  <w:spacing w:line="240" w:lineRule="auto"/>
                  <w:jc w:val="both"/>
                </w:pPr>
              </w:pPrChange>
            </w:pPr>
            <w:proofErr w:type="spellStart"/>
            <w:proofErr w:type="gramStart"/>
            <w:ins w:id="3234" w:author="ITD-STU" w:date="2021-05-24T14:19:00Z">
              <w:r w:rsidRPr="002776A7">
                <w:rPr>
                  <w:rFonts w:ascii="Courier New" w:eastAsia="Times New Roman" w:hAnsi="Courier New" w:cs="Courier New"/>
                  <w:rPrChange w:id="3235" w:author="ITD-STU" w:date="2021-05-24T14:19:00Z">
                    <w:rPr>
                      <w:rFonts w:ascii="Courier New" w:eastAsia="Times New Roman" w:hAnsi="Courier New" w:cs="Courier New"/>
                      <w:color w:val="FF0000"/>
                    </w:rPr>
                  </w:rPrChange>
                </w:rPr>
                <w:t>plt.figure</w:t>
              </w:r>
              <w:proofErr w:type="spellEnd"/>
              <w:proofErr w:type="gramEnd"/>
              <w:r w:rsidRPr="002776A7">
                <w:rPr>
                  <w:rFonts w:ascii="Courier New" w:eastAsia="Times New Roman" w:hAnsi="Courier New" w:cs="Courier New"/>
                  <w:rPrChange w:id="3236" w:author="ITD-STU" w:date="2021-05-24T14:19:00Z">
                    <w:rPr>
                      <w:rFonts w:ascii="Courier New" w:eastAsia="Times New Roman" w:hAnsi="Courier New" w:cs="Courier New"/>
                      <w:color w:val="FF0000"/>
                    </w:rPr>
                  </w:rPrChange>
                </w:rPr>
                <w:t>(</w:t>
              </w:r>
              <w:proofErr w:type="spellStart"/>
              <w:r w:rsidRPr="002776A7">
                <w:rPr>
                  <w:rFonts w:ascii="Courier New" w:eastAsia="Times New Roman" w:hAnsi="Courier New" w:cs="Courier New"/>
                  <w:rPrChange w:id="3237" w:author="ITD-STU" w:date="2021-05-24T14:19:00Z">
                    <w:rPr>
                      <w:rFonts w:ascii="Courier New" w:eastAsia="Times New Roman" w:hAnsi="Courier New" w:cs="Courier New"/>
                      <w:color w:val="FF0000"/>
                    </w:rPr>
                  </w:rPrChange>
                </w:rPr>
                <w:t>figsize</w:t>
              </w:r>
              <w:proofErr w:type="spellEnd"/>
              <w:r w:rsidRPr="002776A7">
                <w:rPr>
                  <w:rFonts w:ascii="Courier New" w:eastAsia="Times New Roman" w:hAnsi="Courier New" w:cs="Courier New"/>
                  <w:rPrChange w:id="3238" w:author="ITD-STU" w:date="2021-05-24T14:19:00Z">
                    <w:rPr>
                      <w:rFonts w:ascii="Courier New" w:eastAsia="Times New Roman" w:hAnsi="Courier New" w:cs="Courier New"/>
                      <w:color w:val="FF0000"/>
                    </w:rPr>
                  </w:rPrChange>
                </w:rPr>
                <w:t>=(12,6))</w:t>
              </w:r>
            </w:ins>
          </w:p>
          <w:p w14:paraId="44B61B6B" w14:textId="77777777" w:rsidR="002776A7" w:rsidRPr="002776A7" w:rsidRDefault="002776A7">
            <w:pPr>
              <w:spacing w:line="360" w:lineRule="auto"/>
              <w:jc w:val="both"/>
              <w:rPr>
                <w:ins w:id="3239" w:author="ITD-STU" w:date="2021-05-24T14:19:00Z"/>
                <w:rFonts w:ascii="Times New Roman" w:eastAsia="Times New Roman" w:hAnsi="Times New Roman" w:cs="Times New Roman"/>
                <w:sz w:val="24"/>
                <w:szCs w:val="24"/>
              </w:rPr>
              <w:pPrChange w:id="3240" w:author="ITD-STU" w:date="2021-05-24T14:19:00Z">
                <w:pPr>
                  <w:spacing w:line="240" w:lineRule="auto"/>
                  <w:jc w:val="both"/>
                </w:pPr>
              </w:pPrChange>
            </w:pPr>
            <w:proofErr w:type="spellStart"/>
            <w:proofErr w:type="gramStart"/>
            <w:ins w:id="3241" w:author="ITD-STU" w:date="2021-05-24T14:19:00Z">
              <w:r w:rsidRPr="002776A7">
                <w:rPr>
                  <w:rFonts w:ascii="Courier New" w:eastAsia="Times New Roman" w:hAnsi="Courier New" w:cs="Courier New"/>
                  <w:rPrChange w:id="3242" w:author="ITD-STU" w:date="2021-05-24T14:19:00Z">
                    <w:rPr>
                      <w:rFonts w:ascii="Courier New" w:eastAsia="Times New Roman" w:hAnsi="Courier New" w:cs="Courier New"/>
                      <w:color w:val="FF0000"/>
                    </w:rPr>
                  </w:rPrChange>
                </w:rPr>
                <w:t>sns.countplot</w:t>
              </w:r>
              <w:proofErr w:type="spellEnd"/>
              <w:proofErr w:type="gramEnd"/>
              <w:r w:rsidRPr="002776A7">
                <w:rPr>
                  <w:rFonts w:ascii="Courier New" w:eastAsia="Times New Roman" w:hAnsi="Courier New" w:cs="Courier New"/>
                  <w:rPrChange w:id="3243" w:author="ITD-STU" w:date="2021-05-24T14:19:00Z">
                    <w:rPr>
                      <w:rFonts w:ascii="Courier New" w:eastAsia="Times New Roman" w:hAnsi="Courier New" w:cs="Courier New"/>
                      <w:color w:val="FF0000"/>
                    </w:rPr>
                  </w:rPrChange>
                </w:rPr>
                <w:t>(x='</w:t>
              </w:r>
              <w:proofErr w:type="spellStart"/>
              <w:r w:rsidRPr="002776A7">
                <w:rPr>
                  <w:rFonts w:ascii="Courier New" w:eastAsia="Times New Roman" w:hAnsi="Courier New" w:cs="Courier New"/>
                  <w:rPrChange w:id="3244" w:author="ITD-STU" w:date="2021-05-24T14:19:00Z">
                    <w:rPr>
                      <w:rFonts w:ascii="Courier New" w:eastAsia="Times New Roman" w:hAnsi="Courier New" w:cs="Courier New"/>
                      <w:color w:val="FF0000"/>
                    </w:rPr>
                  </w:rPrChange>
                </w:rPr>
                <w:t>sentiment',data</w:t>
              </w:r>
              <w:proofErr w:type="spellEnd"/>
              <w:r w:rsidRPr="002776A7">
                <w:rPr>
                  <w:rFonts w:ascii="Courier New" w:eastAsia="Times New Roman" w:hAnsi="Courier New" w:cs="Courier New"/>
                  <w:rPrChange w:id="3245" w:author="ITD-STU" w:date="2021-05-24T14:19:00Z">
                    <w:rPr>
                      <w:rFonts w:ascii="Courier New" w:eastAsia="Times New Roman" w:hAnsi="Courier New" w:cs="Courier New"/>
                      <w:color w:val="FF0000"/>
                    </w:rPr>
                  </w:rPrChange>
                </w:rPr>
                <w:t>=df)</w:t>
              </w:r>
            </w:ins>
          </w:p>
        </w:tc>
      </w:tr>
    </w:tbl>
    <w:p w14:paraId="6C67E20C" w14:textId="28F400BB" w:rsidR="002E11D7" w:rsidRPr="002E7F1C" w:rsidRDefault="002E11D7" w:rsidP="002E11D7">
      <w:pPr>
        <w:pStyle w:val="Caption"/>
        <w:jc w:val="center"/>
        <w:rPr>
          <w:ins w:id="3246" w:author="ITD-STU" w:date="2021-05-24T14:26:00Z"/>
          <w:rFonts w:ascii="Times New Roman" w:eastAsia="Times New Roman" w:hAnsi="Times New Roman" w:cs="Times New Roman"/>
          <w:color w:val="auto"/>
          <w:sz w:val="20"/>
        </w:rPr>
      </w:pPr>
      <w:bookmarkStart w:id="3247" w:name="_Toc72760974"/>
      <w:proofErr w:type="spellStart"/>
      <w:ins w:id="3248" w:author="ITD-STU" w:date="2021-05-24T14:26:00Z">
        <w:r>
          <w:rPr>
            <w:rFonts w:ascii="Times New Roman" w:hAnsi="Times New Roman" w:cs="Times New Roman"/>
            <w:color w:val="auto"/>
            <w:sz w:val="20"/>
          </w:rPr>
          <w:t>Potongan</w:t>
        </w:r>
        <w:proofErr w:type="spellEnd"/>
        <w:r>
          <w:rPr>
            <w:rFonts w:ascii="Times New Roman" w:hAnsi="Times New Roman" w:cs="Times New Roman"/>
            <w:color w:val="auto"/>
            <w:sz w:val="20"/>
          </w:rPr>
          <w:t xml:space="preserve"> K</w:t>
        </w:r>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ns w:id="3249" w:author="ITD-STU" w:date="2021-05-24T14:27:00Z">
        <w:r>
          <w:rPr>
            <w:rFonts w:ascii="Times New Roman" w:hAnsi="Times New Roman" w:cs="Times New Roman"/>
            <w:noProof/>
            <w:color w:val="auto"/>
            <w:sz w:val="20"/>
          </w:rPr>
          <w:t>6</w:t>
        </w:r>
      </w:ins>
      <w:ins w:id="3250" w:author="ITD-STU" w:date="2021-05-24T14:26:00Z">
        <w:r w:rsidRPr="00D01E13">
          <w:rPr>
            <w:rFonts w:ascii="Times New Roman" w:hAnsi="Times New Roman" w:cs="Times New Roman"/>
            <w:color w:val="auto"/>
            <w:sz w:val="20"/>
          </w:rPr>
          <w:fldChar w:fldCharType="end"/>
        </w:r>
        <w:r>
          <w:rPr>
            <w:rFonts w:ascii="Times New Roman" w:hAnsi="Times New Roman" w:cs="Times New Roman"/>
            <w:color w:val="auto"/>
            <w:sz w:val="20"/>
          </w:rPr>
          <w:t xml:space="preserve">. </w:t>
        </w:r>
      </w:ins>
      <w:ins w:id="3251" w:author="ITD-STU" w:date="2021-05-24T14:27:00Z">
        <w:r w:rsidRPr="002E7F1C">
          <w:rPr>
            <w:rFonts w:ascii="Times New Roman" w:hAnsi="Times New Roman" w:cs="Times New Roman"/>
            <w:i/>
            <w:color w:val="auto"/>
            <w:sz w:val="20"/>
          </w:rPr>
          <w:t>Bar Chart</w:t>
        </w:r>
      </w:ins>
      <w:bookmarkEnd w:id="3247"/>
    </w:p>
    <w:p w14:paraId="1E6347C8" w14:textId="77777777" w:rsidR="002776A7" w:rsidRPr="002776A7" w:rsidRDefault="002776A7">
      <w:pPr>
        <w:spacing w:line="360" w:lineRule="auto"/>
        <w:jc w:val="both"/>
        <w:rPr>
          <w:ins w:id="3252" w:author="ITD-STU" w:date="2021-05-24T14:19:00Z"/>
          <w:rFonts w:ascii="Times New Roman" w:eastAsia="Times New Roman" w:hAnsi="Times New Roman" w:cs="Times New Roman"/>
          <w:sz w:val="24"/>
          <w:szCs w:val="24"/>
        </w:rPr>
        <w:pPrChange w:id="3253" w:author="ITD-STU" w:date="2021-05-24T14:19:00Z">
          <w:pPr>
            <w:spacing w:line="240" w:lineRule="auto"/>
            <w:jc w:val="both"/>
          </w:pPr>
        </w:pPrChange>
      </w:pPr>
      <w:ins w:id="3254" w:author="ITD-STU" w:date="2021-05-24T14:19:00Z">
        <w:r w:rsidRPr="002776A7">
          <w:rPr>
            <w:rFonts w:ascii="Times New Roman" w:eastAsia="Times New Roman" w:hAnsi="Times New Roman" w:cs="Times New Roman"/>
            <w:sz w:val="24"/>
            <w:szCs w:val="24"/>
            <w:rPrChange w:id="3255" w:author="ITD-STU" w:date="2021-05-24T14:19:00Z">
              <w:rPr>
                <w:rFonts w:ascii="Times New Roman" w:eastAsia="Times New Roman" w:hAnsi="Times New Roman" w:cs="Times New Roman"/>
                <w:color w:val="FF0000"/>
                <w:sz w:val="24"/>
                <w:szCs w:val="24"/>
              </w:rPr>
            </w:rPrChange>
          </w:rPr>
          <w:t xml:space="preserve">Pada </w:t>
        </w:r>
        <w:proofErr w:type="spellStart"/>
        <w:r w:rsidRPr="002776A7">
          <w:rPr>
            <w:rFonts w:ascii="Times New Roman" w:eastAsia="Times New Roman" w:hAnsi="Times New Roman" w:cs="Times New Roman"/>
            <w:sz w:val="24"/>
            <w:szCs w:val="24"/>
            <w:rPrChange w:id="3256" w:author="ITD-STU" w:date="2021-05-24T14:19:00Z">
              <w:rPr>
                <w:rFonts w:ascii="Times New Roman" w:eastAsia="Times New Roman" w:hAnsi="Times New Roman" w:cs="Times New Roman"/>
                <w:color w:val="FF0000"/>
                <w:sz w:val="24"/>
                <w:szCs w:val="24"/>
              </w:rPr>
            </w:rPrChange>
          </w:rPr>
          <w:t>potongan</w:t>
        </w:r>
        <w:proofErr w:type="spellEnd"/>
        <w:r w:rsidRPr="002776A7">
          <w:rPr>
            <w:rFonts w:ascii="Times New Roman" w:eastAsia="Times New Roman" w:hAnsi="Times New Roman" w:cs="Times New Roman"/>
            <w:sz w:val="24"/>
            <w:szCs w:val="24"/>
            <w:rPrChange w:id="3257"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58" w:author="ITD-STU" w:date="2021-05-24T14:19:00Z">
              <w:rPr>
                <w:rFonts w:ascii="Times New Roman" w:eastAsia="Times New Roman" w:hAnsi="Times New Roman" w:cs="Times New Roman"/>
                <w:color w:val="FF0000"/>
                <w:sz w:val="24"/>
                <w:szCs w:val="24"/>
              </w:rPr>
            </w:rPrChange>
          </w:rPr>
          <w:t>kode</w:t>
        </w:r>
        <w:proofErr w:type="spellEnd"/>
        <w:r w:rsidRPr="002776A7">
          <w:rPr>
            <w:rFonts w:ascii="Times New Roman" w:eastAsia="Times New Roman" w:hAnsi="Times New Roman" w:cs="Times New Roman"/>
            <w:sz w:val="24"/>
            <w:szCs w:val="24"/>
            <w:rPrChange w:id="3259" w:author="ITD-STU" w:date="2021-05-24T14:19:00Z">
              <w:rPr>
                <w:rFonts w:ascii="Times New Roman" w:eastAsia="Times New Roman" w:hAnsi="Times New Roman" w:cs="Times New Roman"/>
                <w:color w:val="FF0000"/>
                <w:sz w:val="24"/>
                <w:szCs w:val="24"/>
              </w:rPr>
            </w:rPrChange>
          </w:rPr>
          <w:t xml:space="preserve"> program di </w:t>
        </w:r>
        <w:proofErr w:type="spellStart"/>
        <w:r w:rsidRPr="002776A7">
          <w:rPr>
            <w:rFonts w:ascii="Times New Roman" w:eastAsia="Times New Roman" w:hAnsi="Times New Roman" w:cs="Times New Roman"/>
            <w:sz w:val="24"/>
            <w:szCs w:val="24"/>
            <w:rPrChange w:id="3260" w:author="ITD-STU" w:date="2021-05-24T14:19:00Z">
              <w:rPr>
                <w:rFonts w:ascii="Times New Roman" w:eastAsia="Times New Roman" w:hAnsi="Times New Roman" w:cs="Times New Roman"/>
                <w:color w:val="FF0000"/>
                <w:sz w:val="24"/>
                <w:szCs w:val="24"/>
              </w:rPr>
            </w:rPrChange>
          </w:rPr>
          <w:t>bawah</w:t>
        </w:r>
        <w:proofErr w:type="spellEnd"/>
        <w:r w:rsidRPr="002776A7">
          <w:rPr>
            <w:rFonts w:ascii="Times New Roman" w:eastAsia="Times New Roman" w:hAnsi="Times New Roman" w:cs="Times New Roman"/>
            <w:sz w:val="24"/>
            <w:szCs w:val="24"/>
            <w:rPrChange w:id="3261"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62" w:author="ITD-STU" w:date="2021-05-24T14:19:00Z">
              <w:rPr>
                <w:rFonts w:ascii="Times New Roman" w:eastAsia="Times New Roman" w:hAnsi="Times New Roman" w:cs="Times New Roman"/>
                <w:color w:val="FF0000"/>
                <w:sz w:val="24"/>
                <w:szCs w:val="24"/>
              </w:rPr>
            </w:rPrChange>
          </w:rPr>
          <w:t>ini</w:t>
        </w:r>
        <w:proofErr w:type="spellEnd"/>
        <w:r w:rsidRPr="002776A7">
          <w:rPr>
            <w:rFonts w:ascii="Times New Roman" w:eastAsia="Times New Roman" w:hAnsi="Times New Roman" w:cs="Times New Roman"/>
            <w:sz w:val="24"/>
            <w:szCs w:val="24"/>
            <w:rPrChange w:id="3263"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64" w:author="ITD-STU" w:date="2021-05-24T14:19:00Z">
              <w:rPr>
                <w:rFonts w:ascii="Times New Roman" w:eastAsia="Times New Roman" w:hAnsi="Times New Roman" w:cs="Times New Roman"/>
                <w:color w:val="FF0000"/>
                <w:sz w:val="24"/>
                <w:szCs w:val="24"/>
              </w:rPr>
            </w:rPrChange>
          </w:rPr>
          <w:t>akan</w:t>
        </w:r>
        <w:proofErr w:type="spellEnd"/>
        <w:r w:rsidRPr="002776A7">
          <w:rPr>
            <w:rFonts w:ascii="Times New Roman" w:eastAsia="Times New Roman" w:hAnsi="Times New Roman" w:cs="Times New Roman"/>
            <w:sz w:val="24"/>
            <w:szCs w:val="24"/>
            <w:rPrChange w:id="3265"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66" w:author="ITD-STU" w:date="2021-05-24T14:19:00Z">
              <w:rPr>
                <w:rFonts w:ascii="Times New Roman" w:eastAsia="Times New Roman" w:hAnsi="Times New Roman" w:cs="Times New Roman"/>
                <w:color w:val="FF0000"/>
                <w:sz w:val="24"/>
                <w:szCs w:val="24"/>
              </w:rPr>
            </w:rPrChange>
          </w:rPr>
          <w:t>menampilkan</w:t>
        </w:r>
        <w:proofErr w:type="spellEnd"/>
        <w:r w:rsidRPr="002776A7">
          <w:rPr>
            <w:rFonts w:ascii="Times New Roman" w:eastAsia="Times New Roman" w:hAnsi="Times New Roman" w:cs="Times New Roman"/>
            <w:sz w:val="24"/>
            <w:szCs w:val="24"/>
            <w:rPrChange w:id="3267"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68" w:author="ITD-STU" w:date="2021-05-24T14:19:00Z">
              <w:rPr>
                <w:rFonts w:ascii="Times New Roman" w:eastAsia="Times New Roman" w:hAnsi="Times New Roman" w:cs="Times New Roman"/>
                <w:color w:val="FF0000"/>
                <w:sz w:val="24"/>
                <w:szCs w:val="24"/>
              </w:rPr>
            </w:rPrChange>
          </w:rPr>
          <w:t>visualisasi</w:t>
        </w:r>
        <w:proofErr w:type="spellEnd"/>
        <w:r w:rsidRPr="002776A7">
          <w:rPr>
            <w:rFonts w:ascii="Times New Roman" w:eastAsia="Times New Roman" w:hAnsi="Times New Roman" w:cs="Times New Roman"/>
            <w:sz w:val="24"/>
            <w:szCs w:val="24"/>
            <w:rPrChange w:id="3269"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70" w:author="ITD-STU" w:date="2021-05-24T14:19:00Z">
              <w:rPr>
                <w:rFonts w:ascii="Times New Roman" w:eastAsia="Times New Roman" w:hAnsi="Times New Roman" w:cs="Times New Roman"/>
                <w:color w:val="FF0000"/>
                <w:sz w:val="24"/>
                <w:szCs w:val="24"/>
              </w:rPr>
            </w:rPrChange>
          </w:rPr>
          <w:t>dari</w:t>
        </w:r>
        <w:proofErr w:type="spellEnd"/>
        <w:r w:rsidRPr="002776A7">
          <w:rPr>
            <w:rFonts w:ascii="Times New Roman" w:eastAsia="Times New Roman" w:hAnsi="Times New Roman" w:cs="Times New Roman"/>
            <w:sz w:val="24"/>
            <w:szCs w:val="24"/>
            <w:rPrChange w:id="3271"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72" w:author="ITD-STU" w:date="2021-05-24T14:20:00Z">
              <w:rPr>
                <w:rFonts w:ascii="Times New Roman" w:eastAsia="Times New Roman" w:hAnsi="Times New Roman" w:cs="Times New Roman"/>
                <w:color w:val="FF0000"/>
                <w:sz w:val="24"/>
                <w:szCs w:val="24"/>
              </w:rPr>
            </w:rPrChange>
          </w:rPr>
          <w:t>dataset</w:t>
        </w:r>
        <w:r w:rsidRPr="002776A7">
          <w:rPr>
            <w:rFonts w:ascii="Times New Roman" w:eastAsia="Times New Roman" w:hAnsi="Times New Roman" w:cs="Times New Roman"/>
            <w:sz w:val="24"/>
            <w:szCs w:val="24"/>
            <w:rPrChange w:id="3273"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74" w:author="ITD-STU" w:date="2021-05-24T14:19:00Z">
              <w:rPr>
                <w:rFonts w:ascii="Times New Roman" w:eastAsia="Times New Roman" w:hAnsi="Times New Roman" w:cs="Times New Roman"/>
                <w:color w:val="FF0000"/>
                <w:sz w:val="24"/>
                <w:szCs w:val="24"/>
              </w:rPr>
            </w:rPrChange>
          </w:rPr>
          <w:t>dimiliki</w:t>
        </w:r>
        <w:proofErr w:type="spellEnd"/>
        <w:r w:rsidRPr="002776A7">
          <w:rPr>
            <w:rFonts w:ascii="Times New Roman" w:eastAsia="Times New Roman" w:hAnsi="Times New Roman" w:cs="Times New Roman"/>
            <w:sz w:val="24"/>
            <w:szCs w:val="24"/>
            <w:rPrChange w:id="3275"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76" w:author="ITD-STU" w:date="2021-05-24T14:19:00Z">
              <w:rPr>
                <w:rFonts w:ascii="Times New Roman" w:eastAsia="Times New Roman" w:hAnsi="Times New Roman" w:cs="Times New Roman"/>
                <w:color w:val="FF0000"/>
                <w:sz w:val="24"/>
                <w:szCs w:val="24"/>
              </w:rPr>
            </w:rPrChange>
          </w:rPr>
          <w:t>berupa</w:t>
        </w:r>
        <w:proofErr w:type="spellEnd"/>
        <w:r w:rsidRPr="002776A7">
          <w:rPr>
            <w:rFonts w:ascii="Times New Roman" w:eastAsia="Times New Roman" w:hAnsi="Times New Roman" w:cs="Times New Roman"/>
            <w:sz w:val="24"/>
            <w:szCs w:val="24"/>
            <w:rPrChange w:id="3277"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78" w:author="ITD-STU" w:date="2021-05-24T14:19:00Z">
              <w:rPr>
                <w:rFonts w:ascii="Times New Roman" w:eastAsia="Times New Roman" w:hAnsi="Times New Roman" w:cs="Times New Roman"/>
                <w:color w:val="FF0000"/>
                <w:sz w:val="24"/>
                <w:szCs w:val="24"/>
              </w:rPr>
            </w:rPrChange>
          </w:rPr>
          <w:t>grafik</w:t>
        </w:r>
        <w:proofErr w:type="spellEnd"/>
        <w:r w:rsidRPr="002776A7">
          <w:rPr>
            <w:rFonts w:ascii="Times New Roman" w:eastAsia="Times New Roman" w:hAnsi="Times New Roman" w:cs="Times New Roman"/>
            <w:sz w:val="24"/>
            <w:szCs w:val="24"/>
            <w:rPrChange w:id="3279"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80" w:author="ITD-STU" w:date="2021-05-24T14:20:00Z">
              <w:rPr>
                <w:rFonts w:ascii="Times New Roman" w:eastAsia="Times New Roman" w:hAnsi="Times New Roman" w:cs="Times New Roman"/>
                <w:color w:val="FF0000"/>
                <w:sz w:val="24"/>
                <w:szCs w:val="24"/>
              </w:rPr>
            </w:rPrChange>
          </w:rPr>
          <w:t>funnel chart</w:t>
        </w:r>
        <w:r w:rsidRPr="002776A7">
          <w:rPr>
            <w:rFonts w:ascii="Times New Roman" w:eastAsia="Times New Roman" w:hAnsi="Times New Roman" w:cs="Times New Roman"/>
            <w:sz w:val="24"/>
            <w:szCs w:val="24"/>
            <w:rPrChange w:id="3281"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82" w:author="ITD-STU" w:date="2021-05-24T14:19:00Z">
              <w:rPr>
                <w:rFonts w:ascii="Times New Roman" w:eastAsia="Times New Roman" w:hAnsi="Times New Roman" w:cs="Times New Roman"/>
                <w:color w:val="FF0000"/>
                <w:sz w:val="24"/>
                <w:szCs w:val="24"/>
              </w:rPr>
            </w:rPrChange>
          </w:rPr>
          <w:t>akan</w:t>
        </w:r>
        <w:proofErr w:type="spellEnd"/>
        <w:r w:rsidRPr="002776A7">
          <w:rPr>
            <w:rFonts w:ascii="Times New Roman" w:eastAsia="Times New Roman" w:hAnsi="Times New Roman" w:cs="Times New Roman"/>
            <w:sz w:val="24"/>
            <w:szCs w:val="24"/>
            <w:rPrChange w:id="3283"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84" w:author="ITD-STU" w:date="2021-05-24T14:19:00Z">
              <w:rPr>
                <w:rFonts w:ascii="Times New Roman" w:eastAsia="Times New Roman" w:hAnsi="Times New Roman" w:cs="Times New Roman"/>
                <w:color w:val="FF0000"/>
                <w:sz w:val="24"/>
                <w:szCs w:val="24"/>
              </w:rPr>
            </w:rPrChange>
          </w:rPr>
          <w:t>menampilkan</w:t>
        </w:r>
        <w:proofErr w:type="spellEnd"/>
        <w:r w:rsidRPr="002776A7">
          <w:rPr>
            <w:rFonts w:ascii="Times New Roman" w:eastAsia="Times New Roman" w:hAnsi="Times New Roman" w:cs="Times New Roman"/>
            <w:sz w:val="24"/>
            <w:szCs w:val="24"/>
            <w:rPrChange w:id="3285" w:author="ITD-STU" w:date="2021-05-24T14:19:00Z">
              <w:rPr>
                <w:rFonts w:ascii="Times New Roman" w:eastAsia="Times New Roman" w:hAnsi="Times New Roman" w:cs="Times New Roman"/>
                <w:color w:val="FF0000"/>
                <w:sz w:val="24"/>
                <w:szCs w:val="24"/>
              </w:rPr>
            </w:rPrChange>
          </w:rPr>
          <w:t xml:space="preserve"> </w:t>
        </w:r>
        <w:proofErr w:type="spellStart"/>
        <w:r w:rsidRPr="002776A7">
          <w:rPr>
            <w:rFonts w:ascii="Times New Roman" w:eastAsia="Times New Roman" w:hAnsi="Times New Roman" w:cs="Times New Roman"/>
            <w:sz w:val="24"/>
            <w:szCs w:val="24"/>
            <w:rPrChange w:id="3286" w:author="ITD-STU" w:date="2021-05-24T14:19:00Z">
              <w:rPr>
                <w:rFonts w:ascii="Times New Roman" w:eastAsia="Times New Roman" w:hAnsi="Times New Roman" w:cs="Times New Roman"/>
                <w:color w:val="FF0000"/>
                <w:sz w:val="24"/>
                <w:szCs w:val="24"/>
              </w:rPr>
            </w:rPrChange>
          </w:rPr>
          <w:t>jumlah</w:t>
        </w:r>
        <w:proofErr w:type="spellEnd"/>
        <w:r w:rsidRPr="002776A7">
          <w:rPr>
            <w:rFonts w:ascii="Times New Roman" w:eastAsia="Times New Roman" w:hAnsi="Times New Roman" w:cs="Times New Roman"/>
            <w:sz w:val="24"/>
            <w:szCs w:val="24"/>
            <w:rPrChange w:id="3287" w:author="ITD-STU" w:date="2021-05-24T14:19:00Z">
              <w:rPr>
                <w:rFonts w:ascii="Times New Roman" w:eastAsia="Times New Roman" w:hAnsi="Times New Roman" w:cs="Times New Roman"/>
                <w:color w:val="FF0000"/>
                <w:sz w:val="24"/>
                <w:szCs w:val="24"/>
              </w:rPr>
            </w:rPrChange>
          </w:rPr>
          <w:t xml:space="preserve"> </w:t>
        </w:r>
        <w:r w:rsidRPr="002776A7">
          <w:rPr>
            <w:rFonts w:ascii="Times New Roman" w:eastAsia="Times New Roman" w:hAnsi="Times New Roman" w:cs="Times New Roman"/>
            <w:i/>
            <w:sz w:val="24"/>
            <w:szCs w:val="24"/>
            <w:rPrChange w:id="3288" w:author="ITD-STU" w:date="2021-05-24T14:20:00Z">
              <w:rPr>
                <w:rFonts w:ascii="Times New Roman" w:eastAsia="Times New Roman" w:hAnsi="Times New Roman" w:cs="Times New Roman"/>
                <w:color w:val="FF0000"/>
                <w:sz w:val="24"/>
                <w:szCs w:val="24"/>
              </w:rPr>
            </w:rPrChange>
          </w:rPr>
          <w:t>review</w:t>
        </w:r>
        <w:r w:rsidRPr="002776A7">
          <w:rPr>
            <w:rFonts w:ascii="Times New Roman" w:eastAsia="Times New Roman" w:hAnsi="Times New Roman" w:cs="Times New Roman"/>
            <w:sz w:val="24"/>
            <w:szCs w:val="24"/>
            <w:rPrChange w:id="3289" w:author="ITD-STU" w:date="2021-05-24T14:19:00Z">
              <w:rPr>
                <w:rFonts w:ascii="Times New Roman" w:eastAsia="Times New Roman" w:hAnsi="Times New Roman" w:cs="Times New Roman"/>
                <w:color w:val="FF0000"/>
                <w:sz w:val="24"/>
                <w:szCs w:val="24"/>
              </w:rPr>
            </w:rPrChange>
          </w:rPr>
          <w:t xml:space="preserve"> yang </w:t>
        </w:r>
        <w:proofErr w:type="spellStart"/>
        <w:r w:rsidRPr="002776A7">
          <w:rPr>
            <w:rFonts w:ascii="Times New Roman" w:eastAsia="Times New Roman" w:hAnsi="Times New Roman" w:cs="Times New Roman"/>
            <w:sz w:val="24"/>
            <w:szCs w:val="24"/>
            <w:rPrChange w:id="3290" w:author="ITD-STU" w:date="2021-05-24T14:19:00Z">
              <w:rPr>
                <w:rFonts w:ascii="Times New Roman" w:eastAsia="Times New Roman" w:hAnsi="Times New Roman" w:cs="Times New Roman"/>
                <w:color w:val="FF0000"/>
                <w:sz w:val="24"/>
                <w:szCs w:val="24"/>
              </w:rPr>
            </w:rPrChange>
          </w:rPr>
          <w:t>positif</w:t>
        </w:r>
        <w:proofErr w:type="spellEnd"/>
        <w:r w:rsidRPr="002776A7">
          <w:rPr>
            <w:rFonts w:ascii="Times New Roman" w:eastAsia="Times New Roman" w:hAnsi="Times New Roman" w:cs="Times New Roman"/>
            <w:sz w:val="24"/>
            <w:szCs w:val="24"/>
            <w:rPrChange w:id="3291" w:author="ITD-STU" w:date="2021-05-24T14:19:00Z">
              <w:rPr>
                <w:rFonts w:ascii="Times New Roman" w:eastAsia="Times New Roman" w:hAnsi="Times New Roman" w:cs="Times New Roman"/>
                <w:color w:val="FF0000"/>
                <w:sz w:val="24"/>
                <w:szCs w:val="24"/>
              </w:rPr>
            </w:rPrChange>
          </w:rPr>
          <w:t xml:space="preserve"> dan </w:t>
        </w:r>
        <w:proofErr w:type="spellStart"/>
        <w:r w:rsidRPr="002776A7">
          <w:rPr>
            <w:rFonts w:ascii="Times New Roman" w:eastAsia="Times New Roman" w:hAnsi="Times New Roman" w:cs="Times New Roman"/>
            <w:sz w:val="24"/>
            <w:szCs w:val="24"/>
            <w:rPrChange w:id="3292" w:author="ITD-STU" w:date="2021-05-24T14:19:00Z">
              <w:rPr>
                <w:rFonts w:ascii="Times New Roman" w:eastAsia="Times New Roman" w:hAnsi="Times New Roman" w:cs="Times New Roman"/>
                <w:color w:val="FF0000"/>
                <w:sz w:val="24"/>
                <w:szCs w:val="24"/>
              </w:rPr>
            </w:rPrChange>
          </w:rPr>
          <w:t>negatif</w:t>
        </w:r>
        <w:proofErr w:type="spellEnd"/>
        <w:r w:rsidRPr="002776A7">
          <w:rPr>
            <w:rFonts w:ascii="Times New Roman" w:eastAsia="Times New Roman" w:hAnsi="Times New Roman" w:cs="Times New Roman"/>
            <w:sz w:val="24"/>
            <w:szCs w:val="24"/>
            <w:rPrChange w:id="3293" w:author="ITD-STU" w:date="2021-05-24T14:19:00Z">
              <w:rPr>
                <w:rFonts w:ascii="Times New Roman" w:eastAsia="Times New Roman" w:hAnsi="Times New Roman" w:cs="Times New Roman"/>
                <w:color w:val="FF0000"/>
                <w:sz w:val="24"/>
                <w:szCs w:val="24"/>
              </w:rPr>
            </w:rPrChange>
          </w:rPr>
          <w:t>. </w:t>
        </w:r>
      </w:ins>
    </w:p>
    <w:tbl>
      <w:tblPr>
        <w:tblpPr w:leftFromText="180" w:rightFromText="180" w:vertAnchor="text" w:tblpY="1"/>
        <w:tblOverlap w:val="never"/>
        <w:tblW w:w="9031" w:type="dxa"/>
        <w:tblCellMar>
          <w:top w:w="15" w:type="dxa"/>
          <w:left w:w="15" w:type="dxa"/>
          <w:bottom w:w="15" w:type="dxa"/>
          <w:right w:w="15" w:type="dxa"/>
        </w:tblCellMar>
        <w:tblLook w:val="04A0" w:firstRow="1" w:lastRow="0" w:firstColumn="1" w:lastColumn="0" w:noHBand="0" w:noVBand="1"/>
        <w:tblPrChange w:id="3294" w:author="Windows User" w:date="2021-05-24T15:40:00Z">
          <w:tblPr>
            <w:tblW w:w="9026" w:type="dxa"/>
            <w:tblCellMar>
              <w:top w:w="15" w:type="dxa"/>
              <w:left w:w="15" w:type="dxa"/>
              <w:bottom w:w="15" w:type="dxa"/>
              <w:right w:w="15" w:type="dxa"/>
            </w:tblCellMar>
            <w:tblLook w:val="04A0" w:firstRow="1" w:lastRow="0" w:firstColumn="1" w:lastColumn="0" w:noHBand="0" w:noVBand="1"/>
          </w:tblPr>
        </w:tblPrChange>
      </w:tblPr>
      <w:tblGrid>
        <w:gridCol w:w="9031"/>
        <w:tblGridChange w:id="3295">
          <w:tblGrid>
            <w:gridCol w:w="9026"/>
          </w:tblGrid>
        </w:tblGridChange>
      </w:tblGrid>
      <w:tr w:rsidR="002776A7" w:rsidRPr="002776A7" w14:paraId="5AB33151" w14:textId="77777777" w:rsidTr="00A57F1B">
        <w:trPr>
          <w:trHeight w:val="2126"/>
          <w:ins w:id="3296" w:author="ITD-STU" w:date="2021-05-24T14:19:00Z"/>
        </w:trPr>
        <w:tc>
          <w:tcPr>
            <w:tcW w:w="9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297" w:author="Windows User" w:date="2021-05-24T15:40: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1C58212" w14:textId="77777777" w:rsidR="002776A7" w:rsidRPr="002776A7" w:rsidRDefault="002776A7">
            <w:pPr>
              <w:spacing w:line="360" w:lineRule="auto"/>
              <w:jc w:val="both"/>
              <w:rPr>
                <w:ins w:id="3298" w:author="ITD-STU" w:date="2021-05-24T14:19:00Z"/>
                <w:rFonts w:ascii="Times New Roman" w:eastAsia="Times New Roman" w:hAnsi="Times New Roman" w:cs="Times New Roman"/>
                <w:sz w:val="24"/>
                <w:szCs w:val="24"/>
              </w:rPr>
              <w:pPrChange w:id="3299" w:author="ITD-STU" w:date="2021-05-24T14:23:00Z">
                <w:pPr>
                  <w:spacing w:line="240" w:lineRule="auto"/>
                  <w:jc w:val="both"/>
                </w:pPr>
              </w:pPrChange>
            </w:pPr>
            <w:ins w:id="3300" w:author="ITD-STU" w:date="2021-05-24T14:19:00Z">
              <w:r w:rsidRPr="002776A7">
                <w:rPr>
                  <w:rFonts w:ascii="Courier New" w:eastAsia="Times New Roman" w:hAnsi="Courier New" w:cs="Courier New"/>
                  <w:rPrChange w:id="3301" w:author="ITD-STU" w:date="2021-05-24T14:19:00Z">
                    <w:rPr>
                      <w:rFonts w:ascii="Courier New" w:eastAsia="Times New Roman" w:hAnsi="Courier New" w:cs="Courier New"/>
                      <w:color w:val="FF0000"/>
                    </w:rPr>
                  </w:rPrChange>
                </w:rPr>
                <w:t xml:space="preserve">fig = </w:t>
              </w:r>
              <w:proofErr w:type="spellStart"/>
              <w:proofErr w:type="gramStart"/>
              <w:r w:rsidRPr="002776A7">
                <w:rPr>
                  <w:rFonts w:ascii="Courier New" w:eastAsia="Times New Roman" w:hAnsi="Courier New" w:cs="Courier New"/>
                  <w:rPrChange w:id="3302" w:author="ITD-STU" w:date="2021-05-24T14:19:00Z">
                    <w:rPr>
                      <w:rFonts w:ascii="Courier New" w:eastAsia="Times New Roman" w:hAnsi="Courier New" w:cs="Courier New"/>
                      <w:color w:val="FF0000"/>
                    </w:rPr>
                  </w:rPrChange>
                </w:rPr>
                <w:t>go.Figure</w:t>
              </w:r>
              <w:proofErr w:type="spellEnd"/>
              <w:proofErr w:type="gramEnd"/>
              <w:r w:rsidRPr="002776A7">
                <w:rPr>
                  <w:rFonts w:ascii="Courier New" w:eastAsia="Times New Roman" w:hAnsi="Courier New" w:cs="Courier New"/>
                  <w:rPrChange w:id="3303" w:author="ITD-STU" w:date="2021-05-24T14:19:00Z">
                    <w:rPr>
                      <w:rFonts w:ascii="Courier New" w:eastAsia="Times New Roman" w:hAnsi="Courier New" w:cs="Courier New"/>
                      <w:color w:val="FF0000"/>
                    </w:rPr>
                  </w:rPrChange>
                </w:rPr>
                <w:t>(</w:t>
              </w:r>
              <w:proofErr w:type="spellStart"/>
              <w:r w:rsidRPr="002776A7">
                <w:rPr>
                  <w:rFonts w:ascii="Courier New" w:eastAsia="Times New Roman" w:hAnsi="Courier New" w:cs="Courier New"/>
                  <w:rPrChange w:id="3304" w:author="ITD-STU" w:date="2021-05-24T14:19:00Z">
                    <w:rPr>
                      <w:rFonts w:ascii="Courier New" w:eastAsia="Times New Roman" w:hAnsi="Courier New" w:cs="Courier New"/>
                      <w:color w:val="FF0000"/>
                    </w:rPr>
                  </w:rPrChange>
                </w:rPr>
                <w:t>go.Funnelarea</w:t>
              </w:r>
              <w:proofErr w:type="spellEnd"/>
              <w:r w:rsidRPr="002776A7">
                <w:rPr>
                  <w:rFonts w:ascii="Courier New" w:eastAsia="Times New Roman" w:hAnsi="Courier New" w:cs="Courier New"/>
                  <w:rPrChange w:id="3305" w:author="ITD-STU" w:date="2021-05-24T14:19:00Z">
                    <w:rPr>
                      <w:rFonts w:ascii="Courier New" w:eastAsia="Times New Roman" w:hAnsi="Courier New" w:cs="Courier New"/>
                      <w:color w:val="FF0000"/>
                    </w:rPr>
                  </w:rPrChange>
                </w:rPr>
                <w:t>(</w:t>
              </w:r>
            </w:ins>
          </w:p>
          <w:p w14:paraId="711BD224" w14:textId="77777777" w:rsidR="002776A7" w:rsidRPr="002776A7" w:rsidRDefault="002776A7">
            <w:pPr>
              <w:spacing w:line="360" w:lineRule="auto"/>
              <w:jc w:val="both"/>
              <w:rPr>
                <w:ins w:id="3306" w:author="ITD-STU" w:date="2021-05-24T14:19:00Z"/>
                <w:rFonts w:ascii="Times New Roman" w:eastAsia="Times New Roman" w:hAnsi="Times New Roman" w:cs="Times New Roman"/>
                <w:sz w:val="24"/>
                <w:szCs w:val="24"/>
              </w:rPr>
              <w:pPrChange w:id="3307" w:author="ITD-STU" w:date="2021-05-24T14:23:00Z">
                <w:pPr>
                  <w:spacing w:line="240" w:lineRule="auto"/>
                  <w:jc w:val="both"/>
                </w:pPr>
              </w:pPrChange>
            </w:pPr>
            <w:ins w:id="3308" w:author="ITD-STU" w:date="2021-05-24T14:19:00Z">
              <w:r w:rsidRPr="002776A7">
                <w:rPr>
                  <w:rFonts w:ascii="Courier New" w:eastAsia="Times New Roman" w:hAnsi="Courier New" w:cs="Courier New"/>
                  <w:rPrChange w:id="3309" w:author="ITD-STU" w:date="2021-05-24T14:19:00Z">
                    <w:rPr>
                      <w:rFonts w:ascii="Courier New" w:eastAsia="Times New Roman" w:hAnsi="Courier New" w:cs="Courier New"/>
                      <w:color w:val="FF0000"/>
                    </w:rPr>
                  </w:rPrChange>
                </w:rPr>
                <w:t>    text =</w:t>
              </w:r>
              <w:proofErr w:type="spellStart"/>
              <w:proofErr w:type="gramStart"/>
              <w:r w:rsidRPr="002776A7">
                <w:rPr>
                  <w:rFonts w:ascii="Courier New" w:eastAsia="Times New Roman" w:hAnsi="Courier New" w:cs="Courier New"/>
                  <w:rPrChange w:id="3310" w:author="ITD-STU" w:date="2021-05-24T14:19:00Z">
                    <w:rPr>
                      <w:rFonts w:ascii="Courier New" w:eastAsia="Times New Roman" w:hAnsi="Courier New" w:cs="Courier New"/>
                      <w:color w:val="FF0000"/>
                    </w:rPr>
                  </w:rPrChange>
                </w:rPr>
                <w:t>temp.sentiment</w:t>
              </w:r>
              <w:proofErr w:type="spellEnd"/>
              <w:proofErr w:type="gramEnd"/>
              <w:r w:rsidRPr="002776A7">
                <w:rPr>
                  <w:rFonts w:ascii="Courier New" w:eastAsia="Times New Roman" w:hAnsi="Courier New" w:cs="Courier New"/>
                  <w:rPrChange w:id="3311" w:author="ITD-STU" w:date="2021-05-24T14:19:00Z">
                    <w:rPr>
                      <w:rFonts w:ascii="Courier New" w:eastAsia="Times New Roman" w:hAnsi="Courier New" w:cs="Courier New"/>
                      <w:color w:val="FF0000"/>
                    </w:rPr>
                  </w:rPrChange>
                </w:rPr>
                <w:t>,</w:t>
              </w:r>
            </w:ins>
          </w:p>
          <w:p w14:paraId="5359949B" w14:textId="77777777" w:rsidR="002776A7" w:rsidRPr="002776A7" w:rsidRDefault="002776A7">
            <w:pPr>
              <w:spacing w:line="360" w:lineRule="auto"/>
              <w:jc w:val="both"/>
              <w:rPr>
                <w:ins w:id="3312" w:author="ITD-STU" w:date="2021-05-24T14:19:00Z"/>
                <w:rFonts w:ascii="Times New Roman" w:eastAsia="Times New Roman" w:hAnsi="Times New Roman" w:cs="Times New Roman"/>
                <w:sz w:val="24"/>
                <w:szCs w:val="24"/>
              </w:rPr>
              <w:pPrChange w:id="3313" w:author="ITD-STU" w:date="2021-05-24T14:23:00Z">
                <w:pPr>
                  <w:spacing w:line="240" w:lineRule="auto"/>
                  <w:jc w:val="both"/>
                </w:pPr>
              </w:pPrChange>
            </w:pPr>
            <w:ins w:id="3314" w:author="ITD-STU" w:date="2021-05-24T14:19:00Z">
              <w:r w:rsidRPr="002776A7">
                <w:rPr>
                  <w:rFonts w:ascii="Courier New" w:eastAsia="Times New Roman" w:hAnsi="Courier New" w:cs="Courier New"/>
                  <w:rPrChange w:id="3315" w:author="ITD-STU" w:date="2021-05-24T14:19:00Z">
                    <w:rPr>
                      <w:rFonts w:ascii="Courier New" w:eastAsia="Times New Roman" w:hAnsi="Courier New" w:cs="Courier New"/>
                      <w:color w:val="FF0000"/>
                    </w:rPr>
                  </w:rPrChange>
                </w:rPr>
                <w:t xml:space="preserve">    values = </w:t>
              </w:r>
              <w:proofErr w:type="spellStart"/>
              <w:proofErr w:type="gramStart"/>
              <w:r w:rsidRPr="002776A7">
                <w:rPr>
                  <w:rFonts w:ascii="Courier New" w:eastAsia="Times New Roman" w:hAnsi="Courier New" w:cs="Courier New"/>
                  <w:rPrChange w:id="3316" w:author="ITD-STU" w:date="2021-05-24T14:19:00Z">
                    <w:rPr>
                      <w:rFonts w:ascii="Courier New" w:eastAsia="Times New Roman" w:hAnsi="Courier New" w:cs="Courier New"/>
                      <w:color w:val="FF0000"/>
                    </w:rPr>
                  </w:rPrChange>
                </w:rPr>
                <w:t>temp.review</w:t>
              </w:r>
              <w:proofErr w:type="spellEnd"/>
              <w:proofErr w:type="gramEnd"/>
              <w:r w:rsidRPr="002776A7">
                <w:rPr>
                  <w:rFonts w:ascii="Courier New" w:eastAsia="Times New Roman" w:hAnsi="Courier New" w:cs="Courier New"/>
                  <w:rPrChange w:id="3317" w:author="ITD-STU" w:date="2021-05-24T14:19:00Z">
                    <w:rPr>
                      <w:rFonts w:ascii="Courier New" w:eastAsia="Times New Roman" w:hAnsi="Courier New" w:cs="Courier New"/>
                      <w:color w:val="FF0000"/>
                    </w:rPr>
                  </w:rPrChange>
                </w:rPr>
                <w:t>,</w:t>
              </w:r>
            </w:ins>
          </w:p>
          <w:p w14:paraId="2EA6DCF2" w14:textId="77777777" w:rsidR="002776A7" w:rsidRPr="002776A7" w:rsidRDefault="002776A7">
            <w:pPr>
              <w:spacing w:line="360" w:lineRule="auto"/>
              <w:jc w:val="both"/>
              <w:rPr>
                <w:ins w:id="3318" w:author="ITD-STU" w:date="2021-05-24T14:19:00Z"/>
                <w:rFonts w:ascii="Times New Roman" w:eastAsia="Times New Roman" w:hAnsi="Times New Roman" w:cs="Times New Roman"/>
                <w:sz w:val="24"/>
                <w:szCs w:val="24"/>
              </w:rPr>
              <w:pPrChange w:id="3319" w:author="ITD-STU" w:date="2021-05-24T14:23:00Z">
                <w:pPr>
                  <w:spacing w:line="240" w:lineRule="auto"/>
                  <w:jc w:val="both"/>
                </w:pPr>
              </w:pPrChange>
            </w:pPr>
            <w:ins w:id="3320" w:author="ITD-STU" w:date="2021-05-24T14:19:00Z">
              <w:r w:rsidRPr="002776A7">
                <w:rPr>
                  <w:rFonts w:ascii="Courier New" w:eastAsia="Times New Roman" w:hAnsi="Courier New" w:cs="Courier New"/>
                  <w:rPrChange w:id="3321" w:author="ITD-STU" w:date="2021-05-24T14:19:00Z">
                    <w:rPr>
                      <w:rFonts w:ascii="Courier New" w:eastAsia="Times New Roman" w:hAnsi="Courier New" w:cs="Courier New"/>
                      <w:color w:val="FF0000"/>
                    </w:rPr>
                  </w:rPrChange>
                </w:rPr>
                <w:t>    title = {"position": "top center", "text": "Funnel-Chart of Sentiment Distribution"}</w:t>
              </w:r>
            </w:ins>
          </w:p>
          <w:p w14:paraId="5276F333" w14:textId="77777777" w:rsidR="002776A7" w:rsidRPr="002776A7" w:rsidRDefault="002776A7">
            <w:pPr>
              <w:spacing w:line="360" w:lineRule="auto"/>
              <w:jc w:val="both"/>
              <w:rPr>
                <w:ins w:id="3322" w:author="ITD-STU" w:date="2021-05-24T14:19:00Z"/>
                <w:rFonts w:ascii="Times New Roman" w:eastAsia="Times New Roman" w:hAnsi="Times New Roman" w:cs="Times New Roman"/>
                <w:sz w:val="24"/>
                <w:szCs w:val="24"/>
              </w:rPr>
              <w:pPrChange w:id="3323" w:author="ITD-STU" w:date="2021-05-24T14:23:00Z">
                <w:pPr>
                  <w:spacing w:line="240" w:lineRule="auto"/>
                  <w:jc w:val="both"/>
                </w:pPr>
              </w:pPrChange>
            </w:pPr>
            <w:ins w:id="3324" w:author="ITD-STU" w:date="2021-05-24T14:19:00Z">
              <w:r w:rsidRPr="002776A7">
                <w:rPr>
                  <w:rFonts w:ascii="Courier New" w:eastAsia="Times New Roman" w:hAnsi="Courier New" w:cs="Courier New"/>
                  <w:rPrChange w:id="3325" w:author="ITD-STU" w:date="2021-05-24T14:19:00Z">
                    <w:rPr>
                      <w:rFonts w:ascii="Courier New" w:eastAsia="Times New Roman" w:hAnsi="Courier New" w:cs="Courier New"/>
                      <w:color w:val="FF0000"/>
                    </w:rPr>
                  </w:rPrChange>
                </w:rPr>
                <w:t>    ))</w:t>
              </w:r>
            </w:ins>
          </w:p>
          <w:p w14:paraId="385CC9B7" w14:textId="77777777" w:rsidR="002776A7" w:rsidRPr="002776A7" w:rsidRDefault="002776A7">
            <w:pPr>
              <w:spacing w:line="360" w:lineRule="auto"/>
              <w:jc w:val="both"/>
              <w:rPr>
                <w:ins w:id="3326" w:author="ITD-STU" w:date="2021-05-24T14:19:00Z"/>
                <w:rFonts w:ascii="Times New Roman" w:eastAsia="Times New Roman" w:hAnsi="Times New Roman" w:cs="Times New Roman"/>
                <w:sz w:val="24"/>
                <w:szCs w:val="24"/>
              </w:rPr>
              <w:pPrChange w:id="3327" w:author="ITD-STU" w:date="2021-05-24T14:23:00Z">
                <w:pPr>
                  <w:spacing w:line="240" w:lineRule="auto"/>
                  <w:jc w:val="both"/>
                </w:pPr>
              </w:pPrChange>
            </w:pPr>
            <w:proofErr w:type="spellStart"/>
            <w:proofErr w:type="gramStart"/>
            <w:ins w:id="3328" w:author="ITD-STU" w:date="2021-05-24T14:19:00Z">
              <w:r w:rsidRPr="002776A7">
                <w:rPr>
                  <w:rFonts w:ascii="Courier New" w:eastAsia="Times New Roman" w:hAnsi="Courier New" w:cs="Courier New"/>
                  <w:rPrChange w:id="3329" w:author="ITD-STU" w:date="2021-05-24T14:19:00Z">
                    <w:rPr>
                      <w:rFonts w:ascii="Courier New" w:eastAsia="Times New Roman" w:hAnsi="Courier New" w:cs="Courier New"/>
                      <w:color w:val="FF0000"/>
                    </w:rPr>
                  </w:rPrChange>
                </w:rPr>
                <w:t>fig.show</w:t>
              </w:r>
              <w:proofErr w:type="spellEnd"/>
              <w:proofErr w:type="gramEnd"/>
              <w:r w:rsidRPr="002776A7">
                <w:rPr>
                  <w:rFonts w:ascii="Courier New" w:eastAsia="Times New Roman" w:hAnsi="Courier New" w:cs="Courier New"/>
                  <w:rPrChange w:id="3330" w:author="ITD-STU" w:date="2021-05-24T14:19:00Z">
                    <w:rPr>
                      <w:rFonts w:ascii="Courier New" w:eastAsia="Times New Roman" w:hAnsi="Courier New" w:cs="Courier New"/>
                      <w:color w:val="FF0000"/>
                    </w:rPr>
                  </w:rPrChange>
                </w:rPr>
                <w:t>()</w:t>
              </w:r>
            </w:ins>
          </w:p>
        </w:tc>
      </w:tr>
    </w:tbl>
    <w:p w14:paraId="47FB51ED" w14:textId="19C0AE08" w:rsidR="002E11D7" w:rsidRPr="002E7F1C" w:rsidRDefault="002E11D7" w:rsidP="002E11D7">
      <w:pPr>
        <w:pStyle w:val="Caption"/>
        <w:jc w:val="center"/>
        <w:rPr>
          <w:ins w:id="3331" w:author="ITD-STU" w:date="2021-05-24T14:27:00Z"/>
          <w:rFonts w:ascii="Times New Roman" w:eastAsia="Times New Roman" w:hAnsi="Times New Roman" w:cs="Times New Roman"/>
          <w:color w:val="auto"/>
          <w:sz w:val="20"/>
        </w:rPr>
      </w:pPr>
      <w:bookmarkStart w:id="3332" w:name="_Toc72760975"/>
      <w:proofErr w:type="spellStart"/>
      <w:ins w:id="3333" w:author="ITD-STU" w:date="2021-05-24T14:27:00Z">
        <w:r>
          <w:rPr>
            <w:rFonts w:ascii="Times New Roman" w:hAnsi="Times New Roman" w:cs="Times New Roman"/>
            <w:color w:val="auto"/>
            <w:sz w:val="20"/>
          </w:rPr>
          <w:t>Potongan</w:t>
        </w:r>
        <w:proofErr w:type="spellEnd"/>
        <w:r>
          <w:rPr>
            <w:rFonts w:ascii="Times New Roman" w:hAnsi="Times New Roman" w:cs="Times New Roman"/>
            <w:color w:val="auto"/>
            <w:sz w:val="20"/>
          </w:rPr>
          <w:t xml:space="preserve"> K</w:t>
        </w:r>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r>
          <w:rPr>
            <w:rFonts w:ascii="Times New Roman" w:hAnsi="Times New Roman" w:cs="Times New Roman"/>
            <w:noProof/>
            <w:color w:val="auto"/>
            <w:sz w:val="20"/>
          </w:rPr>
          <w:t>7</w:t>
        </w:r>
        <w:r w:rsidRPr="00D01E13">
          <w:rPr>
            <w:rFonts w:ascii="Times New Roman" w:hAnsi="Times New Roman" w:cs="Times New Roman"/>
            <w:color w:val="auto"/>
            <w:sz w:val="20"/>
          </w:rPr>
          <w:fldChar w:fldCharType="end"/>
        </w:r>
        <w:r>
          <w:rPr>
            <w:rFonts w:ascii="Times New Roman" w:hAnsi="Times New Roman" w:cs="Times New Roman"/>
            <w:color w:val="auto"/>
            <w:sz w:val="20"/>
          </w:rPr>
          <w:t xml:space="preserve">. </w:t>
        </w:r>
        <w:r>
          <w:rPr>
            <w:rFonts w:ascii="Times New Roman" w:hAnsi="Times New Roman" w:cs="Times New Roman"/>
            <w:i/>
            <w:color w:val="auto"/>
            <w:sz w:val="20"/>
          </w:rPr>
          <w:t>Funnel</w:t>
        </w:r>
        <w:r w:rsidRPr="002E7F1C">
          <w:rPr>
            <w:rFonts w:ascii="Times New Roman" w:hAnsi="Times New Roman" w:cs="Times New Roman"/>
            <w:i/>
            <w:color w:val="auto"/>
            <w:sz w:val="20"/>
          </w:rPr>
          <w:t xml:space="preserve"> Chart</w:t>
        </w:r>
        <w:bookmarkEnd w:id="3332"/>
      </w:ins>
    </w:p>
    <w:p w14:paraId="36CF99F5" w14:textId="7DF3CD86" w:rsidR="002776A7" w:rsidRPr="002776A7" w:rsidRDefault="002776A7">
      <w:pPr>
        <w:spacing w:line="360" w:lineRule="auto"/>
        <w:jc w:val="both"/>
        <w:rPr>
          <w:ins w:id="3334" w:author="ITD-STU" w:date="2021-05-24T14:17:00Z"/>
        </w:rPr>
        <w:pPrChange w:id="3335" w:author="ITD-STU" w:date="2021-05-24T14:19:00Z">
          <w:pPr>
            <w:pStyle w:val="NormalWeb"/>
            <w:numPr>
              <w:numId w:val="3"/>
            </w:numPr>
            <w:spacing w:before="0" w:beforeAutospacing="0" w:after="0" w:afterAutospacing="0"/>
            <w:ind w:left="1080" w:hanging="720"/>
            <w:jc w:val="both"/>
          </w:pPr>
        </w:pPrChange>
      </w:pPr>
      <w:ins w:id="3336" w:author="ITD-STU" w:date="2021-05-24T14:19:00Z">
        <w:r w:rsidRPr="002776A7">
          <w:rPr>
            <w:rFonts w:ascii="Times New Roman" w:eastAsia="Times New Roman" w:hAnsi="Times New Roman" w:cs="Times New Roman"/>
            <w:sz w:val="24"/>
            <w:szCs w:val="24"/>
            <w:rPrChange w:id="3337" w:author="ITD-STU" w:date="2021-05-24T14:19:00Z">
              <w:rPr>
                <w:color w:val="FF0000"/>
              </w:rPr>
            </w:rPrChange>
          </w:rPr>
          <w:t xml:space="preserve">Setelah data </w:t>
        </w:r>
        <w:proofErr w:type="spellStart"/>
        <w:r w:rsidRPr="002776A7">
          <w:rPr>
            <w:rFonts w:ascii="Times New Roman" w:eastAsia="Times New Roman" w:hAnsi="Times New Roman" w:cs="Times New Roman"/>
            <w:sz w:val="24"/>
            <w:szCs w:val="24"/>
            <w:rPrChange w:id="3338" w:author="ITD-STU" w:date="2021-05-24T14:19:00Z">
              <w:rPr>
                <w:color w:val="FF0000"/>
              </w:rPr>
            </w:rPrChange>
          </w:rPr>
          <w:t>diubah</w:t>
        </w:r>
        <w:proofErr w:type="spellEnd"/>
        <w:r w:rsidRPr="002776A7">
          <w:rPr>
            <w:rFonts w:ascii="Times New Roman" w:eastAsia="Times New Roman" w:hAnsi="Times New Roman" w:cs="Times New Roman"/>
            <w:sz w:val="24"/>
            <w:szCs w:val="24"/>
            <w:rPrChange w:id="3339"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40" w:author="ITD-STU" w:date="2021-05-24T14:19:00Z">
              <w:rPr>
                <w:color w:val="FF0000"/>
              </w:rPr>
            </w:rPrChange>
          </w:rPr>
          <w:t>ke</w:t>
        </w:r>
        <w:proofErr w:type="spellEnd"/>
        <w:r w:rsidRPr="002776A7">
          <w:rPr>
            <w:rFonts w:ascii="Times New Roman" w:eastAsia="Times New Roman" w:hAnsi="Times New Roman" w:cs="Times New Roman"/>
            <w:sz w:val="24"/>
            <w:szCs w:val="24"/>
            <w:rPrChange w:id="3341" w:author="ITD-STU" w:date="2021-05-24T14:19:00Z">
              <w:rPr>
                <w:color w:val="FF0000"/>
              </w:rPr>
            </w:rPrChange>
          </w:rPr>
          <w:t xml:space="preserve"> format Parquet, </w:t>
        </w:r>
        <w:proofErr w:type="spellStart"/>
        <w:r w:rsidRPr="002776A7">
          <w:rPr>
            <w:rFonts w:ascii="Times New Roman" w:eastAsia="Times New Roman" w:hAnsi="Times New Roman" w:cs="Times New Roman"/>
            <w:sz w:val="24"/>
            <w:szCs w:val="24"/>
            <w:rPrChange w:id="3342" w:author="ITD-STU" w:date="2021-05-24T14:19:00Z">
              <w:rPr>
                <w:color w:val="FF0000"/>
              </w:rPr>
            </w:rPrChange>
          </w:rPr>
          <w:t>maka</w:t>
        </w:r>
        <w:proofErr w:type="spellEnd"/>
        <w:r w:rsidRPr="002776A7">
          <w:rPr>
            <w:rFonts w:ascii="Times New Roman" w:eastAsia="Times New Roman" w:hAnsi="Times New Roman" w:cs="Times New Roman"/>
            <w:sz w:val="24"/>
            <w:szCs w:val="24"/>
            <w:rPrChange w:id="3343"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44" w:author="ITD-STU" w:date="2021-05-24T14:19:00Z">
              <w:rPr>
                <w:color w:val="FF0000"/>
              </w:rPr>
            </w:rPrChange>
          </w:rPr>
          <w:t>akan</w:t>
        </w:r>
        <w:proofErr w:type="spellEnd"/>
        <w:r w:rsidRPr="002776A7">
          <w:rPr>
            <w:rFonts w:ascii="Times New Roman" w:eastAsia="Times New Roman" w:hAnsi="Times New Roman" w:cs="Times New Roman"/>
            <w:sz w:val="24"/>
            <w:szCs w:val="24"/>
            <w:rPrChange w:id="3345"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46" w:author="ITD-STU" w:date="2021-05-24T14:19:00Z">
              <w:rPr>
                <w:color w:val="FF0000"/>
              </w:rPr>
            </w:rPrChange>
          </w:rPr>
          <w:t>dilakukan</w:t>
        </w:r>
        <w:proofErr w:type="spellEnd"/>
        <w:r w:rsidRPr="002776A7">
          <w:rPr>
            <w:rFonts w:ascii="Times New Roman" w:eastAsia="Times New Roman" w:hAnsi="Times New Roman" w:cs="Times New Roman"/>
            <w:sz w:val="24"/>
            <w:szCs w:val="24"/>
            <w:rPrChange w:id="3347"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48" w:author="ITD-STU" w:date="2021-05-24T14:19:00Z">
              <w:rPr>
                <w:color w:val="FF0000"/>
              </w:rPr>
            </w:rPrChange>
          </w:rPr>
          <w:t>analisis</w:t>
        </w:r>
        <w:proofErr w:type="spellEnd"/>
        <w:r w:rsidRPr="002776A7">
          <w:rPr>
            <w:rFonts w:ascii="Times New Roman" w:eastAsia="Times New Roman" w:hAnsi="Times New Roman" w:cs="Times New Roman"/>
            <w:sz w:val="24"/>
            <w:szCs w:val="24"/>
            <w:rPrChange w:id="3349"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50" w:author="ITD-STU" w:date="2021-05-24T14:19:00Z">
              <w:rPr>
                <w:color w:val="FF0000"/>
              </w:rPr>
            </w:rPrChange>
          </w:rPr>
          <w:t>kembali</w:t>
        </w:r>
        <w:proofErr w:type="spellEnd"/>
        <w:r w:rsidRPr="002776A7">
          <w:rPr>
            <w:rFonts w:ascii="Times New Roman" w:eastAsia="Times New Roman" w:hAnsi="Times New Roman" w:cs="Times New Roman"/>
            <w:sz w:val="24"/>
            <w:szCs w:val="24"/>
            <w:rPrChange w:id="3351" w:author="ITD-STU" w:date="2021-05-24T14:19:00Z">
              <w:rPr>
                <w:color w:val="FF0000"/>
              </w:rPr>
            </w:rPrChange>
          </w:rPr>
          <w:t xml:space="preserve">. Pada </w:t>
        </w:r>
        <w:proofErr w:type="spellStart"/>
        <w:r w:rsidRPr="002776A7">
          <w:rPr>
            <w:rFonts w:ascii="Times New Roman" w:eastAsia="Times New Roman" w:hAnsi="Times New Roman" w:cs="Times New Roman"/>
            <w:sz w:val="24"/>
            <w:szCs w:val="24"/>
            <w:rPrChange w:id="3352" w:author="ITD-STU" w:date="2021-05-24T14:19:00Z">
              <w:rPr>
                <w:color w:val="FF0000"/>
              </w:rPr>
            </w:rPrChange>
          </w:rPr>
          <w:t>potongan</w:t>
        </w:r>
        <w:proofErr w:type="spellEnd"/>
        <w:r w:rsidRPr="002776A7">
          <w:rPr>
            <w:rFonts w:ascii="Times New Roman" w:eastAsia="Times New Roman" w:hAnsi="Times New Roman" w:cs="Times New Roman"/>
            <w:sz w:val="24"/>
            <w:szCs w:val="24"/>
            <w:rPrChange w:id="3353"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54" w:author="ITD-STU" w:date="2021-05-24T14:19:00Z">
              <w:rPr>
                <w:color w:val="FF0000"/>
              </w:rPr>
            </w:rPrChange>
          </w:rPr>
          <w:t>kode</w:t>
        </w:r>
        <w:proofErr w:type="spellEnd"/>
        <w:r w:rsidRPr="002776A7">
          <w:rPr>
            <w:rFonts w:ascii="Times New Roman" w:eastAsia="Times New Roman" w:hAnsi="Times New Roman" w:cs="Times New Roman"/>
            <w:sz w:val="24"/>
            <w:szCs w:val="24"/>
            <w:rPrChange w:id="3355" w:author="ITD-STU" w:date="2021-05-24T14:19:00Z">
              <w:rPr>
                <w:color w:val="FF0000"/>
              </w:rPr>
            </w:rPrChange>
          </w:rPr>
          <w:t xml:space="preserve"> program di </w:t>
        </w:r>
        <w:proofErr w:type="spellStart"/>
        <w:r w:rsidRPr="002776A7">
          <w:rPr>
            <w:rFonts w:ascii="Times New Roman" w:eastAsia="Times New Roman" w:hAnsi="Times New Roman" w:cs="Times New Roman"/>
            <w:sz w:val="24"/>
            <w:szCs w:val="24"/>
            <w:rPrChange w:id="3356" w:author="ITD-STU" w:date="2021-05-24T14:19:00Z">
              <w:rPr>
                <w:color w:val="FF0000"/>
              </w:rPr>
            </w:rPrChange>
          </w:rPr>
          <w:t>bawah</w:t>
        </w:r>
        <w:proofErr w:type="spellEnd"/>
        <w:r w:rsidRPr="002776A7">
          <w:rPr>
            <w:rFonts w:ascii="Times New Roman" w:eastAsia="Times New Roman" w:hAnsi="Times New Roman" w:cs="Times New Roman"/>
            <w:sz w:val="24"/>
            <w:szCs w:val="24"/>
            <w:rPrChange w:id="3357"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58" w:author="ITD-STU" w:date="2021-05-24T14:19:00Z">
              <w:rPr>
                <w:color w:val="FF0000"/>
              </w:rPr>
            </w:rPrChange>
          </w:rPr>
          <w:t>ini</w:t>
        </w:r>
        <w:proofErr w:type="spellEnd"/>
        <w:r w:rsidRPr="002776A7">
          <w:rPr>
            <w:rFonts w:ascii="Times New Roman" w:eastAsia="Times New Roman" w:hAnsi="Times New Roman" w:cs="Times New Roman"/>
            <w:sz w:val="24"/>
            <w:szCs w:val="24"/>
            <w:rPrChange w:id="3359"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60" w:author="ITD-STU" w:date="2021-05-24T14:19:00Z">
              <w:rPr>
                <w:color w:val="FF0000"/>
              </w:rPr>
            </w:rPrChange>
          </w:rPr>
          <w:t>akan</w:t>
        </w:r>
        <w:proofErr w:type="spellEnd"/>
        <w:r w:rsidRPr="002776A7">
          <w:rPr>
            <w:rFonts w:ascii="Times New Roman" w:eastAsia="Times New Roman" w:hAnsi="Times New Roman" w:cs="Times New Roman"/>
            <w:sz w:val="24"/>
            <w:szCs w:val="24"/>
            <w:rPrChange w:id="3361"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62" w:author="ITD-STU" w:date="2021-05-24T14:19:00Z">
              <w:rPr>
                <w:color w:val="FF0000"/>
              </w:rPr>
            </w:rPrChange>
          </w:rPr>
          <w:t>menampilkan</w:t>
        </w:r>
        <w:proofErr w:type="spellEnd"/>
        <w:r w:rsidRPr="002776A7">
          <w:rPr>
            <w:rFonts w:ascii="Times New Roman" w:eastAsia="Times New Roman" w:hAnsi="Times New Roman" w:cs="Times New Roman"/>
            <w:sz w:val="24"/>
            <w:szCs w:val="24"/>
            <w:rPrChange w:id="3363" w:author="ITD-STU" w:date="2021-05-24T14:19:00Z">
              <w:rPr>
                <w:color w:val="FF0000"/>
              </w:rPr>
            </w:rPrChange>
          </w:rPr>
          <w:t xml:space="preserve"> 10 data </w:t>
        </w:r>
        <w:proofErr w:type="spellStart"/>
        <w:r w:rsidRPr="002776A7">
          <w:rPr>
            <w:rFonts w:ascii="Times New Roman" w:eastAsia="Times New Roman" w:hAnsi="Times New Roman" w:cs="Times New Roman"/>
            <w:sz w:val="24"/>
            <w:szCs w:val="24"/>
            <w:rPrChange w:id="3364" w:author="ITD-STU" w:date="2021-05-24T14:19:00Z">
              <w:rPr>
                <w:color w:val="FF0000"/>
              </w:rPr>
            </w:rPrChange>
          </w:rPr>
          <w:t>teratas</w:t>
        </w:r>
        <w:proofErr w:type="spellEnd"/>
        <w:r w:rsidRPr="002776A7">
          <w:rPr>
            <w:rFonts w:ascii="Times New Roman" w:eastAsia="Times New Roman" w:hAnsi="Times New Roman" w:cs="Times New Roman"/>
            <w:sz w:val="24"/>
            <w:szCs w:val="24"/>
            <w:rPrChange w:id="3365"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66" w:author="ITD-STU" w:date="2021-05-24T14:19:00Z">
              <w:rPr>
                <w:color w:val="FF0000"/>
              </w:rPr>
            </w:rPrChange>
          </w:rPr>
          <w:t>menampilkan</w:t>
        </w:r>
        <w:proofErr w:type="spellEnd"/>
        <w:r w:rsidRPr="002776A7">
          <w:rPr>
            <w:rFonts w:ascii="Times New Roman" w:eastAsia="Times New Roman" w:hAnsi="Times New Roman" w:cs="Times New Roman"/>
            <w:sz w:val="24"/>
            <w:szCs w:val="24"/>
            <w:rPrChange w:id="3367"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68" w:author="ITD-STU" w:date="2021-05-24T14:19:00Z">
              <w:rPr>
                <w:color w:val="FF0000"/>
              </w:rPr>
            </w:rPrChange>
          </w:rPr>
          <w:t>skema</w:t>
        </w:r>
        <w:proofErr w:type="spellEnd"/>
        <w:r w:rsidRPr="002776A7">
          <w:rPr>
            <w:rFonts w:ascii="Times New Roman" w:eastAsia="Times New Roman" w:hAnsi="Times New Roman" w:cs="Times New Roman"/>
            <w:sz w:val="24"/>
            <w:szCs w:val="24"/>
            <w:rPrChange w:id="3369" w:author="ITD-STU" w:date="2021-05-24T14:19:00Z">
              <w:rPr>
                <w:color w:val="FF0000"/>
              </w:rPr>
            </w:rPrChange>
          </w:rPr>
          <w:t xml:space="preserve"> data dan </w:t>
        </w:r>
        <w:proofErr w:type="spellStart"/>
        <w:r w:rsidRPr="002776A7">
          <w:rPr>
            <w:rFonts w:ascii="Times New Roman" w:eastAsia="Times New Roman" w:hAnsi="Times New Roman" w:cs="Times New Roman"/>
            <w:sz w:val="24"/>
            <w:szCs w:val="24"/>
            <w:rPrChange w:id="3370" w:author="ITD-STU" w:date="2021-05-24T14:19:00Z">
              <w:rPr>
                <w:color w:val="FF0000"/>
              </w:rPr>
            </w:rPrChange>
          </w:rPr>
          <w:t>menampilkan</w:t>
        </w:r>
        <w:proofErr w:type="spellEnd"/>
        <w:r w:rsidRPr="002776A7">
          <w:rPr>
            <w:rFonts w:ascii="Times New Roman" w:eastAsia="Times New Roman" w:hAnsi="Times New Roman" w:cs="Times New Roman"/>
            <w:sz w:val="24"/>
            <w:szCs w:val="24"/>
            <w:rPrChange w:id="3371" w:author="ITD-STU" w:date="2021-05-24T14:19:00Z">
              <w:rPr>
                <w:color w:val="FF0000"/>
              </w:rPr>
            </w:rPrChange>
          </w:rPr>
          <w:t xml:space="preserve"> </w:t>
        </w:r>
        <w:proofErr w:type="spellStart"/>
        <w:r w:rsidRPr="002776A7">
          <w:rPr>
            <w:rFonts w:ascii="Times New Roman" w:eastAsia="Times New Roman" w:hAnsi="Times New Roman" w:cs="Times New Roman"/>
            <w:sz w:val="24"/>
            <w:szCs w:val="24"/>
            <w:rPrChange w:id="3372" w:author="ITD-STU" w:date="2021-05-24T14:19:00Z">
              <w:rPr>
                <w:color w:val="FF0000"/>
              </w:rPr>
            </w:rPrChange>
          </w:rPr>
          <w:t>deskripsi</w:t>
        </w:r>
        <w:proofErr w:type="spellEnd"/>
        <w:r w:rsidRPr="002776A7">
          <w:rPr>
            <w:rFonts w:ascii="Times New Roman" w:eastAsia="Times New Roman" w:hAnsi="Times New Roman" w:cs="Times New Roman"/>
            <w:sz w:val="24"/>
            <w:szCs w:val="24"/>
            <w:rPrChange w:id="3373" w:author="ITD-STU" w:date="2021-05-24T14:19:00Z">
              <w:rPr>
                <w:color w:val="FF0000"/>
              </w:rPr>
            </w:rPrChange>
          </w:rPr>
          <w:t xml:space="preserve"> </w:t>
        </w:r>
        <w:r w:rsidRPr="002776A7">
          <w:rPr>
            <w:rFonts w:ascii="Times New Roman" w:eastAsia="Times New Roman" w:hAnsi="Times New Roman" w:cs="Times New Roman"/>
            <w:i/>
            <w:sz w:val="24"/>
            <w:szCs w:val="24"/>
            <w:rPrChange w:id="3374" w:author="ITD-STU" w:date="2021-05-24T14:20:00Z">
              <w:rPr>
                <w:color w:val="FF0000"/>
              </w:rPr>
            </w:rPrChange>
          </w:rPr>
          <w:t>dataset</w:t>
        </w:r>
        <w:r w:rsidRPr="002776A7">
          <w:rPr>
            <w:rFonts w:ascii="Times New Roman" w:eastAsia="Times New Roman" w:hAnsi="Times New Roman" w:cs="Times New Roman"/>
            <w:sz w:val="24"/>
            <w:szCs w:val="24"/>
            <w:rPrChange w:id="3375" w:author="ITD-STU" w:date="2021-05-24T14:19:00Z">
              <w:rPr>
                <w:color w:val="FF0000"/>
              </w:rPr>
            </w:rPrChange>
          </w:rPr>
          <w:t xml:space="preserve"> Parquet yang </w:t>
        </w:r>
        <w:proofErr w:type="spellStart"/>
        <w:r w:rsidRPr="002776A7">
          <w:rPr>
            <w:rFonts w:ascii="Times New Roman" w:eastAsia="Times New Roman" w:hAnsi="Times New Roman" w:cs="Times New Roman"/>
            <w:sz w:val="24"/>
            <w:szCs w:val="24"/>
            <w:rPrChange w:id="3376" w:author="ITD-STU" w:date="2021-05-24T14:19:00Z">
              <w:rPr>
                <w:color w:val="FF0000"/>
              </w:rPr>
            </w:rPrChange>
          </w:rPr>
          <w:t>dimiliki</w:t>
        </w:r>
        <w:proofErr w:type="spellEnd"/>
        <w:r w:rsidRPr="002776A7">
          <w:rPr>
            <w:rFonts w:ascii="Times New Roman" w:eastAsia="Times New Roman" w:hAnsi="Times New Roman" w:cs="Times New Roman"/>
            <w:sz w:val="24"/>
            <w:szCs w:val="24"/>
            <w:rPrChange w:id="3377" w:author="ITD-STU" w:date="2021-05-24T14:19:00Z">
              <w:rPr>
                <w:color w:val="FF0000"/>
              </w:rPr>
            </w:rPrChange>
          </w:rPr>
          <w:t>.</w:t>
        </w:r>
      </w:ins>
    </w:p>
    <w:tbl>
      <w:tblPr>
        <w:tblW w:w="882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378" w:author="ITD-STU" w:date="2021-05-24T14:20:00Z">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8820"/>
        <w:tblGridChange w:id="3379">
          <w:tblGrid>
            <w:gridCol w:w="9270"/>
          </w:tblGrid>
        </w:tblGridChange>
      </w:tblGrid>
      <w:tr w:rsidR="00E7425B" w14:paraId="3E22005E" w14:textId="77777777" w:rsidTr="002776A7">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380" w:author="ITD-STU" w:date="2021-05-24T14:20:00Z">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9F177B1" w14:textId="77777777"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data_</w:t>
            </w:r>
            <w:proofErr w:type="gramStart"/>
            <w:r>
              <w:rPr>
                <w:rFonts w:ascii="Courier New" w:eastAsia="Courier New" w:hAnsi="Courier New" w:cs="Courier New"/>
              </w:rPr>
              <w:t>parq.show</w:t>
            </w:r>
            <w:proofErr w:type="spellEnd"/>
            <w:proofErr w:type="gramEnd"/>
            <w:r>
              <w:rPr>
                <w:rFonts w:ascii="Courier New" w:eastAsia="Courier New" w:hAnsi="Courier New" w:cs="Courier New"/>
              </w:rPr>
              <w:t>(10)</w:t>
            </w:r>
          </w:p>
          <w:p w14:paraId="4F89AE2C" w14:textId="77777777"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data_</w:t>
            </w:r>
            <w:proofErr w:type="gramStart"/>
            <w:r>
              <w:rPr>
                <w:rFonts w:ascii="Courier New" w:eastAsia="Courier New" w:hAnsi="Courier New" w:cs="Courier New"/>
              </w:rPr>
              <w:t>parq.printSchema</w:t>
            </w:r>
            <w:proofErr w:type="spellEnd"/>
            <w:proofErr w:type="gramEnd"/>
            <w:r>
              <w:rPr>
                <w:rFonts w:ascii="Courier New" w:eastAsia="Courier New" w:hAnsi="Courier New" w:cs="Courier New"/>
              </w:rPr>
              <w:t>()</w:t>
            </w:r>
          </w:p>
          <w:p w14:paraId="6FEBA4E6" w14:textId="488DDA25" w:rsidR="00E7425B" w:rsidRDefault="00E7425B" w:rsidP="00D01E13">
            <w:pPr>
              <w:keepNext/>
              <w:spacing w:line="360" w:lineRule="auto"/>
              <w:jc w:val="both"/>
              <w:rPr>
                <w:rFonts w:ascii="Times New Roman" w:eastAsia="Times New Roman" w:hAnsi="Times New Roman" w:cs="Times New Roman"/>
                <w:sz w:val="24"/>
                <w:szCs w:val="24"/>
              </w:rPr>
            </w:pPr>
            <w:proofErr w:type="spellStart"/>
            <w:r>
              <w:rPr>
                <w:rFonts w:ascii="Courier New" w:eastAsia="Courier New" w:hAnsi="Courier New" w:cs="Courier New"/>
              </w:rPr>
              <w:t>data_</w:t>
            </w:r>
            <w:proofErr w:type="gramStart"/>
            <w:r>
              <w:rPr>
                <w:rFonts w:ascii="Courier New" w:eastAsia="Courier New" w:hAnsi="Courier New" w:cs="Courier New"/>
              </w:rPr>
              <w:t>parq.describe</w:t>
            </w:r>
            <w:proofErr w:type="spellEnd"/>
            <w:proofErr w:type="gramEnd"/>
            <w:r>
              <w:rPr>
                <w:rFonts w:ascii="Courier New" w:eastAsia="Courier New" w:hAnsi="Courier New" w:cs="Courier New"/>
              </w:rPr>
              <w:t>(</w:t>
            </w:r>
            <w:ins w:id="3381" w:author="ITD-STU" w:date="2021-05-24T14:35:00Z">
              <w:r w:rsidR="00E03E82">
                <w:rPr>
                  <w:rFonts w:ascii="Courier New" w:eastAsia="Courier New" w:hAnsi="Courier New" w:cs="Courier New"/>
                </w:rPr>
                <w:t>)</w:t>
              </w:r>
            </w:ins>
            <w:del w:id="3382" w:author="ITD-STU" w:date="2021-05-24T14:35:00Z">
              <w:r w:rsidDel="00E03E82">
                <w:rPr>
                  <w:rFonts w:ascii="Courier New" w:eastAsia="Courier New" w:hAnsi="Courier New" w:cs="Courier New"/>
                </w:rPr>
                <w:delText>)</w:delText>
              </w:r>
            </w:del>
            <w:r>
              <w:rPr>
                <w:rFonts w:ascii="Courier New" w:eastAsia="Courier New" w:hAnsi="Courier New" w:cs="Courier New"/>
              </w:rPr>
              <w:t>.show()</w:t>
            </w:r>
          </w:p>
        </w:tc>
      </w:tr>
    </w:tbl>
    <w:p w14:paraId="5512C265" w14:textId="04F69616" w:rsidR="002E11D7" w:rsidRPr="002E11D7" w:rsidRDefault="002E11D7" w:rsidP="002E11D7">
      <w:pPr>
        <w:pStyle w:val="Caption"/>
        <w:jc w:val="center"/>
        <w:rPr>
          <w:ins w:id="3383" w:author="ITD-STU" w:date="2021-05-24T14:27:00Z"/>
          <w:rFonts w:ascii="Times New Roman" w:eastAsia="Times New Roman" w:hAnsi="Times New Roman" w:cs="Times New Roman"/>
          <w:color w:val="auto"/>
          <w:sz w:val="20"/>
        </w:rPr>
      </w:pPr>
      <w:bookmarkStart w:id="3384" w:name="_Toc72760976"/>
      <w:proofErr w:type="spellStart"/>
      <w:ins w:id="3385" w:author="ITD-STU" w:date="2021-05-24T14:27:00Z">
        <w:r>
          <w:rPr>
            <w:rFonts w:ascii="Times New Roman" w:hAnsi="Times New Roman" w:cs="Times New Roman"/>
            <w:color w:val="auto"/>
            <w:sz w:val="20"/>
          </w:rPr>
          <w:t>Potongan</w:t>
        </w:r>
        <w:proofErr w:type="spellEnd"/>
        <w:r>
          <w:rPr>
            <w:rFonts w:ascii="Times New Roman" w:hAnsi="Times New Roman" w:cs="Times New Roman"/>
            <w:color w:val="auto"/>
            <w:sz w:val="20"/>
          </w:rPr>
          <w:t xml:space="preserve"> K</w:t>
        </w:r>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r>
          <w:rPr>
            <w:rFonts w:ascii="Times New Roman" w:hAnsi="Times New Roman" w:cs="Times New Roman"/>
            <w:noProof/>
            <w:color w:val="auto"/>
            <w:sz w:val="20"/>
          </w:rPr>
          <w:t>8</w:t>
        </w:r>
        <w:r w:rsidRPr="00D01E13">
          <w:rPr>
            <w:rFonts w:ascii="Times New Roman" w:hAnsi="Times New Roman" w:cs="Times New Roman"/>
            <w:color w:val="auto"/>
            <w:sz w:val="20"/>
          </w:rPr>
          <w:fldChar w:fldCharType="end"/>
        </w:r>
        <w:r>
          <w:rPr>
            <w:rFonts w:ascii="Times New Roman" w:hAnsi="Times New Roman" w:cs="Times New Roman"/>
            <w:color w:val="auto"/>
            <w:sz w:val="20"/>
          </w:rPr>
          <w:t xml:space="preserve">. </w:t>
        </w:r>
      </w:ins>
      <w:ins w:id="3386" w:author="ITD-STU" w:date="2021-05-24T14:35:00Z">
        <w:r w:rsidR="00E03E82">
          <w:rPr>
            <w:rFonts w:ascii="Times New Roman" w:hAnsi="Times New Roman" w:cs="Times New Roman"/>
            <w:color w:val="auto"/>
            <w:sz w:val="20"/>
          </w:rPr>
          <w:t>EDA pada dataset parquet</w:t>
        </w:r>
      </w:ins>
      <w:bookmarkEnd w:id="3384"/>
    </w:p>
    <w:p w14:paraId="3974F6E2" w14:textId="6D031426" w:rsidR="00E7425B" w:rsidRPr="00D01E13" w:rsidDel="002E11D7" w:rsidRDefault="00D01E13" w:rsidP="00D01E13">
      <w:pPr>
        <w:pStyle w:val="Caption"/>
        <w:jc w:val="center"/>
        <w:rPr>
          <w:del w:id="3387" w:author="ITD-STU" w:date="2021-05-24T14:27:00Z"/>
          <w:rFonts w:ascii="Times New Roman" w:eastAsia="Times New Roman" w:hAnsi="Times New Roman" w:cs="Times New Roman"/>
          <w:color w:val="auto"/>
          <w:sz w:val="20"/>
        </w:rPr>
      </w:pPr>
      <w:del w:id="3388" w:author="ITD-STU" w:date="2021-05-24T14:27:00Z">
        <w:r w:rsidRPr="00D01E13" w:rsidDel="002E11D7">
          <w:rPr>
            <w:rFonts w:ascii="Times New Roman" w:hAnsi="Times New Roman" w:cs="Times New Roman"/>
            <w:color w:val="auto"/>
            <w:sz w:val="20"/>
          </w:rPr>
          <w:delText xml:space="preserve">Potongan </w:delText>
        </w:r>
      </w:del>
      <w:del w:id="3389" w:author="ITD-STU" w:date="2021-05-24T14:24:00Z">
        <w:r w:rsidRPr="00D01E13" w:rsidDel="002E11D7">
          <w:rPr>
            <w:rFonts w:ascii="Times New Roman" w:hAnsi="Times New Roman" w:cs="Times New Roman"/>
            <w:color w:val="auto"/>
            <w:sz w:val="20"/>
          </w:rPr>
          <w:delText>C</w:delText>
        </w:r>
      </w:del>
      <w:del w:id="3390" w:author="ITD-STU" w:date="2021-05-24T14:27:00Z">
        <w:r w:rsidRPr="00D01E13" w:rsidDel="002E11D7">
          <w:rPr>
            <w:rFonts w:ascii="Times New Roman" w:hAnsi="Times New Roman" w:cs="Times New Roman"/>
            <w:color w:val="auto"/>
            <w:sz w:val="20"/>
          </w:rPr>
          <w:delText xml:space="preserve">ode </w:delText>
        </w:r>
      </w:del>
      <w:del w:id="3391" w:author="ITD-STU" w:date="2021-05-24T14:24:00Z">
        <w:r w:rsidRPr="00D01E13" w:rsidDel="002E11D7">
          <w:rPr>
            <w:rFonts w:ascii="Times New Roman" w:hAnsi="Times New Roman" w:cs="Times New Roman"/>
            <w:sz w:val="20"/>
          </w:rPr>
          <w:fldChar w:fldCharType="begin"/>
        </w:r>
        <w:r w:rsidRPr="00D01E13" w:rsidDel="002E11D7">
          <w:rPr>
            <w:rFonts w:ascii="Times New Roman" w:hAnsi="Times New Roman" w:cs="Times New Roman"/>
            <w:color w:val="auto"/>
            <w:sz w:val="20"/>
          </w:rPr>
          <w:delInstrText xml:space="preserve"> SEQ Potongan_Code \* ARABIC </w:delInstrText>
        </w:r>
        <w:r w:rsidRPr="00D01E13" w:rsidDel="002E11D7">
          <w:rPr>
            <w:rFonts w:ascii="Times New Roman" w:hAnsi="Times New Roman" w:cs="Times New Roman"/>
            <w:sz w:val="20"/>
          </w:rPr>
          <w:fldChar w:fldCharType="separate"/>
        </w:r>
        <w:r w:rsidR="00B611C7" w:rsidDel="002E11D7">
          <w:rPr>
            <w:rFonts w:ascii="Times New Roman" w:hAnsi="Times New Roman" w:cs="Times New Roman"/>
            <w:noProof/>
            <w:color w:val="auto"/>
            <w:sz w:val="20"/>
          </w:rPr>
          <w:delText>5</w:delText>
        </w:r>
        <w:r w:rsidRPr="00D01E13" w:rsidDel="002E11D7">
          <w:rPr>
            <w:rFonts w:ascii="Times New Roman" w:hAnsi="Times New Roman" w:cs="Times New Roman"/>
            <w:sz w:val="20"/>
          </w:rPr>
          <w:fldChar w:fldCharType="end"/>
        </w:r>
      </w:del>
      <w:del w:id="3392" w:author="ITD-STU" w:date="2021-05-24T14:27:00Z">
        <w:r w:rsidRPr="00D01E13" w:rsidDel="002E11D7">
          <w:rPr>
            <w:rFonts w:ascii="Times New Roman" w:hAnsi="Times New Roman" w:cs="Times New Roman"/>
            <w:color w:val="auto"/>
            <w:sz w:val="20"/>
          </w:rPr>
          <w:delText xml:space="preserve">. </w:delText>
        </w:r>
        <w:r w:rsidRPr="002776A7" w:rsidDel="002E11D7">
          <w:rPr>
            <w:rFonts w:ascii="Times New Roman" w:hAnsi="Times New Roman" w:cs="Times New Roman"/>
            <w:i/>
            <w:sz w:val="20"/>
            <w:rPrChange w:id="3393" w:author="ITD-STU" w:date="2021-05-24T14:17:00Z">
              <w:rPr>
                <w:rFonts w:ascii="Times New Roman" w:hAnsi="Times New Roman" w:cs="Times New Roman"/>
                <w:sz w:val="20"/>
              </w:rPr>
            </w:rPrChange>
          </w:rPr>
          <w:delText>Exploratory Data</w:delText>
        </w:r>
      </w:del>
    </w:p>
    <w:p w14:paraId="573002AF"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E03E82">
        <w:rPr>
          <w:rFonts w:ascii="Times New Roman" w:eastAsia="Times New Roman" w:hAnsi="Times New Roman" w:cs="Times New Roman"/>
          <w:i/>
          <w:sz w:val="24"/>
          <w:szCs w:val="24"/>
          <w:rPrChange w:id="3394" w:author="ITD-STU" w:date="2021-05-24T14:36:00Z">
            <w:rPr>
              <w:rFonts w:ascii="Times New Roman" w:eastAsia="Times New Roman" w:hAnsi="Times New Roman" w:cs="Times New Roman"/>
              <w:sz w:val="24"/>
              <w:szCs w:val="24"/>
            </w:rPr>
          </w:rPrChange>
        </w:rPr>
        <w:t>exploratory</w:t>
      </w:r>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bermakna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Kode Program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bermakna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7425B" w14:paraId="51221629" w14:textId="77777777" w:rsidTr="001860C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3D175" w14:textId="77777777" w:rsidR="00E7425B" w:rsidRDefault="00E7425B">
            <w:pPr>
              <w:widowControl w:val="0"/>
              <w:spacing w:line="360" w:lineRule="auto"/>
              <w:rPr>
                <w:rFonts w:ascii="Courier New" w:eastAsia="Courier New" w:hAnsi="Courier New" w:cs="Courier New"/>
              </w:rPr>
            </w:pPr>
            <w:proofErr w:type="spellStart"/>
            <w:r>
              <w:rPr>
                <w:rFonts w:ascii="Courier New" w:eastAsia="Courier New" w:hAnsi="Courier New" w:cs="Courier New"/>
              </w:rPr>
              <w:lastRenderedPageBreak/>
              <w:t>data_</w:t>
            </w:r>
            <w:proofErr w:type="gramStart"/>
            <w:r>
              <w:rPr>
                <w:rFonts w:ascii="Courier New" w:eastAsia="Courier New" w:hAnsi="Courier New" w:cs="Courier New"/>
              </w:rPr>
              <w:t>parq.where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fn.col</w:t>
            </w:r>
            <w:proofErr w:type="spellEnd"/>
            <w:r>
              <w:rPr>
                <w:rFonts w:ascii="Courier New" w:eastAsia="Courier New" w:hAnsi="Courier New" w:cs="Courier New"/>
              </w:rPr>
              <w:t>('sentiment') == "positive").first()</w:t>
            </w:r>
          </w:p>
          <w:p w14:paraId="29E76633" w14:textId="77777777" w:rsidR="00E7425B" w:rsidRDefault="00E7425B">
            <w:pPr>
              <w:widowControl w:val="0"/>
              <w:spacing w:line="360" w:lineRule="auto"/>
              <w:rPr>
                <w:rFonts w:ascii="Courier New" w:eastAsia="Courier New" w:hAnsi="Courier New" w:cs="Courier New"/>
              </w:rPr>
            </w:pPr>
          </w:p>
          <w:p w14:paraId="2D486D33" w14:textId="77777777" w:rsidR="00E7425B" w:rsidRDefault="00E7425B">
            <w:pPr>
              <w:widowControl w:val="0"/>
              <w:spacing w:line="36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contoh</w:t>
            </w:r>
            <w:proofErr w:type="spellEnd"/>
            <w:r>
              <w:rPr>
                <w:rFonts w:ascii="Courier New" w:eastAsia="Courier New" w:hAnsi="Courier New" w:cs="Courier New"/>
              </w:rPr>
              <w:t xml:space="preserve"> </w:t>
            </w:r>
            <w:proofErr w:type="spellStart"/>
            <w:r>
              <w:rPr>
                <w:rFonts w:ascii="Courier New" w:eastAsia="Courier New" w:hAnsi="Courier New" w:cs="Courier New"/>
              </w:rPr>
              <w:t>dari</w:t>
            </w:r>
            <w:proofErr w:type="spellEnd"/>
            <w:r>
              <w:rPr>
                <w:rFonts w:ascii="Courier New" w:eastAsia="Courier New" w:hAnsi="Courier New" w:cs="Courier New"/>
              </w:rPr>
              <w:t xml:space="preserve"> kata yang </w:t>
            </w:r>
            <w:proofErr w:type="spellStart"/>
            <w:r>
              <w:rPr>
                <w:rFonts w:ascii="Courier New" w:eastAsia="Courier New" w:hAnsi="Courier New" w:cs="Courier New"/>
              </w:rPr>
              <w:t>bermakna</w:t>
            </w:r>
            <w:proofErr w:type="spellEnd"/>
            <w:r>
              <w:rPr>
                <w:rFonts w:ascii="Courier New" w:eastAsia="Courier New" w:hAnsi="Courier New" w:cs="Courier New"/>
              </w:rPr>
              <w:t xml:space="preserve"> </w:t>
            </w:r>
            <w:proofErr w:type="spellStart"/>
            <w:r>
              <w:rPr>
                <w:rFonts w:ascii="Courier New" w:eastAsia="Courier New" w:hAnsi="Courier New" w:cs="Courier New"/>
              </w:rPr>
              <w:t>positif</w:t>
            </w:r>
            <w:proofErr w:type="spellEnd"/>
          </w:p>
          <w:p w14:paraId="4E91F99F" w14:textId="77777777" w:rsidR="00E7425B" w:rsidRDefault="00E7425B" w:rsidP="00D01E13">
            <w:pPr>
              <w:keepNext/>
              <w:widowControl w:val="0"/>
              <w:spacing w:line="360" w:lineRule="auto"/>
              <w:rPr>
                <w:rFonts w:ascii="Times New Roman" w:eastAsia="Times New Roman" w:hAnsi="Times New Roman" w:cs="Times New Roman"/>
                <w:sz w:val="24"/>
                <w:szCs w:val="24"/>
              </w:rPr>
            </w:pPr>
            <w:proofErr w:type="spellStart"/>
            <w:r>
              <w:rPr>
                <w:rFonts w:ascii="Courier New" w:eastAsia="Courier New" w:hAnsi="Courier New" w:cs="Courier New"/>
              </w:rPr>
              <w:t>data_</w:t>
            </w:r>
            <w:proofErr w:type="gramStart"/>
            <w:r>
              <w:rPr>
                <w:rFonts w:ascii="Courier New" w:eastAsia="Courier New" w:hAnsi="Courier New" w:cs="Courier New"/>
              </w:rPr>
              <w:t>parq.where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fn.col</w:t>
            </w:r>
            <w:proofErr w:type="spellEnd"/>
            <w:r>
              <w:rPr>
                <w:rFonts w:ascii="Courier New" w:eastAsia="Courier New" w:hAnsi="Courier New" w:cs="Courier New"/>
              </w:rPr>
              <w:t>('sentiment') == "positive").show(5)</w:t>
            </w:r>
          </w:p>
        </w:tc>
      </w:tr>
    </w:tbl>
    <w:p w14:paraId="23B91516" w14:textId="02E878E7" w:rsidR="00E7425B" w:rsidRPr="00D01E13" w:rsidRDefault="00D01E13" w:rsidP="00D01E13">
      <w:pPr>
        <w:pStyle w:val="Caption"/>
        <w:jc w:val="center"/>
        <w:rPr>
          <w:rFonts w:ascii="Times New Roman" w:eastAsia="Times New Roman" w:hAnsi="Times New Roman" w:cs="Times New Roman"/>
          <w:color w:val="auto"/>
          <w:sz w:val="28"/>
          <w:szCs w:val="24"/>
        </w:rPr>
      </w:pPr>
      <w:bookmarkStart w:id="3395" w:name="_Toc72760977"/>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396" w:author="ITD-STU" w:date="2021-05-24T14:36:00Z">
        <w:r w:rsidR="00E03E82">
          <w:rPr>
            <w:rFonts w:ascii="Times New Roman" w:hAnsi="Times New Roman" w:cs="Times New Roman"/>
            <w:color w:val="auto"/>
            <w:sz w:val="20"/>
          </w:rPr>
          <w:t>K</w:t>
        </w:r>
      </w:ins>
      <w:del w:id="3397" w:author="ITD-STU" w:date="2021-05-24T14:36: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398" w:author="ITD-STU" w:date="2021-05-24T14:36:00Z">
        <w:r w:rsidR="00E03E82">
          <w:rPr>
            <w:rFonts w:ascii="Times New Roman" w:hAnsi="Times New Roman" w:cs="Times New Roman"/>
            <w:noProof/>
            <w:color w:val="auto"/>
            <w:sz w:val="20"/>
          </w:rPr>
          <w:t>9</w:t>
        </w:r>
      </w:ins>
      <w:del w:id="3399" w:author="ITD-STU" w:date="2021-05-24T14:36:00Z">
        <w:r w:rsidR="00B611C7" w:rsidDel="00E03E82">
          <w:rPr>
            <w:rFonts w:ascii="Times New Roman" w:hAnsi="Times New Roman" w:cs="Times New Roman"/>
            <w:noProof/>
            <w:color w:val="auto"/>
            <w:sz w:val="20"/>
          </w:rPr>
          <w:delText>6</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Mencari</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00" w:author="ITD-STU" w:date="2021-05-24T14:36:00Z">
            <w:rPr>
              <w:rFonts w:ascii="Times New Roman" w:hAnsi="Times New Roman" w:cs="Times New Roman"/>
              <w:color w:val="auto"/>
              <w:sz w:val="20"/>
            </w:rPr>
          </w:rPrChange>
        </w:rPr>
        <w:t>review</w:t>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positif</w:t>
      </w:r>
      <w:bookmarkEnd w:id="3395"/>
      <w:proofErr w:type="spellEnd"/>
    </w:p>
    <w:p w14:paraId="0E6ABFF1"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bermakna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penonton</w:t>
      </w:r>
      <w:proofErr w:type="spellEnd"/>
      <w:r>
        <w:rPr>
          <w:rFonts w:ascii="Times New Roman" w:eastAsia="Times New Roman" w:hAnsi="Times New Roman" w:cs="Times New Roman"/>
          <w:sz w:val="24"/>
          <w:szCs w:val="24"/>
        </w:rPr>
        <w:t xml:space="preserve">. Kode Program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bermakna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7425B" w14:paraId="554068CD" w14:textId="77777777" w:rsidTr="001860C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36F3" w14:textId="77777777" w:rsidR="00E7425B" w:rsidRDefault="00E7425B">
            <w:pPr>
              <w:widowControl w:val="0"/>
              <w:spacing w:line="360" w:lineRule="auto"/>
              <w:rPr>
                <w:rFonts w:ascii="Courier New" w:eastAsia="Courier New" w:hAnsi="Courier New" w:cs="Courier New"/>
              </w:rPr>
            </w:pPr>
            <w:proofErr w:type="spellStart"/>
            <w:r>
              <w:rPr>
                <w:rFonts w:ascii="Courier New" w:eastAsia="Courier New" w:hAnsi="Courier New" w:cs="Courier New"/>
              </w:rPr>
              <w:t>data_</w:t>
            </w:r>
            <w:proofErr w:type="gramStart"/>
            <w:r>
              <w:rPr>
                <w:rFonts w:ascii="Courier New" w:eastAsia="Courier New" w:hAnsi="Courier New" w:cs="Courier New"/>
              </w:rPr>
              <w:t>parq.where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fn.col</w:t>
            </w:r>
            <w:proofErr w:type="spellEnd"/>
            <w:r>
              <w:rPr>
                <w:rFonts w:ascii="Courier New" w:eastAsia="Courier New" w:hAnsi="Courier New" w:cs="Courier New"/>
              </w:rPr>
              <w:t>('sentiment') == "negative").first()</w:t>
            </w:r>
          </w:p>
          <w:p w14:paraId="5D12DD2B" w14:textId="77777777" w:rsidR="00E7425B" w:rsidRDefault="00E7425B">
            <w:pPr>
              <w:widowControl w:val="0"/>
              <w:spacing w:line="360" w:lineRule="auto"/>
              <w:rPr>
                <w:rFonts w:ascii="Courier New" w:eastAsia="Courier New" w:hAnsi="Courier New" w:cs="Courier New"/>
              </w:rPr>
            </w:pPr>
          </w:p>
          <w:p w14:paraId="37BBB31B" w14:textId="77777777" w:rsidR="00E7425B" w:rsidRDefault="00E7425B">
            <w:pPr>
              <w:widowControl w:val="0"/>
              <w:spacing w:line="36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contoh</w:t>
            </w:r>
            <w:proofErr w:type="spellEnd"/>
            <w:r>
              <w:rPr>
                <w:rFonts w:ascii="Courier New" w:eastAsia="Courier New" w:hAnsi="Courier New" w:cs="Courier New"/>
              </w:rPr>
              <w:t xml:space="preserve"> </w:t>
            </w:r>
            <w:proofErr w:type="spellStart"/>
            <w:r>
              <w:rPr>
                <w:rFonts w:ascii="Courier New" w:eastAsia="Courier New" w:hAnsi="Courier New" w:cs="Courier New"/>
              </w:rPr>
              <w:t>dari</w:t>
            </w:r>
            <w:proofErr w:type="spellEnd"/>
            <w:r>
              <w:rPr>
                <w:rFonts w:ascii="Courier New" w:eastAsia="Courier New" w:hAnsi="Courier New" w:cs="Courier New"/>
              </w:rPr>
              <w:t xml:space="preserve"> kata yang </w:t>
            </w:r>
            <w:proofErr w:type="spellStart"/>
            <w:r>
              <w:rPr>
                <w:rFonts w:ascii="Courier New" w:eastAsia="Courier New" w:hAnsi="Courier New" w:cs="Courier New"/>
              </w:rPr>
              <w:t>bermakna</w:t>
            </w:r>
            <w:proofErr w:type="spellEnd"/>
            <w:r>
              <w:rPr>
                <w:rFonts w:ascii="Courier New" w:eastAsia="Courier New" w:hAnsi="Courier New" w:cs="Courier New"/>
              </w:rPr>
              <w:t xml:space="preserve"> </w:t>
            </w:r>
            <w:proofErr w:type="spellStart"/>
            <w:r>
              <w:rPr>
                <w:rFonts w:ascii="Courier New" w:eastAsia="Courier New" w:hAnsi="Courier New" w:cs="Courier New"/>
              </w:rPr>
              <w:t>negatif</w:t>
            </w:r>
            <w:proofErr w:type="spellEnd"/>
          </w:p>
          <w:p w14:paraId="36D2EFA5" w14:textId="77777777" w:rsidR="00E7425B" w:rsidRDefault="00E7425B" w:rsidP="00D01E13">
            <w:pPr>
              <w:keepNext/>
              <w:widowControl w:val="0"/>
              <w:spacing w:line="360" w:lineRule="auto"/>
            </w:pPr>
            <w:proofErr w:type="spellStart"/>
            <w:r>
              <w:rPr>
                <w:rFonts w:ascii="Courier New" w:eastAsia="Courier New" w:hAnsi="Courier New" w:cs="Courier New"/>
              </w:rPr>
              <w:t>data_</w:t>
            </w:r>
            <w:proofErr w:type="gramStart"/>
            <w:r>
              <w:rPr>
                <w:rFonts w:ascii="Courier New" w:eastAsia="Courier New" w:hAnsi="Courier New" w:cs="Courier New"/>
              </w:rPr>
              <w:t>parq.where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fn.col</w:t>
            </w:r>
            <w:proofErr w:type="spellEnd"/>
            <w:r>
              <w:rPr>
                <w:rFonts w:ascii="Courier New" w:eastAsia="Courier New" w:hAnsi="Courier New" w:cs="Courier New"/>
              </w:rPr>
              <w:t>('sentiment') == "negative").show(5)</w:t>
            </w:r>
          </w:p>
        </w:tc>
      </w:tr>
    </w:tbl>
    <w:p w14:paraId="230174D7" w14:textId="2B72DE28" w:rsidR="00E7425B" w:rsidRPr="00D01E13" w:rsidRDefault="00D01E13" w:rsidP="00D01E13">
      <w:pPr>
        <w:pStyle w:val="Caption"/>
        <w:jc w:val="center"/>
        <w:rPr>
          <w:rFonts w:ascii="Times New Roman" w:hAnsi="Times New Roman" w:cs="Times New Roman"/>
          <w:color w:val="auto"/>
          <w:sz w:val="20"/>
        </w:rPr>
      </w:pPr>
      <w:bookmarkStart w:id="3401" w:name="_Toc72760978"/>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02" w:author="ITD-STU" w:date="2021-05-24T14:36:00Z">
        <w:r w:rsidR="00E03E82">
          <w:rPr>
            <w:rFonts w:ascii="Times New Roman" w:hAnsi="Times New Roman" w:cs="Times New Roman"/>
            <w:color w:val="auto"/>
            <w:sz w:val="20"/>
          </w:rPr>
          <w:t>K</w:t>
        </w:r>
      </w:ins>
      <w:del w:id="3403" w:author="ITD-STU" w:date="2021-05-24T14:36: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04" w:author="ITD-STU" w:date="2021-05-24T14:36:00Z">
        <w:r w:rsidR="00E03E82">
          <w:rPr>
            <w:rFonts w:ascii="Times New Roman" w:hAnsi="Times New Roman" w:cs="Times New Roman"/>
            <w:noProof/>
            <w:color w:val="auto"/>
            <w:sz w:val="20"/>
          </w:rPr>
          <w:t>10</w:t>
        </w:r>
      </w:ins>
      <w:del w:id="3405" w:author="ITD-STU" w:date="2021-05-24T14:36:00Z">
        <w:r w:rsidR="00B611C7" w:rsidDel="00E03E82">
          <w:rPr>
            <w:rFonts w:ascii="Times New Roman" w:hAnsi="Times New Roman" w:cs="Times New Roman"/>
            <w:noProof/>
            <w:color w:val="auto"/>
            <w:sz w:val="20"/>
          </w:rPr>
          <w:delText>7</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Mencari</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06" w:author="ITD-STU" w:date="2021-05-24T14:36:00Z">
            <w:rPr>
              <w:rFonts w:ascii="Times New Roman" w:hAnsi="Times New Roman" w:cs="Times New Roman"/>
              <w:color w:val="auto"/>
              <w:sz w:val="20"/>
            </w:rPr>
          </w:rPrChange>
        </w:rPr>
        <w:t>review</w:t>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negatif</w:t>
      </w:r>
      <w:bookmarkEnd w:id="3401"/>
      <w:proofErr w:type="spellEnd"/>
    </w:p>
    <w:p w14:paraId="09EC12F5" w14:textId="77777777" w:rsidR="00E7425B" w:rsidRDefault="00E7425B" w:rsidP="00E7425B">
      <w:pPr>
        <w:spacing w:line="360" w:lineRule="auto"/>
      </w:pP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data parquet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gramStart"/>
      <w:r w:rsidRPr="00E03E82">
        <w:rPr>
          <w:rFonts w:ascii="Times New Roman" w:eastAsia="Times New Roman" w:hAnsi="Times New Roman" w:cs="Times New Roman"/>
          <w:i/>
          <w:sz w:val="24"/>
          <w:szCs w:val="24"/>
          <w:rPrChange w:id="3407" w:author="ITD-STU" w:date="2021-05-24T14:36:00Z">
            <w:rPr>
              <w:rFonts w:ascii="Times New Roman" w:eastAsia="Times New Roman" w:hAnsi="Times New Roman" w:cs="Times New Roman"/>
              <w:sz w:val="24"/>
              <w:szCs w:val="24"/>
            </w:rPr>
          </w:rPrChange>
        </w:rPr>
        <w:t>count(</w:t>
      </w:r>
      <w:proofErr w:type="gramEnd"/>
      <w:r w:rsidRPr="00E03E82">
        <w:rPr>
          <w:rFonts w:ascii="Times New Roman" w:eastAsia="Times New Roman" w:hAnsi="Times New Roman" w:cs="Times New Roman"/>
          <w:i/>
          <w:sz w:val="24"/>
          <w:szCs w:val="24"/>
          <w:rPrChange w:id="3408" w:author="ITD-STU" w:date="2021-05-24T14:36: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xml:space="preserve"> </w:t>
      </w:r>
      <w:r>
        <w:t xml:space="preserve">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7425B" w14:paraId="533966F1" w14:textId="77777777" w:rsidTr="001860C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F2FB" w14:textId="77777777" w:rsidR="00E7425B" w:rsidRDefault="00E7425B" w:rsidP="00D01E13">
            <w:pPr>
              <w:keepNext/>
              <w:widowControl w:val="0"/>
              <w:spacing w:line="360" w:lineRule="auto"/>
              <w:rPr>
                <w:rFonts w:ascii="Courier New" w:eastAsia="Courier New" w:hAnsi="Courier New" w:cs="Courier New"/>
              </w:rPr>
            </w:pPr>
            <w:proofErr w:type="spellStart"/>
            <w:r>
              <w:rPr>
                <w:rFonts w:ascii="Courier New" w:eastAsia="Courier New" w:hAnsi="Courier New" w:cs="Courier New"/>
              </w:rPr>
              <w:t>data_</w:t>
            </w:r>
            <w:proofErr w:type="gramStart"/>
            <w:r>
              <w:rPr>
                <w:rFonts w:ascii="Courier New" w:eastAsia="Courier New" w:hAnsi="Courier New" w:cs="Courier New"/>
              </w:rPr>
              <w:t>parq.groupBy</w:t>
            </w:r>
            <w:proofErr w:type="spellEnd"/>
            <w:proofErr w:type="gramEnd"/>
            <w:r>
              <w:rPr>
                <w:rFonts w:ascii="Courier New" w:eastAsia="Courier New" w:hAnsi="Courier New" w:cs="Courier New"/>
              </w:rPr>
              <w:t>('sentiment').</w:t>
            </w:r>
            <w:proofErr w:type="spellStart"/>
            <w:r>
              <w:rPr>
                <w:rFonts w:ascii="Courier New" w:eastAsia="Courier New" w:hAnsi="Courier New" w:cs="Courier New"/>
              </w:rPr>
              <w:t>agg</w:t>
            </w:r>
            <w:proofErr w:type="spellEnd"/>
            <w:r>
              <w:rPr>
                <w:rFonts w:ascii="Courier New" w:eastAsia="Courier New" w:hAnsi="Courier New" w:cs="Courier New"/>
              </w:rPr>
              <w:t>(</w:t>
            </w:r>
            <w:proofErr w:type="spellStart"/>
            <w:r>
              <w:rPr>
                <w:rFonts w:ascii="Courier New" w:eastAsia="Courier New" w:hAnsi="Courier New" w:cs="Courier New"/>
              </w:rPr>
              <w:t>fn.count</w:t>
            </w:r>
            <w:proofErr w:type="spellEnd"/>
            <w:r>
              <w:rPr>
                <w:rFonts w:ascii="Courier New" w:eastAsia="Courier New" w:hAnsi="Courier New" w:cs="Courier New"/>
              </w:rPr>
              <w:t>('*')).show()</w:t>
            </w:r>
          </w:p>
        </w:tc>
      </w:tr>
    </w:tbl>
    <w:p w14:paraId="5C2F0AA2" w14:textId="70C16CC3" w:rsidR="00D01E13" w:rsidRPr="00D01E13" w:rsidRDefault="00D01E13" w:rsidP="00D01E13">
      <w:pPr>
        <w:pStyle w:val="Caption"/>
        <w:jc w:val="center"/>
        <w:rPr>
          <w:rFonts w:ascii="Times New Roman" w:hAnsi="Times New Roman" w:cs="Times New Roman"/>
          <w:color w:val="auto"/>
          <w:sz w:val="20"/>
        </w:rPr>
      </w:pPr>
      <w:bookmarkStart w:id="3409" w:name="_d4w6ly97804i"/>
      <w:bookmarkStart w:id="3410" w:name="_Toc72760979"/>
      <w:bookmarkEnd w:id="3409"/>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11" w:author="ITD-STU" w:date="2021-05-24T14:37:00Z">
        <w:r w:rsidR="00E03E82">
          <w:rPr>
            <w:rFonts w:ascii="Times New Roman" w:hAnsi="Times New Roman" w:cs="Times New Roman"/>
            <w:color w:val="auto"/>
            <w:sz w:val="20"/>
          </w:rPr>
          <w:t>K</w:t>
        </w:r>
      </w:ins>
      <w:del w:id="3412" w:author="ITD-STU" w:date="2021-05-24T14:37: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13" w:author="ITD-STU" w:date="2021-05-24T14:37:00Z">
        <w:r w:rsidR="00E03E82">
          <w:rPr>
            <w:rFonts w:ascii="Times New Roman" w:hAnsi="Times New Roman" w:cs="Times New Roman"/>
            <w:noProof/>
            <w:color w:val="auto"/>
            <w:sz w:val="20"/>
          </w:rPr>
          <w:t>11</w:t>
        </w:r>
      </w:ins>
      <w:del w:id="3414" w:author="ITD-STU" w:date="2021-05-24T14:37:00Z">
        <w:r w:rsidR="00B611C7" w:rsidDel="00E03E82">
          <w:rPr>
            <w:rFonts w:ascii="Times New Roman" w:hAnsi="Times New Roman" w:cs="Times New Roman"/>
            <w:noProof/>
            <w:color w:val="auto"/>
            <w:sz w:val="20"/>
          </w:rPr>
          <w:delText>8</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Menghitung</w:t>
      </w:r>
      <w:proofErr w:type="spellEnd"/>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jumlah</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15" w:author="ITD-STU" w:date="2021-05-24T14:37:00Z">
            <w:rPr>
              <w:rFonts w:ascii="Times New Roman" w:hAnsi="Times New Roman" w:cs="Times New Roman"/>
              <w:color w:val="auto"/>
              <w:sz w:val="20"/>
            </w:rPr>
          </w:rPrChange>
        </w:rPr>
        <w:t>sentiment</w:t>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dalam</w:t>
      </w:r>
      <w:proofErr w:type="spellEnd"/>
      <w:r w:rsidRPr="00D01E13">
        <w:rPr>
          <w:rFonts w:ascii="Times New Roman" w:hAnsi="Times New Roman" w:cs="Times New Roman"/>
          <w:color w:val="auto"/>
          <w:sz w:val="20"/>
        </w:rPr>
        <w:t xml:space="preserve"> data parquet</w:t>
      </w:r>
      <w:bookmarkEnd w:id="3410"/>
    </w:p>
    <w:p w14:paraId="13B7D5F3" w14:textId="77777777" w:rsidR="00E7425B" w:rsidRPr="001860CA" w:rsidRDefault="00E7425B" w:rsidP="001860CA">
      <w:pPr>
        <w:pStyle w:val="Heading2"/>
        <w:numPr>
          <w:ilvl w:val="1"/>
          <w:numId w:val="3"/>
        </w:numPr>
        <w:spacing w:line="360" w:lineRule="auto"/>
        <w:ind w:left="360"/>
        <w:jc w:val="both"/>
        <w:rPr>
          <w:rFonts w:ascii="Times New Roman" w:hAnsi="Times New Roman" w:cs="Times New Roman"/>
          <w:color w:val="auto"/>
          <w:sz w:val="24"/>
          <w:szCs w:val="24"/>
        </w:rPr>
      </w:pPr>
      <w:bookmarkStart w:id="3416" w:name="_Toc72763207"/>
      <w:proofErr w:type="spellStart"/>
      <w:r w:rsidRPr="001860CA">
        <w:rPr>
          <w:rFonts w:ascii="Times New Roman" w:hAnsi="Times New Roman" w:cs="Times New Roman"/>
          <w:color w:val="auto"/>
          <w:sz w:val="24"/>
          <w:szCs w:val="24"/>
        </w:rPr>
        <w:t>Implementasi</w:t>
      </w:r>
      <w:proofErr w:type="spellEnd"/>
      <w:r w:rsidRPr="001860CA">
        <w:rPr>
          <w:rFonts w:ascii="Times New Roman" w:hAnsi="Times New Roman" w:cs="Times New Roman"/>
          <w:color w:val="auto"/>
          <w:sz w:val="24"/>
          <w:szCs w:val="24"/>
        </w:rPr>
        <w:t xml:space="preserve"> </w:t>
      </w:r>
      <w:r w:rsidRPr="00E03E82">
        <w:rPr>
          <w:rFonts w:ascii="Times New Roman" w:hAnsi="Times New Roman" w:cs="Times New Roman"/>
          <w:i/>
          <w:color w:val="auto"/>
          <w:sz w:val="24"/>
          <w:szCs w:val="24"/>
          <w:rPrChange w:id="3417" w:author="ITD-STU" w:date="2021-05-24T14:37:00Z">
            <w:rPr>
              <w:rFonts w:ascii="Times New Roman" w:hAnsi="Times New Roman" w:cs="Times New Roman"/>
              <w:color w:val="auto"/>
              <w:sz w:val="24"/>
              <w:szCs w:val="24"/>
            </w:rPr>
          </w:rPrChange>
        </w:rPr>
        <w:t>Data Cleaning</w:t>
      </w:r>
      <w:bookmarkEnd w:id="3416"/>
    </w:p>
    <w:p w14:paraId="0E9790BD"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pengecekan</w:t>
      </w:r>
      <w:proofErr w:type="spellEnd"/>
      <w:r>
        <w:rPr>
          <w:rFonts w:ascii="Times New Roman" w:eastAsia="Times New Roman" w:hAnsi="Times New Roman" w:cs="Times New Roman"/>
          <w:sz w:val="24"/>
          <w:szCs w:val="24"/>
        </w:rPr>
        <w:t xml:space="preserve"> pada data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null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dihapus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dataframe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Kode program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data cleaning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7425B" w14:paraId="39545E2A" w14:textId="77777777" w:rsidTr="001860C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864BF"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melakukan</w:t>
            </w:r>
            <w:proofErr w:type="spellEnd"/>
            <w:r>
              <w:rPr>
                <w:rFonts w:ascii="Courier New" w:eastAsia="Courier New" w:hAnsi="Courier New" w:cs="Courier New"/>
              </w:rPr>
              <w:t xml:space="preserve"> </w:t>
            </w:r>
            <w:proofErr w:type="spellStart"/>
            <w:r>
              <w:rPr>
                <w:rFonts w:ascii="Courier New" w:eastAsia="Courier New" w:hAnsi="Courier New" w:cs="Courier New"/>
              </w:rPr>
              <w:t>pengecekan</w:t>
            </w:r>
            <w:proofErr w:type="spellEnd"/>
            <w:r>
              <w:rPr>
                <w:rFonts w:ascii="Courier New" w:eastAsia="Courier New" w:hAnsi="Courier New" w:cs="Courier New"/>
              </w:rPr>
              <w:t xml:space="preserve"> dan </w:t>
            </w:r>
            <w:proofErr w:type="spellStart"/>
            <w:r>
              <w:rPr>
                <w:rFonts w:ascii="Courier New" w:eastAsia="Courier New" w:hAnsi="Courier New" w:cs="Courier New"/>
              </w:rPr>
              <w:t>menghapus</w:t>
            </w:r>
            <w:proofErr w:type="spellEnd"/>
            <w:r>
              <w:rPr>
                <w:rFonts w:ascii="Courier New" w:eastAsia="Courier New" w:hAnsi="Courier New" w:cs="Courier New"/>
              </w:rPr>
              <w:t xml:space="preserve"> </w:t>
            </w:r>
            <w:proofErr w:type="spellStart"/>
            <w:r>
              <w:rPr>
                <w:rFonts w:ascii="Courier New" w:eastAsia="Courier New" w:hAnsi="Courier New" w:cs="Courier New"/>
              </w:rPr>
              <w:t>nilai</w:t>
            </w:r>
            <w:proofErr w:type="spellEnd"/>
            <w:r>
              <w:rPr>
                <w:rFonts w:ascii="Courier New" w:eastAsia="Courier New" w:hAnsi="Courier New" w:cs="Courier New"/>
              </w:rPr>
              <w:t xml:space="preserve"> null </w:t>
            </w:r>
          </w:p>
          <w:p w14:paraId="5C5DD52B"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pyspark.sql.functions</w:t>
            </w:r>
            <w:proofErr w:type="spellEnd"/>
            <w:proofErr w:type="gramEnd"/>
            <w:r>
              <w:rPr>
                <w:rFonts w:ascii="Courier New" w:eastAsia="Courier New" w:hAnsi="Courier New" w:cs="Courier New"/>
              </w:rPr>
              <w:t xml:space="preserve"> import count</w:t>
            </w:r>
          </w:p>
          <w:p w14:paraId="16C7AE09" w14:textId="77777777" w:rsidR="00E7425B" w:rsidRDefault="00E7425B">
            <w:pPr>
              <w:spacing w:line="360" w:lineRule="auto"/>
              <w:jc w:val="both"/>
              <w:rPr>
                <w:rFonts w:ascii="Courier New" w:eastAsia="Courier New" w:hAnsi="Courier New" w:cs="Courier New"/>
              </w:rPr>
            </w:pPr>
          </w:p>
          <w:p w14:paraId="056C59D4" w14:textId="77777777" w:rsidR="00E7425B" w:rsidRDefault="00E7425B">
            <w:pPr>
              <w:spacing w:line="360" w:lineRule="auto"/>
              <w:jc w:val="both"/>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my_count</w:t>
            </w:r>
            <w:proofErr w:type="spellEnd"/>
            <w:r>
              <w:rPr>
                <w:rFonts w:ascii="Courier New" w:eastAsia="Courier New" w:hAnsi="Courier New" w:cs="Courier New"/>
              </w:rPr>
              <w:t>(</w:t>
            </w:r>
            <w:proofErr w:type="spellStart"/>
            <w:r>
              <w:rPr>
                <w:rFonts w:ascii="Courier New" w:eastAsia="Courier New" w:hAnsi="Courier New" w:cs="Courier New"/>
              </w:rPr>
              <w:t>df_in</w:t>
            </w:r>
            <w:proofErr w:type="spellEnd"/>
            <w:r>
              <w:rPr>
                <w:rFonts w:ascii="Courier New" w:eastAsia="Courier New" w:hAnsi="Courier New" w:cs="Courier New"/>
              </w:rPr>
              <w:t>):</w:t>
            </w:r>
          </w:p>
          <w:p w14:paraId="28BEC33A" w14:textId="77777777" w:rsidR="00E7425B" w:rsidRDefault="00E7425B" w:rsidP="00D01E13">
            <w:pPr>
              <w:keepNext/>
              <w:spacing w:line="360" w:lineRule="auto"/>
              <w:jc w:val="both"/>
              <w:rPr>
                <w:rFonts w:ascii="Times New Roman" w:eastAsia="Times New Roman" w:hAnsi="Times New Roman" w:cs="Times New Roman"/>
                <w:sz w:val="24"/>
                <w:szCs w:val="24"/>
              </w:rPr>
            </w:pPr>
            <w:r>
              <w:rPr>
                <w:rFonts w:ascii="Courier New" w:eastAsia="Courier New" w:hAnsi="Courier New" w:cs="Courier New"/>
              </w:rPr>
              <w:t xml:space="preserve">    </w:t>
            </w:r>
            <w:proofErr w:type="spellStart"/>
            <w:proofErr w:type="gramStart"/>
            <w:r>
              <w:rPr>
                <w:rFonts w:ascii="Courier New" w:eastAsia="Courier New" w:hAnsi="Courier New" w:cs="Courier New"/>
              </w:rPr>
              <w:t>df_in.agg</w:t>
            </w:r>
            <w:proofErr w:type="spellEnd"/>
            <w:r>
              <w:rPr>
                <w:rFonts w:ascii="Courier New" w:eastAsia="Courier New" w:hAnsi="Courier New" w:cs="Courier New"/>
              </w:rPr>
              <w:t>( *</w:t>
            </w:r>
            <w:proofErr w:type="gramEnd"/>
            <w:r>
              <w:rPr>
                <w:rFonts w:ascii="Courier New" w:eastAsia="Courier New" w:hAnsi="Courier New" w:cs="Courier New"/>
              </w:rPr>
              <w:t xml:space="preserve">[ count(c).alias(c) for c in </w:t>
            </w:r>
            <w:proofErr w:type="spellStart"/>
            <w:r>
              <w:rPr>
                <w:rFonts w:ascii="Courier New" w:eastAsia="Courier New" w:hAnsi="Courier New" w:cs="Courier New"/>
              </w:rPr>
              <w:t>df_in.columns</w:t>
            </w:r>
            <w:proofErr w:type="spellEnd"/>
            <w:r>
              <w:rPr>
                <w:rFonts w:ascii="Courier New" w:eastAsia="Courier New" w:hAnsi="Courier New" w:cs="Courier New"/>
              </w:rPr>
              <w:t xml:space="preserve"> ] ).show()</w:t>
            </w:r>
          </w:p>
        </w:tc>
      </w:tr>
    </w:tbl>
    <w:p w14:paraId="74AD3FC8" w14:textId="47766994" w:rsidR="00E7425B" w:rsidRPr="00D01E13" w:rsidRDefault="00D01E13" w:rsidP="00D01E13">
      <w:pPr>
        <w:pStyle w:val="Caption"/>
        <w:jc w:val="center"/>
        <w:rPr>
          <w:rFonts w:ascii="Times New Roman" w:hAnsi="Times New Roman" w:cs="Times New Roman"/>
          <w:color w:val="auto"/>
          <w:sz w:val="20"/>
        </w:rPr>
      </w:pPr>
      <w:bookmarkStart w:id="3418" w:name="_Toc72760980"/>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19" w:author="ITD-STU" w:date="2021-05-24T14:37:00Z">
        <w:r w:rsidR="00E03E82">
          <w:rPr>
            <w:rFonts w:ascii="Times New Roman" w:hAnsi="Times New Roman" w:cs="Times New Roman"/>
            <w:color w:val="auto"/>
            <w:sz w:val="20"/>
          </w:rPr>
          <w:t>K</w:t>
        </w:r>
      </w:ins>
      <w:del w:id="3420" w:author="ITD-STU" w:date="2021-05-24T14:37: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21" w:author="ITD-STU" w:date="2021-05-24T14:37:00Z">
        <w:r w:rsidR="00E03E82">
          <w:rPr>
            <w:rFonts w:ascii="Times New Roman" w:hAnsi="Times New Roman" w:cs="Times New Roman"/>
            <w:noProof/>
            <w:color w:val="auto"/>
            <w:sz w:val="20"/>
          </w:rPr>
          <w:t>12</w:t>
        </w:r>
      </w:ins>
      <w:del w:id="3422" w:author="ITD-STU" w:date="2021-05-24T14:37:00Z">
        <w:r w:rsidR="00B611C7" w:rsidDel="00E03E82">
          <w:rPr>
            <w:rFonts w:ascii="Times New Roman" w:hAnsi="Times New Roman" w:cs="Times New Roman"/>
            <w:noProof/>
            <w:color w:val="auto"/>
            <w:sz w:val="20"/>
          </w:rPr>
          <w:delText>9</w:delText>
        </w:r>
      </w:del>
      <w:r w:rsidRPr="00D01E13">
        <w:rPr>
          <w:rFonts w:ascii="Times New Roman" w:hAnsi="Times New Roman" w:cs="Times New Roman"/>
          <w:color w:val="auto"/>
          <w:sz w:val="20"/>
        </w:rPr>
        <w:fldChar w:fldCharType="end"/>
      </w:r>
      <w:r w:rsidRPr="00E03E82">
        <w:rPr>
          <w:rFonts w:ascii="Times New Roman" w:hAnsi="Times New Roman" w:cs="Times New Roman"/>
          <w:i/>
          <w:color w:val="auto"/>
          <w:sz w:val="20"/>
          <w:rPrChange w:id="3423" w:author="ITD-STU" w:date="2021-05-24T14:37:00Z">
            <w:rPr>
              <w:rFonts w:ascii="Times New Roman" w:hAnsi="Times New Roman" w:cs="Times New Roman"/>
              <w:color w:val="auto"/>
              <w:sz w:val="20"/>
            </w:rPr>
          </w:rPrChange>
        </w:rPr>
        <w:t>. Data Cleaning</w:t>
      </w:r>
      <w:bookmarkEnd w:id="3418"/>
    </w:p>
    <w:p w14:paraId="3574C348" w14:textId="77777777" w:rsidR="00E7425B" w:rsidRPr="001860CA" w:rsidRDefault="00E7425B" w:rsidP="001860CA">
      <w:pPr>
        <w:pStyle w:val="Heading2"/>
        <w:numPr>
          <w:ilvl w:val="1"/>
          <w:numId w:val="3"/>
        </w:numPr>
        <w:spacing w:line="360" w:lineRule="auto"/>
        <w:ind w:left="360"/>
        <w:jc w:val="both"/>
        <w:rPr>
          <w:rFonts w:ascii="Times New Roman" w:hAnsi="Times New Roman" w:cs="Times New Roman"/>
          <w:color w:val="auto"/>
          <w:sz w:val="24"/>
          <w:szCs w:val="24"/>
        </w:rPr>
      </w:pPr>
      <w:bookmarkStart w:id="3424" w:name="_ptxhy2qeiz7o"/>
      <w:bookmarkStart w:id="3425" w:name="_Toc72763208"/>
      <w:bookmarkEnd w:id="3424"/>
      <w:proofErr w:type="spellStart"/>
      <w:r w:rsidRPr="001860CA">
        <w:rPr>
          <w:rFonts w:ascii="Times New Roman" w:hAnsi="Times New Roman" w:cs="Times New Roman"/>
          <w:color w:val="auto"/>
          <w:sz w:val="24"/>
          <w:szCs w:val="24"/>
        </w:rPr>
        <w:t>Implementasi</w:t>
      </w:r>
      <w:proofErr w:type="spellEnd"/>
      <w:r w:rsidRPr="001860CA">
        <w:rPr>
          <w:rFonts w:ascii="Times New Roman" w:hAnsi="Times New Roman" w:cs="Times New Roman"/>
          <w:color w:val="auto"/>
          <w:sz w:val="24"/>
          <w:szCs w:val="24"/>
        </w:rPr>
        <w:t xml:space="preserve"> </w:t>
      </w:r>
      <w:r w:rsidRPr="00E03E82">
        <w:rPr>
          <w:rFonts w:ascii="Times New Roman" w:hAnsi="Times New Roman" w:cs="Times New Roman"/>
          <w:i/>
          <w:color w:val="auto"/>
          <w:sz w:val="24"/>
          <w:szCs w:val="24"/>
          <w:rPrChange w:id="3426" w:author="ITD-STU" w:date="2021-05-24T14:37:00Z">
            <w:rPr>
              <w:rFonts w:ascii="Times New Roman" w:hAnsi="Times New Roman" w:cs="Times New Roman"/>
              <w:color w:val="auto"/>
              <w:sz w:val="24"/>
              <w:szCs w:val="24"/>
            </w:rPr>
          </w:rPrChange>
        </w:rPr>
        <w:t>Text Preprocessing</w:t>
      </w:r>
      <w:bookmarkEnd w:id="3425"/>
    </w:p>
    <w:p w14:paraId="5B748316"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preprocessing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w:t>
      </w:r>
    </w:p>
    <w:p w14:paraId="1FD5CC58" w14:textId="77777777" w:rsidR="00E7425B" w:rsidRDefault="00E7425B" w:rsidP="00E7425B">
      <w:pPr>
        <w:numPr>
          <w:ilvl w:val="0"/>
          <w:numId w:val="8"/>
        </w:num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Tokenisasi</w:t>
      </w:r>
      <w:proofErr w:type="spellEnd"/>
      <w:r>
        <w:rPr>
          <w:rFonts w:ascii="Times New Roman" w:eastAsia="Times New Roman" w:hAnsi="Times New Roman" w:cs="Times New Roman"/>
          <w:b/>
          <w:sz w:val="24"/>
          <w:szCs w:val="24"/>
        </w:rPr>
        <w:t xml:space="preserve"> dan Text </w:t>
      </w:r>
      <w:proofErr w:type="spellStart"/>
      <w:r>
        <w:rPr>
          <w:rFonts w:ascii="Times New Roman" w:eastAsia="Times New Roman" w:hAnsi="Times New Roman" w:cs="Times New Roman"/>
          <w:b/>
          <w:sz w:val="24"/>
          <w:szCs w:val="24"/>
        </w:rPr>
        <w:t>Vektor</w:t>
      </w:r>
      <w:proofErr w:type="spellEnd"/>
    </w:p>
    <w:p w14:paraId="680D0E47" w14:textId="77777777" w:rsidR="00E7425B" w:rsidRDefault="00E7425B" w:rsidP="00E7425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pemisahan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kata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string </w:t>
      </w:r>
      <w:proofErr w:type="spellStart"/>
      <w:r>
        <w:rPr>
          <w:rFonts w:ascii="Times New Roman" w:eastAsia="Times New Roman" w:hAnsi="Times New Roman" w:cs="Times New Roman"/>
          <w:sz w:val="24"/>
          <w:szCs w:val="24"/>
        </w:rPr>
        <w:t>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Kode program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tokenisasi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tbl>
      <w:tblPr>
        <w:tblW w:w="855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0"/>
      </w:tblGrid>
      <w:tr w:rsidR="00E7425B" w14:paraId="455E4BD4" w14:textId="77777777" w:rsidTr="001860CA">
        <w:tc>
          <w:tcPr>
            <w:tcW w:w="8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9B07A" w14:textId="77777777" w:rsidR="00E7425B" w:rsidRDefault="00E7425B">
            <w:pPr>
              <w:spacing w:line="360" w:lineRule="auto"/>
              <w:rPr>
                <w:rFonts w:ascii="Courier New" w:eastAsia="Courier New" w:hAnsi="Courier New" w:cs="Courier New"/>
              </w:rPr>
            </w:pPr>
            <w:r>
              <w:rPr>
                <w:rFonts w:ascii="Courier New" w:eastAsia="Courier New" w:hAnsi="Courier New" w:cs="Courier New"/>
              </w:rPr>
              <w:t xml:space="preserve">tokenizer = </w:t>
            </w:r>
            <w:proofErr w:type="gramStart"/>
            <w:r>
              <w:rPr>
                <w:rFonts w:ascii="Courier New" w:eastAsia="Courier New" w:hAnsi="Courier New" w:cs="Courier New"/>
              </w:rPr>
              <w:t>Tokenizer(</w:t>
            </w:r>
            <w:proofErr w:type="spellStart"/>
            <w:proofErr w:type="gramEnd"/>
            <w:r>
              <w:rPr>
                <w:rFonts w:ascii="Courier New" w:eastAsia="Courier New" w:hAnsi="Courier New" w:cs="Courier New"/>
              </w:rPr>
              <w:t>inputCol</w:t>
            </w:r>
            <w:proofErr w:type="spellEnd"/>
            <w:r>
              <w:rPr>
                <w:rFonts w:ascii="Courier New" w:eastAsia="Courier New" w:hAnsi="Courier New" w:cs="Courier New"/>
              </w:rPr>
              <w:t xml:space="preserve">="review", </w:t>
            </w:r>
            <w:proofErr w:type="spellStart"/>
            <w:r>
              <w:rPr>
                <w:rFonts w:ascii="Courier New" w:eastAsia="Courier New" w:hAnsi="Courier New" w:cs="Courier New"/>
              </w:rPr>
              <w:t>outputCol</w:t>
            </w:r>
            <w:proofErr w:type="spellEnd"/>
            <w:r>
              <w:rPr>
                <w:rFonts w:ascii="Courier New" w:eastAsia="Courier New" w:hAnsi="Courier New" w:cs="Courier New"/>
              </w:rPr>
              <w:t>="tokens")</w:t>
            </w:r>
          </w:p>
          <w:p w14:paraId="3B242DBC" w14:textId="77777777" w:rsidR="00E7425B" w:rsidRDefault="00E7425B">
            <w:pPr>
              <w:spacing w:line="360" w:lineRule="auto"/>
              <w:rPr>
                <w:rFonts w:ascii="Courier New" w:eastAsia="Courier New" w:hAnsi="Courier New" w:cs="Courier New"/>
              </w:rPr>
            </w:pPr>
            <w:proofErr w:type="spellStart"/>
            <w:r>
              <w:rPr>
                <w:rFonts w:ascii="Courier New" w:eastAsia="Courier New" w:hAnsi="Courier New" w:cs="Courier New"/>
              </w:rPr>
              <w:t>output_tokenizer</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tokenizer.transform</w:t>
            </w:r>
            <w:proofErr w:type="spellEnd"/>
            <w:proofErr w:type="gramEnd"/>
            <w:r>
              <w:rPr>
                <w:rFonts w:ascii="Courier New" w:eastAsia="Courier New" w:hAnsi="Courier New" w:cs="Courier New"/>
              </w:rPr>
              <w:t>(</w:t>
            </w:r>
            <w:proofErr w:type="spellStart"/>
            <w:r>
              <w:rPr>
                <w:rFonts w:ascii="Courier New" w:eastAsia="Courier New" w:hAnsi="Courier New" w:cs="Courier New"/>
              </w:rPr>
              <w:t>data_parq</w:t>
            </w:r>
            <w:proofErr w:type="spellEnd"/>
            <w:r>
              <w:rPr>
                <w:rFonts w:ascii="Courier New" w:eastAsia="Courier New" w:hAnsi="Courier New" w:cs="Courier New"/>
              </w:rPr>
              <w:t>)</w:t>
            </w:r>
          </w:p>
          <w:p w14:paraId="75FB50F9" w14:textId="77777777" w:rsidR="00E7425B" w:rsidRDefault="00E7425B" w:rsidP="00D01E13">
            <w:pPr>
              <w:keepNext/>
              <w:spacing w:line="360" w:lineRule="auto"/>
              <w:rPr>
                <w:rFonts w:ascii="Times New Roman" w:eastAsia="Times New Roman" w:hAnsi="Times New Roman" w:cs="Times New Roman"/>
                <w:sz w:val="24"/>
                <w:szCs w:val="24"/>
              </w:rPr>
            </w:pPr>
            <w:proofErr w:type="spellStart"/>
            <w:r>
              <w:rPr>
                <w:rFonts w:ascii="Courier New" w:eastAsia="Courier New" w:hAnsi="Courier New" w:cs="Courier New"/>
              </w:rPr>
              <w:t>output_</w:t>
            </w:r>
            <w:proofErr w:type="gramStart"/>
            <w:r>
              <w:rPr>
                <w:rFonts w:ascii="Courier New" w:eastAsia="Courier New" w:hAnsi="Courier New" w:cs="Courier New"/>
              </w:rPr>
              <w:t>tokenizer.show</w:t>
            </w:r>
            <w:proofErr w:type="spellEnd"/>
            <w:proofErr w:type="gramEnd"/>
            <w:r>
              <w:rPr>
                <w:rFonts w:ascii="Courier New" w:eastAsia="Courier New" w:hAnsi="Courier New" w:cs="Courier New"/>
              </w:rPr>
              <w:t>()</w:t>
            </w:r>
          </w:p>
        </w:tc>
      </w:tr>
    </w:tbl>
    <w:p w14:paraId="4D8FE918" w14:textId="24BD2C9B" w:rsidR="00E7425B" w:rsidRPr="00D01E13" w:rsidRDefault="00D01E13" w:rsidP="00D01E13">
      <w:pPr>
        <w:pStyle w:val="Caption"/>
        <w:jc w:val="center"/>
        <w:rPr>
          <w:rFonts w:ascii="Times New Roman" w:eastAsia="Times New Roman" w:hAnsi="Times New Roman" w:cs="Times New Roman"/>
          <w:b w:val="0"/>
          <w:color w:val="auto"/>
          <w:sz w:val="28"/>
          <w:szCs w:val="24"/>
        </w:rPr>
      </w:pPr>
      <w:bookmarkStart w:id="3427" w:name="_Toc72760981"/>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28" w:author="ITD-STU" w:date="2021-05-24T14:38:00Z">
        <w:r w:rsidR="00E03E82">
          <w:rPr>
            <w:rFonts w:ascii="Times New Roman" w:hAnsi="Times New Roman" w:cs="Times New Roman"/>
            <w:color w:val="auto"/>
            <w:sz w:val="20"/>
          </w:rPr>
          <w:t>K</w:t>
        </w:r>
      </w:ins>
      <w:del w:id="3429" w:author="ITD-STU" w:date="2021-05-24T14:38: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30" w:author="ITD-STU" w:date="2021-05-24T14:38:00Z">
        <w:r w:rsidR="00E03E82">
          <w:rPr>
            <w:rFonts w:ascii="Times New Roman" w:hAnsi="Times New Roman" w:cs="Times New Roman"/>
            <w:noProof/>
            <w:color w:val="auto"/>
            <w:sz w:val="20"/>
          </w:rPr>
          <w:t>13</w:t>
        </w:r>
      </w:ins>
      <w:del w:id="3431" w:author="ITD-STU" w:date="2021-05-24T14:38:00Z">
        <w:r w:rsidR="00B611C7" w:rsidDel="00E03E82">
          <w:rPr>
            <w:rFonts w:ascii="Times New Roman" w:hAnsi="Times New Roman" w:cs="Times New Roman"/>
            <w:noProof/>
            <w:color w:val="auto"/>
            <w:sz w:val="20"/>
          </w:rPr>
          <w:delText>10</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Tokenisasi</w:t>
      </w:r>
      <w:proofErr w:type="spellEnd"/>
      <w:r w:rsidRPr="00D01E13">
        <w:rPr>
          <w:rFonts w:ascii="Times New Roman" w:hAnsi="Times New Roman" w:cs="Times New Roman"/>
          <w:color w:val="auto"/>
          <w:sz w:val="20"/>
        </w:rPr>
        <w:t xml:space="preserve"> dan Text </w:t>
      </w:r>
      <w:proofErr w:type="spellStart"/>
      <w:r w:rsidRPr="00D01E13">
        <w:rPr>
          <w:rFonts w:ascii="Times New Roman" w:hAnsi="Times New Roman" w:cs="Times New Roman"/>
          <w:color w:val="auto"/>
          <w:sz w:val="20"/>
        </w:rPr>
        <w:t>Vektor</w:t>
      </w:r>
      <w:bookmarkEnd w:id="3427"/>
      <w:proofErr w:type="spellEnd"/>
    </w:p>
    <w:p w14:paraId="24EE18D5" w14:textId="77777777" w:rsidR="00E7425B" w:rsidRDefault="00E7425B" w:rsidP="00E7425B">
      <w:pPr>
        <w:numPr>
          <w:ilvl w:val="0"/>
          <w:numId w:val="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Stop Words Removal</w:t>
      </w:r>
    </w:p>
    <w:p w14:paraId="5D3B786C" w14:textId="77777777" w:rsidR="00E7425B" w:rsidRDefault="00E7425B" w:rsidP="00E7425B">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menyaring</w:t>
      </w:r>
      <w:proofErr w:type="spellEnd"/>
      <w:r>
        <w:rPr>
          <w:rFonts w:ascii="Times New Roman" w:eastAsia="Times New Roman" w:hAnsi="Times New Roman" w:cs="Times New Roman"/>
          <w:sz w:val="24"/>
          <w:szCs w:val="24"/>
        </w:rPr>
        <w:t xml:space="preserve"> kata-kata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konstruktor</w:t>
      </w:r>
      <w:proofErr w:type="spellEnd"/>
      <w:r>
        <w:rPr>
          <w:rFonts w:ascii="Times New Roman" w:eastAsia="Times New Roman" w:hAnsi="Times New Roman" w:cs="Times New Roman"/>
          <w:sz w:val="24"/>
          <w:szCs w:val="24"/>
        </w:rPr>
        <w:t xml:space="preserve"> </w:t>
      </w:r>
      <w:proofErr w:type="spellStart"/>
      <w:proofErr w:type="gramStart"/>
      <w:r w:rsidRPr="00E03E82">
        <w:rPr>
          <w:rFonts w:ascii="Times New Roman" w:eastAsia="Times New Roman" w:hAnsi="Times New Roman" w:cs="Times New Roman"/>
          <w:i/>
          <w:sz w:val="24"/>
          <w:szCs w:val="24"/>
          <w:rPrChange w:id="3432" w:author="ITD-STU" w:date="2021-05-24T14:38:00Z">
            <w:rPr>
              <w:rFonts w:ascii="Times New Roman" w:eastAsia="Times New Roman" w:hAnsi="Times New Roman" w:cs="Times New Roman"/>
              <w:sz w:val="24"/>
              <w:szCs w:val="24"/>
            </w:rPr>
          </w:rPrChange>
        </w:rPr>
        <w:t>StopWordsRemover</w:t>
      </w:r>
      <w:proofErr w:type="spellEnd"/>
      <w:r w:rsidRPr="00E03E82">
        <w:rPr>
          <w:rFonts w:ascii="Times New Roman" w:eastAsia="Times New Roman" w:hAnsi="Times New Roman" w:cs="Times New Roman"/>
          <w:i/>
          <w:sz w:val="24"/>
          <w:szCs w:val="24"/>
          <w:rPrChange w:id="3433" w:author="ITD-STU" w:date="2021-05-24T14:38:00Z">
            <w:rPr>
              <w:rFonts w:ascii="Times New Roman" w:eastAsia="Times New Roman" w:hAnsi="Times New Roman" w:cs="Times New Roman"/>
              <w:sz w:val="24"/>
              <w:szCs w:val="24"/>
            </w:rPr>
          </w:rPrChange>
        </w:rPr>
        <w:t>(</w:t>
      </w:r>
      <w:proofErr w:type="gramEnd"/>
      <w:r w:rsidRPr="00E03E82">
        <w:rPr>
          <w:rFonts w:ascii="Times New Roman" w:eastAsia="Times New Roman" w:hAnsi="Times New Roman" w:cs="Times New Roman"/>
          <w:i/>
          <w:sz w:val="24"/>
          <w:szCs w:val="24"/>
          <w:rPrChange w:id="3434" w:author="ITD-STU" w:date="2021-05-24T14:38: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menyaring</w:t>
      </w:r>
      <w:proofErr w:type="spellEnd"/>
      <w:r>
        <w:rPr>
          <w:rFonts w:ascii="Times New Roman" w:eastAsia="Times New Roman" w:hAnsi="Times New Roman" w:cs="Times New Roman"/>
          <w:sz w:val="24"/>
          <w:szCs w:val="24"/>
        </w:rPr>
        <w:t xml:space="preserve"> kata-kata yang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agar Kinerja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optimal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menghapus</w:t>
      </w:r>
      <w:proofErr w:type="spellEnd"/>
      <w:r>
        <w:rPr>
          <w:rFonts w:ascii="Times New Roman" w:eastAsia="Times New Roman" w:hAnsi="Times New Roman" w:cs="Times New Roman"/>
          <w:sz w:val="24"/>
          <w:szCs w:val="24"/>
        </w:rPr>
        <w:t xml:space="preserve"> kata-kata yang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Kode program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stop words removal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tbl>
      <w:tblPr>
        <w:tblW w:w="855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0"/>
      </w:tblGrid>
      <w:tr w:rsidR="00E7425B" w14:paraId="081139CE" w14:textId="77777777" w:rsidTr="001860CA">
        <w:tc>
          <w:tcPr>
            <w:tcW w:w="8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7A74B" w14:textId="77777777"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WordsRemover</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StopWordsRemover</w:t>
            </w:r>
            <w:proofErr w:type="spellEnd"/>
            <w:r>
              <w:rPr>
                <w:rFonts w:ascii="Courier New" w:eastAsia="Courier New" w:hAnsi="Courier New" w:cs="Courier New"/>
              </w:rPr>
              <w:t>(</w:t>
            </w:r>
            <w:proofErr w:type="spellStart"/>
            <w:proofErr w:type="gramEnd"/>
            <w:r>
              <w:rPr>
                <w:rFonts w:ascii="Courier New" w:eastAsia="Courier New" w:hAnsi="Courier New" w:cs="Courier New"/>
              </w:rPr>
              <w:t>inputCol</w:t>
            </w:r>
            <w:proofErr w:type="spellEnd"/>
            <w:r>
              <w:rPr>
                <w:rFonts w:ascii="Courier New" w:eastAsia="Courier New" w:hAnsi="Courier New" w:cs="Courier New"/>
              </w:rPr>
              <w:t xml:space="preserve">= 'tokens', </w:t>
            </w:r>
            <w:proofErr w:type="spellStart"/>
            <w:r>
              <w:rPr>
                <w:rFonts w:ascii="Courier New" w:eastAsia="Courier New" w:hAnsi="Courier New" w:cs="Courier New"/>
              </w:rPr>
              <w:t>outputCol</w:t>
            </w:r>
            <w:proofErr w:type="spellEnd"/>
            <w:r>
              <w:rPr>
                <w:rFonts w:ascii="Courier New" w:eastAsia="Courier New" w:hAnsi="Courier New" w:cs="Courier New"/>
              </w:rPr>
              <w:t>= '</w:t>
            </w:r>
            <w:proofErr w:type="spellStart"/>
            <w:r>
              <w:rPr>
                <w:rFonts w:ascii="Courier New" w:eastAsia="Courier New" w:hAnsi="Courier New" w:cs="Courier New"/>
              </w:rPr>
              <w:t>filtered_words</w:t>
            </w:r>
            <w:proofErr w:type="spellEnd"/>
            <w:r>
              <w:rPr>
                <w:rFonts w:ascii="Courier New" w:eastAsia="Courier New" w:hAnsi="Courier New" w:cs="Courier New"/>
              </w:rPr>
              <w:t>')</w:t>
            </w:r>
          </w:p>
          <w:p w14:paraId="6829BCD7" w14:textId="77777777"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output_WordsRemover</w:t>
            </w:r>
            <w:proofErr w:type="spellEnd"/>
            <w:r>
              <w:rPr>
                <w:rFonts w:ascii="Courier New" w:eastAsia="Courier New" w:hAnsi="Courier New" w:cs="Courier New"/>
              </w:rPr>
              <w:t xml:space="preserve"> = </w:t>
            </w:r>
            <w:proofErr w:type="spellStart"/>
            <w:r>
              <w:rPr>
                <w:rFonts w:ascii="Courier New" w:eastAsia="Courier New" w:hAnsi="Courier New" w:cs="Courier New"/>
              </w:rPr>
              <w:t>WordsRemover.transform</w:t>
            </w:r>
            <w:proofErr w:type="spellEnd"/>
            <w:r>
              <w:rPr>
                <w:rFonts w:ascii="Courier New" w:eastAsia="Courier New" w:hAnsi="Courier New" w:cs="Courier New"/>
              </w:rPr>
              <w:t>(</w:t>
            </w:r>
            <w:proofErr w:type="spellStart"/>
            <w:r>
              <w:rPr>
                <w:rFonts w:ascii="Courier New" w:eastAsia="Courier New" w:hAnsi="Courier New" w:cs="Courier New"/>
              </w:rPr>
              <w:t>output_tokenizer</w:t>
            </w:r>
            <w:proofErr w:type="spellEnd"/>
            <w:r>
              <w:rPr>
                <w:rFonts w:ascii="Courier New" w:eastAsia="Courier New" w:hAnsi="Courier New" w:cs="Courier New"/>
              </w:rPr>
              <w:t>)</w:t>
            </w:r>
          </w:p>
          <w:p w14:paraId="243E60B8" w14:textId="77777777" w:rsidR="00E7425B" w:rsidRDefault="00E7425B" w:rsidP="00D01E13">
            <w:pPr>
              <w:keepNext/>
              <w:spacing w:line="360" w:lineRule="auto"/>
              <w:jc w:val="both"/>
              <w:rPr>
                <w:rFonts w:ascii="Times New Roman" w:eastAsia="Times New Roman" w:hAnsi="Times New Roman" w:cs="Times New Roman"/>
                <w:sz w:val="24"/>
                <w:szCs w:val="24"/>
              </w:rPr>
            </w:pPr>
            <w:proofErr w:type="spellStart"/>
            <w:r>
              <w:rPr>
                <w:rFonts w:ascii="Courier New" w:eastAsia="Courier New" w:hAnsi="Courier New" w:cs="Courier New"/>
              </w:rPr>
              <w:t>output_WordsRemover.show</w:t>
            </w:r>
            <w:proofErr w:type="spellEnd"/>
            <w:r>
              <w:rPr>
                <w:rFonts w:ascii="Courier New" w:eastAsia="Courier New" w:hAnsi="Courier New" w:cs="Courier New"/>
              </w:rPr>
              <w:t>()</w:t>
            </w:r>
          </w:p>
        </w:tc>
      </w:tr>
    </w:tbl>
    <w:p w14:paraId="17E347D7" w14:textId="086507FC" w:rsidR="00E7425B" w:rsidRPr="00D01E13" w:rsidRDefault="00D01E13" w:rsidP="00D01E13">
      <w:pPr>
        <w:pStyle w:val="Caption"/>
        <w:jc w:val="center"/>
        <w:rPr>
          <w:rFonts w:ascii="Times New Roman" w:eastAsia="Courier New" w:hAnsi="Times New Roman" w:cs="Times New Roman"/>
          <w:color w:val="auto"/>
          <w:sz w:val="20"/>
        </w:rPr>
      </w:pPr>
      <w:bookmarkStart w:id="3435" w:name="_Toc72760982"/>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36" w:author="ITD-STU" w:date="2021-05-24T14:40:00Z">
        <w:r w:rsidR="00E03E82">
          <w:rPr>
            <w:rFonts w:ascii="Times New Roman" w:hAnsi="Times New Roman" w:cs="Times New Roman"/>
            <w:color w:val="auto"/>
            <w:sz w:val="20"/>
          </w:rPr>
          <w:t>K</w:t>
        </w:r>
      </w:ins>
      <w:del w:id="3437" w:author="ITD-STU" w:date="2021-05-24T14:40: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38" w:author="ITD-STU" w:date="2021-05-24T14:40:00Z">
        <w:r w:rsidR="00E03E82">
          <w:rPr>
            <w:rFonts w:ascii="Times New Roman" w:hAnsi="Times New Roman" w:cs="Times New Roman"/>
            <w:noProof/>
            <w:color w:val="auto"/>
            <w:sz w:val="20"/>
          </w:rPr>
          <w:t>14</w:t>
        </w:r>
      </w:ins>
      <w:del w:id="3439" w:author="ITD-STU" w:date="2021-05-24T14:40:00Z">
        <w:r w:rsidR="00B611C7" w:rsidDel="00E03E82">
          <w:rPr>
            <w:rFonts w:ascii="Times New Roman" w:hAnsi="Times New Roman" w:cs="Times New Roman"/>
            <w:noProof/>
            <w:color w:val="auto"/>
            <w:sz w:val="20"/>
          </w:rPr>
          <w:delText>11</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40" w:author="ITD-STU" w:date="2021-05-24T14:40:00Z">
            <w:rPr>
              <w:rFonts w:ascii="Times New Roman" w:hAnsi="Times New Roman" w:cs="Times New Roman"/>
              <w:color w:val="auto"/>
              <w:sz w:val="20"/>
            </w:rPr>
          </w:rPrChange>
        </w:rPr>
        <w:t>Stop Words Removal</w:t>
      </w:r>
      <w:bookmarkEnd w:id="3435"/>
    </w:p>
    <w:p w14:paraId="0547B8D5" w14:textId="77777777" w:rsidR="00E7425B" w:rsidRPr="00E03E82" w:rsidRDefault="00E7425B" w:rsidP="00E7425B">
      <w:pPr>
        <w:numPr>
          <w:ilvl w:val="0"/>
          <w:numId w:val="8"/>
        </w:numPr>
        <w:spacing w:line="360" w:lineRule="auto"/>
        <w:jc w:val="both"/>
        <w:rPr>
          <w:rFonts w:ascii="Times New Roman" w:eastAsia="Times New Roman" w:hAnsi="Times New Roman" w:cs="Times New Roman"/>
          <w:b/>
          <w:i/>
          <w:sz w:val="24"/>
          <w:szCs w:val="24"/>
          <w:rPrChange w:id="3441" w:author="ITD-STU" w:date="2021-05-24T14:40:00Z">
            <w:rPr>
              <w:rFonts w:ascii="Times New Roman" w:eastAsia="Times New Roman" w:hAnsi="Times New Roman" w:cs="Times New Roman"/>
              <w:b/>
              <w:sz w:val="24"/>
              <w:szCs w:val="24"/>
            </w:rPr>
          </w:rPrChange>
        </w:rPr>
      </w:pPr>
      <w:r w:rsidRPr="00E03E82">
        <w:rPr>
          <w:rFonts w:ascii="Times New Roman" w:eastAsia="Times New Roman" w:hAnsi="Times New Roman" w:cs="Times New Roman"/>
          <w:b/>
          <w:i/>
          <w:sz w:val="24"/>
          <w:szCs w:val="24"/>
          <w:rPrChange w:id="3442" w:author="ITD-STU" w:date="2021-05-24T14:40:00Z">
            <w:rPr>
              <w:rFonts w:ascii="Times New Roman" w:eastAsia="Times New Roman" w:hAnsi="Times New Roman" w:cs="Times New Roman"/>
              <w:b/>
              <w:sz w:val="24"/>
              <w:szCs w:val="24"/>
            </w:rPr>
          </w:rPrChange>
        </w:rPr>
        <w:t>Hashing TF</w:t>
      </w:r>
    </w:p>
    <w:p w14:paraId="2B8A7FEC" w14:textId="77777777" w:rsidR="00E7425B" w:rsidRDefault="00E7425B" w:rsidP="00E7425B">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sidRPr="00E03E82">
        <w:rPr>
          <w:rFonts w:ascii="Times New Roman" w:eastAsia="Times New Roman" w:hAnsi="Times New Roman" w:cs="Times New Roman"/>
          <w:i/>
          <w:sz w:val="24"/>
          <w:szCs w:val="24"/>
          <w:rPrChange w:id="3443" w:author="ITD-STU" w:date="2021-05-24T14:40:00Z">
            <w:rPr>
              <w:rFonts w:ascii="Times New Roman" w:eastAsia="Times New Roman" w:hAnsi="Times New Roman" w:cs="Times New Roman"/>
              <w:sz w:val="24"/>
              <w:szCs w:val="24"/>
            </w:rPr>
          </w:rPrChange>
        </w:rPr>
        <w:t>HashingTF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44" w:author="ITD-STU" w:date="2021-05-24T14:40:00Z">
            <w:rPr>
              <w:rFonts w:ascii="Times New Roman" w:eastAsia="Times New Roman" w:hAnsi="Times New Roman" w:cs="Times New Roman"/>
              <w:sz w:val="24"/>
              <w:szCs w:val="24"/>
            </w:rPr>
          </w:rPrChange>
        </w:rPr>
        <w:t>transformer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kata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kata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sidRPr="00E03E82">
        <w:rPr>
          <w:rFonts w:ascii="Times New Roman" w:eastAsia="Times New Roman" w:hAnsi="Times New Roman" w:cs="Times New Roman"/>
          <w:i/>
          <w:sz w:val="24"/>
          <w:szCs w:val="24"/>
          <w:rPrChange w:id="3445" w:author="ITD-STU" w:date="2021-05-24T14:40:00Z">
            <w:rPr>
              <w:rFonts w:ascii="Times New Roman" w:eastAsia="Times New Roman" w:hAnsi="Times New Roman" w:cs="Times New Roman"/>
              <w:sz w:val="24"/>
              <w:szCs w:val="24"/>
            </w:rPr>
          </w:rPrChange>
        </w:rPr>
        <w:t>HashingTF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tbl>
      <w:tblPr>
        <w:tblW w:w="855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0"/>
      </w:tblGrid>
      <w:tr w:rsidR="00E7425B" w14:paraId="551CFFE1" w14:textId="77777777" w:rsidTr="001860CA">
        <w:trPr>
          <w:trHeight w:val="1371"/>
        </w:trPr>
        <w:tc>
          <w:tcPr>
            <w:tcW w:w="8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5194" w14:textId="607932A0"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word_hash</w:t>
            </w:r>
            <w:proofErr w:type="spellEnd"/>
            <w:del w:id="3446" w:author="ITD-STU" w:date="2021-05-24T14:40:00Z">
              <w:r w:rsidDel="00E03E82">
                <w:rPr>
                  <w:rFonts w:ascii="Courier New" w:eastAsia="Courier New" w:hAnsi="Courier New" w:cs="Courier New"/>
                </w:rPr>
                <w:delText xml:space="preserve"> </w:delText>
              </w:r>
            </w:del>
            <w:r>
              <w:rPr>
                <w:rFonts w:ascii="Courier New" w:eastAsia="Courier New" w:hAnsi="Courier New" w:cs="Courier New"/>
              </w:rPr>
              <w:t>=</w:t>
            </w:r>
            <w:proofErr w:type="spellStart"/>
            <w:del w:id="3447" w:author="ITD-STU" w:date="2021-05-24T14:40:00Z">
              <w:r w:rsidDel="00E03E82">
                <w:rPr>
                  <w:rFonts w:ascii="Courier New" w:eastAsia="Courier New" w:hAnsi="Courier New" w:cs="Courier New"/>
                </w:rPr>
                <w:delText xml:space="preserve"> </w:delText>
              </w:r>
            </w:del>
            <w:proofErr w:type="gramStart"/>
            <w:r>
              <w:rPr>
                <w:rFonts w:ascii="Courier New" w:eastAsia="Courier New" w:hAnsi="Courier New" w:cs="Courier New"/>
              </w:rPr>
              <w:t>HashingTF</w:t>
            </w:r>
            <w:proofErr w:type="spellEnd"/>
            <w:r>
              <w:rPr>
                <w:rFonts w:ascii="Courier New" w:eastAsia="Courier New" w:hAnsi="Courier New" w:cs="Courier New"/>
              </w:rPr>
              <w:t>(</w:t>
            </w:r>
            <w:proofErr w:type="spellStart"/>
            <w:proofErr w:type="gramEnd"/>
            <w:r>
              <w:rPr>
                <w:rFonts w:ascii="Courier New" w:eastAsia="Courier New" w:hAnsi="Courier New" w:cs="Courier New"/>
              </w:rPr>
              <w:t>inputCol</w:t>
            </w:r>
            <w:proofErr w:type="spellEnd"/>
            <w:r>
              <w:rPr>
                <w:rFonts w:ascii="Courier New" w:eastAsia="Courier New" w:hAnsi="Courier New" w:cs="Courier New"/>
              </w:rPr>
              <w:t>="</w:t>
            </w:r>
            <w:proofErr w:type="spellStart"/>
            <w:r>
              <w:rPr>
                <w:rFonts w:ascii="Courier New" w:eastAsia="Courier New" w:hAnsi="Courier New" w:cs="Courier New"/>
              </w:rPr>
              <w:t>filtered_words</w:t>
            </w:r>
            <w:proofErr w:type="spellEnd"/>
            <w:r>
              <w:rPr>
                <w:rFonts w:ascii="Courier New" w:eastAsia="Courier New" w:hAnsi="Courier New" w:cs="Courier New"/>
              </w:rPr>
              <w:t xml:space="preserve">", </w:t>
            </w:r>
            <w:proofErr w:type="spellStart"/>
            <w:r>
              <w:rPr>
                <w:rFonts w:ascii="Courier New" w:eastAsia="Courier New" w:hAnsi="Courier New" w:cs="Courier New"/>
              </w:rPr>
              <w:t>outputCol</w:t>
            </w:r>
            <w:proofErr w:type="spellEnd"/>
            <w:r>
              <w:rPr>
                <w:rFonts w:ascii="Courier New" w:eastAsia="Courier New" w:hAnsi="Courier New" w:cs="Courier New"/>
              </w:rPr>
              <w:t>="features")</w:t>
            </w:r>
          </w:p>
          <w:p w14:paraId="52F89A98" w14:textId="77777777" w:rsidR="00E7425B" w:rsidRDefault="00E7425B">
            <w:pPr>
              <w:spacing w:line="360" w:lineRule="auto"/>
              <w:jc w:val="both"/>
              <w:rPr>
                <w:rFonts w:ascii="Courier New" w:eastAsia="Courier New" w:hAnsi="Courier New" w:cs="Courier New"/>
              </w:rPr>
            </w:pPr>
            <w:proofErr w:type="spellStart"/>
            <w:r>
              <w:rPr>
                <w:rFonts w:ascii="Courier New" w:eastAsia="Courier New" w:hAnsi="Courier New" w:cs="Courier New"/>
              </w:rPr>
              <w:t>output_word_hash</w:t>
            </w:r>
            <w:proofErr w:type="spellEnd"/>
            <w:r>
              <w:rPr>
                <w:rFonts w:ascii="Courier New" w:eastAsia="Courier New" w:hAnsi="Courier New" w:cs="Courier New"/>
              </w:rPr>
              <w:t xml:space="preserve"> = </w:t>
            </w:r>
            <w:proofErr w:type="spellStart"/>
            <w:r>
              <w:rPr>
                <w:rFonts w:ascii="Courier New" w:eastAsia="Courier New" w:hAnsi="Courier New" w:cs="Courier New"/>
              </w:rPr>
              <w:t>word_</w:t>
            </w:r>
            <w:proofErr w:type="gramStart"/>
            <w:r>
              <w:rPr>
                <w:rFonts w:ascii="Courier New" w:eastAsia="Courier New" w:hAnsi="Courier New" w:cs="Courier New"/>
              </w:rPr>
              <w:t>hash.transform</w:t>
            </w:r>
            <w:proofErr w:type="spellEnd"/>
            <w:proofErr w:type="gramEnd"/>
            <w:r>
              <w:rPr>
                <w:rFonts w:ascii="Courier New" w:eastAsia="Courier New" w:hAnsi="Courier New" w:cs="Courier New"/>
              </w:rPr>
              <w:t>(</w:t>
            </w:r>
            <w:proofErr w:type="spellStart"/>
            <w:r>
              <w:rPr>
                <w:rFonts w:ascii="Courier New" w:eastAsia="Courier New" w:hAnsi="Courier New" w:cs="Courier New"/>
              </w:rPr>
              <w:t>output_WordsRemover</w:t>
            </w:r>
            <w:proofErr w:type="spellEnd"/>
            <w:r>
              <w:rPr>
                <w:rFonts w:ascii="Courier New" w:eastAsia="Courier New" w:hAnsi="Courier New" w:cs="Courier New"/>
              </w:rPr>
              <w:t>)</w:t>
            </w:r>
          </w:p>
          <w:p w14:paraId="264F8E90" w14:textId="77777777" w:rsidR="00E7425B" w:rsidRDefault="00E7425B" w:rsidP="00D01E13">
            <w:pPr>
              <w:keepNext/>
              <w:spacing w:line="360" w:lineRule="auto"/>
              <w:jc w:val="both"/>
              <w:rPr>
                <w:rFonts w:ascii="Times New Roman" w:eastAsia="Times New Roman" w:hAnsi="Times New Roman" w:cs="Times New Roman"/>
                <w:sz w:val="24"/>
                <w:szCs w:val="24"/>
              </w:rPr>
            </w:pPr>
            <w:proofErr w:type="spellStart"/>
            <w:r>
              <w:rPr>
                <w:rFonts w:ascii="Courier New" w:eastAsia="Courier New" w:hAnsi="Courier New" w:cs="Courier New"/>
              </w:rPr>
              <w:t>output_word_</w:t>
            </w:r>
            <w:proofErr w:type="gramStart"/>
            <w:r>
              <w:rPr>
                <w:rFonts w:ascii="Courier New" w:eastAsia="Courier New" w:hAnsi="Courier New" w:cs="Courier New"/>
              </w:rPr>
              <w:t>hash.show</w:t>
            </w:r>
            <w:proofErr w:type="spellEnd"/>
            <w:proofErr w:type="gramEnd"/>
            <w:r>
              <w:rPr>
                <w:rFonts w:ascii="Courier New" w:eastAsia="Courier New" w:hAnsi="Courier New" w:cs="Courier New"/>
              </w:rPr>
              <w:t>()</w:t>
            </w:r>
          </w:p>
        </w:tc>
      </w:tr>
    </w:tbl>
    <w:p w14:paraId="54914536" w14:textId="2498163E" w:rsidR="00D01E13" w:rsidRPr="00D01E13" w:rsidRDefault="00D01E13" w:rsidP="00D01E13">
      <w:pPr>
        <w:pStyle w:val="Caption"/>
        <w:jc w:val="center"/>
        <w:rPr>
          <w:rFonts w:ascii="Times New Roman" w:hAnsi="Times New Roman" w:cs="Times New Roman"/>
          <w:color w:val="auto"/>
          <w:sz w:val="20"/>
        </w:rPr>
      </w:pPr>
      <w:bookmarkStart w:id="3448" w:name="_dzfvf5yqkupw"/>
      <w:bookmarkStart w:id="3449" w:name="_Toc72760983"/>
      <w:bookmarkEnd w:id="3448"/>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50" w:author="ITD-STU" w:date="2021-05-24T14:40:00Z">
        <w:r w:rsidR="00E03E82">
          <w:rPr>
            <w:rFonts w:ascii="Times New Roman" w:hAnsi="Times New Roman" w:cs="Times New Roman"/>
            <w:color w:val="auto"/>
            <w:sz w:val="20"/>
          </w:rPr>
          <w:t>K</w:t>
        </w:r>
      </w:ins>
      <w:del w:id="3451" w:author="ITD-STU" w:date="2021-05-24T14:40: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52" w:author="ITD-STU" w:date="2021-05-24T14:40:00Z">
        <w:r w:rsidR="00E03E82">
          <w:rPr>
            <w:rFonts w:ascii="Times New Roman" w:hAnsi="Times New Roman" w:cs="Times New Roman"/>
            <w:noProof/>
            <w:color w:val="auto"/>
            <w:sz w:val="20"/>
          </w:rPr>
          <w:t>15</w:t>
        </w:r>
      </w:ins>
      <w:del w:id="3453" w:author="ITD-STU" w:date="2021-05-24T14:40:00Z">
        <w:r w:rsidR="00B611C7" w:rsidDel="00E03E82">
          <w:rPr>
            <w:rFonts w:ascii="Times New Roman" w:hAnsi="Times New Roman" w:cs="Times New Roman"/>
            <w:noProof/>
            <w:color w:val="auto"/>
            <w:sz w:val="20"/>
          </w:rPr>
          <w:delText>12</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54" w:author="ITD-STU" w:date="2021-05-24T14:40:00Z">
            <w:rPr>
              <w:rFonts w:ascii="Times New Roman" w:hAnsi="Times New Roman" w:cs="Times New Roman"/>
              <w:color w:val="auto"/>
              <w:sz w:val="20"/>
            </w:rPr>
          </w:rPrChange>
        </w:rPr>
        <w:t>Hashing TF</w:t>
      </w:r>
      <w:bookmarkEnd w:id="3449"/>
    </w:p>
    <w:p w14:paraId="641906BA" w14:textId="77777777" w:rsidR="00E7425B" w:rsidRPr="001860CA" w:rsidRDefault="00E7425B" w:rsidP="001860CA">
      <w:pPr>
        <w:pStyle w:val="Heading2"/>
        <w:numPr>
          <w:ilvl w:val="1"/>
          <w:numId w:val="3"/>
        </w:numPr>
        <w:spacing w:line="360" w:lineRule="auto"/>
        <w:ind w:left="360"/>
        <w:jc w:val="both"/>
        <w:rPr>
          <w:rFonts w:ascii="Times New Roman" w:eastAsia="Times New Roman" w:hAnsi="Times New Roman" w:cs="Times New Roman"/>
          <w:color w:val="auto"/>
          <w:sz w:val="24"/>
        </w:rPr>
      </w:pPr>
      <w:bookmarkStart w:id="3455" w:name="_Toc72763209"/>
      <w:proofErr w:type="spellStart"/>
      <w:r w:rsidRPr="001860CA">
        <w:rPr>
          <w:rFonts w:ascii="Times New Roman" w:hAnsi="Times New Roman" w:cs="Times New Roman"/>
          <w:color w:val="auto"/>
          <w:sz w:val="24"/>
        </w:rPr>
        <w:lastRenderedPageBreak/>
        <w:t>Implementasi</w:t>
      </w:r>
      <w:proofErr w:type="spellEnd"/>
      <w:r w:rsidRPr="001860CA">
        <w:rPr>
          <w:rFonts w:ascii="Times New Roman" w:hAnsi="Times New Roman" w:cs="Times New Roman"/>
          <w:color w:val="auto"/>
          <w:sz w:val="24"/>
        </w:rPr>
        <w:t xml:space="preserve"> </w:t>
      </w:r>
      <w:proofErr w:type="spellStart"/>
      <w:r w:rsidRPr="001860CA">
        <w:rPr>
          <w:rFonts w:ascii="Times New Roman" w:hAnsi="Times New Roman" w:cs="Times New Roman"/>
          <w:color w:val="auto"/>
          <w:sz w:val="24"/>
        </w:rPr>
        <w:t>Klasifikasi</w:t>
      </w:r>
      <w:proofErr w:type="spellEnd"/>
      <w:r w:rsidRPr="001860CA">
        <w:rPr>
          <w:rFonts w:ascii="Times New Roman" w:hAnsi="Times New Roman" w:cs="Times New Roman"/>
          <w:color w:val="auto"/>
          <w:sz w:val="24"/>
        </w:rPr>
        <w:t xml:space="preserve"> </w:t>
      </w:r>
      <w:r w:rsidRPr="00E03E82">
        <w:rPr>
          <w:rFonts w:ascii="Times New Roman" w:hAnsi="Times New Roman" w:cs="Times New Roman"/>
          <w:i/>
          <w:color w:val="auto"/>
          <w:sz w:val="24"/>
          <w:rPrChange w:id="3456" w:author="ITD-STU" w:date="2021-05-24T14:40:00Z">
            <w:rPr>
              <w:rFonts w:ascii="Times New Roman" w:hAnsi="Times New Roman" w:cs="Times New Roman"/>
              <w:color w:val="auto"/>
              <w:sz w:val="24"/>
            </w:rPr>
          </w:rPrChange>
        </w:rPr>
        <w:t>Sentiment</w:t>
      </w:r>
      <w:bookmarkEnd w:id="3455"/>
    </w:p>
    <w:p w14:paraId="2F23ECCE"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string indexing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string </w:t>
      </w:r>
      <w:r>
        <w:rPr>
          <w:rFonts w:ascii="Times New Roman" w:eastAsia="Times New Roman" w:hAnsi="Times New Roman" w:cs="Times New Roman"/>
          <w:sz w:val="24"/>
          <w:szCs w:val="24"/>
        </w:rPr>
        <w:t xml:space="preserve">pada label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ML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indeks</w:t>
      </w:r>
      <w:proofErr w:type="spellEnd"/>
      <w:r>
        <w:rPr>
          <w:rFonts w:ascii="Times New Roman" w:eastAsia="Times New Roman" w:hAnsi="Times New Roman" w:cs="Times New Roman"/>
          <w:sz w:val="24"/>
          <w:szCs w:val="24"/>
        </w:rPr>
        <w:t xml:space="preserve"> label,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57" w:author="ITD-STU" w:date="2021-05-24T14:40:00Z">
            <w:rPr>
              <w:rFonts w:ascii="Times New Roman" w:eastAsia="Times New Roman" w:hAnsi="Times New Roman" w:cs="Times New Roman"/>
              <w:sz w:val="24"/>
              <w:szCs w:val="24"/>
            </w:rPr>
          </w:rPrChange>
        </w:rPr>
        <w:t>sentiment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bernilai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integer</w:t>
      </w:r>
      <w:r>
        <w:rPr>
          <w:rFonts w:ascii="Times New Roman" w:eastAsia="Times New Roman" w:hAnsi="Times New Roman" w:cs="Times New Roman"/>
          <w:sz w:val="24"/>
          <w:szCs w:val="24"/>
        </w:rPr>
        <w:t xml:space="preserve">. </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13028B72"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6F82" w14:textId="77777777" w:rsidR="00E7425B" w:rsidRDefault="00E7425B" w:rsidP="00D01E13">
            <w:pPr>
              <w:keepNext/>
              <w:widowControl w:val="0"/>
              <w:spacing w:line="360" w:lineRule="auto"/>
              <w:rPr>
                <w:rFonts w:ascii="Courier New" w:eastAsia="Courier New" w:hAnsi="Courier New" w:cs="Courier New"/>
                <w:sz w:val="24"/>
                <w:szCs w:val="24"/>
              </w:rPr>
            </w:pPr>
            <w:proofErr w:type="spellStart"/>
            <w:r>
              <w:rPr>
                <w:rFonts w:ascii="Courier New" w:eastAsia="Courier New" w:hAnsi="Courier New" w:cs="Courier New"/>
                <w:highlight w:val="white"/>
              </w:rPr>
              <w:t>sentiment_indexer</w:t>
            </w:r>
            <w:proofErr w:type="spellEnd"/>
            <w:r>
              <w:rPr>
                <w:rFonts w:ascii="Courier New" w:eastAsia="Courier New" w:hAnsi="Courier New" w:cs="Courier New"/>
                <w:highlight w:val="white"/>
              </w:rPr>
              <w:t xml:space="preserve"> = </w:t>
            </w:r>
            <w:proofErr w:type="spellStart"/>
            <w:proofErr w:type="gramStart"/>
            <w:r>
              <w:rPr>
                <w:rFonts w:ascii="Courier New" w:eastAsia="Courier New" w:hAnsi="Courier New" w:cs="Courier New"/>
                <w:highlight w:val="white"/>
              </w:rPr>
              <w:t>StringIndexer</w:t>
            </w:r>
            <w:proofErr w:type="spellEnd"/>
            <w:r>
              <w:rPr>
                <w:rFonts w:ascii="Courier New" w:eastAsia="Courier New" w:hAnsi="Courier New" w:cs="Courier New"/>
                <w:highlight w:val="white"/>
              </w:rPr>
              <w:t>(</w:t>
            </w:r>
            <w:proofErr w:type="spellStart"/>
            <w:proofErr w:type="gramEnd"/>
            <w:r>
              <w:rPr>
                <w:rFonts w:ascii="Courier New" w:eastAsia="Courier New" w:hAnsi="Courier New" w:cs="Courier New"/>
                <w:highlight w:val="white"/>
              </w:rPr>
              <w:t>inputCol</w:t>
            </w:r>
            <w:proofErr w:type="spellEnd"/>
            <w:r>
              <w:rPr>
                <w:rFonts w:ascii="Courier New" w:eastAsia="Courier New" w:hAnsi="Courier New" w:cs="Courier New"/>
                <w:highlight w:val="white"/>
              </w:rPr>
              <w:t xml:space="preserve">="sentiment", </w:t>
            </w:r>
            <w:proofErr w:type="spellStart"/>
            <w:r>
              <w:rPr>
                <w:rFonts w:ascii="Courier New" w:eastAsia="Courier New" w:hAnsi="Courier New" w:cs="Courier New"/>
                <w:highlight w:val="white"/>
              </w:rPr>
              <w:t>outputCol</w:t>
            </w:r>
            <w:proofErr w:type="spellEnd"/>
            <w:r>
              <w:rPr>
                <w:rFonts w:ascii="Courier New" w:eastAsia="Courier New" w:hAnsi="Courier New" w:cs="Courier New"/>
                <w:highlight w:val="white"/>
              </w:rPr>
              <w:t>="label")</w:t>
            </w:r>
          </w:p>
        </w:tc>
      </w:tr>
    </w:tbl>
    <w:p w14:paraId="63AC5740" w14:textId="799A147F" w:rsidR="00E7425B" w:rsidRPr="00D01E13" w:rsidRDefault="00D01E13" w:rsidP="00D01E13">
      <w:pPr>
        <w:pStyle w:val="Caption"/>
        <w:jc w:val="center"/>
        <w:rPr>
          <w:rFonts w:ascii="Times New Roman" w:eastAsia="Times New Roman" w:hAnsi="Times New Roman" w:cs="Times New Roman"/>
          <w:color w:val="auto"/>
          <w:sz w:val="28"/>
          <w:szCs w:val="24"/>
        </w:rPr>
      </w:pPr>
      <w:bookmarkStart w:id="3458" w:name="_Toc72760984"/>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59" w:author="ITD-STU" w:date="2021-05-24T14:41:00Z">
        <w:r w:rsidR="00E03E82">
          <w:rPr>
            <w:rFonts w:ascii="Times New Roman" w:hAnsi="Times New Roman" w:cs="Times New Roman"/>
            <w:color w:val="auto"/>
            <w:sz w:val="20"/>
          </w:rPr>
          <w:t>K</w:t>
        </w:r>
      </w:ins>
      <w:del w:id="3460" w:author="ITD-STU" w:date="2021-05-24T14:41: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61" w:author="ITD-STU" w:date="2021-05-24T14:41:00Z">
        <w:r w:rsidR="00E03E82">
          <w:rPr>
            <w:rFonts w:ascii="Times New Roman" w:hAnsi="Times New Roman" w:cs="Times New Roman"/>
            <w:noProof/>
            <w:color w:val="auto"/>
            <w:sz w:val="20"/>
          </w:rPr>
          <w:t>16</w:t>
        </w:r>
      </w:ins>
      <w:del w:id="3462" w:author="ITD-STU" w:date="2021-05-24T14:41:00Z">
        <w:r w:rsidR="00B611C7" w:rsidDel="00E03E82">
          <w:rPr>
            <w:rFonts w:ascii="Times New Roman" w:hAnsi="Times New Roman" w:cs="Times New Roman"/>
            <w:noProof/>
            <w:color w:val="auto"/>
            <w:sz w:val="20"/>
          </w:rPr>
          <w:delText>13</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63" w:author="ITD-STU" w:date="2021-05-24T14:41:00Z">
            <w:rPr>
              <w:rFonts w:ascii="Times New Roman" w:hAnsi="Times New Roman" w:cs="Times New Roman"/>
              <w:color w:val="auto"/>
              <w:sz w:val="20"/>
            </w:rPr>
          </w:rPrChange>
        </w:rPr>
        <w:t>String Indexer</w:t>
      </w:r>
      <w:bookmarkEnd w:id="3458"/>
    </w:p>
    <w:p w14:paraId="659C0CFC"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supervised learning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Naive Bayes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7B212D3F"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1E7A" w14:textId="77777777" w:rsidR="00E7425B" w:rsidDel="00E03E82" w:rsidRDefault="00E7425B">
            <w:pPr>
              <w:widowControl w:val="0"/>
              <w:spacing w:line="360" w:lineRule="auto"/>
              <w:rPr>
                <w:del w:id="3464" w:author="ITD-STU" w:date="2021-05-24T14:42:00Z"/>
                <w:rFonts w:ascii="Courier New" w:eastAsia="Courier New" w:hAnsi="Courier New" w:cs="Courier New"/>
                <w:highlight w:val="white"/>
              </w:rPr>
            </w:pPr>
            <w:r w:rsidRPr="00E03E82">
              <w:rPr>
                <w:rFonts w:ascii="Courier New" w:eastAsia="Courier New" w:hAnsi="Courier New" w:cs="Courier New"/>
                <w:highlight w:val="white"/>
                <w:rPrChange w:id="3465" w:author="ITD-STU" w:date="2021-05-24T14:41:00Z">
                  <w:rPr>
                    <w:rFonts w:ascii="Courier New" w:eastAsia="Courier New" w:hAnsi="Courier New" w:cs="Courier New"/>
                    <w:b/>
                    <w:highlight w:val="white"/>
                  </w:rPr>
                </w:rPrChange>
              </w:rPr>
              <w:t>from</w:t>
            </w:r>
            <w:r w:rsidRPr="00E03E82">
              <w:rPr>
                <w:rFonts w:ascii="Courier New" w:eastAsia="Courier New" w:hAnsi="Courier New" w:cs="Courier New"/>
                <w:highlight w:val="white"/>
              </w:rPr>
              <w:t xml:space="preserve"> </w:t>
            </w:r>
            <w:proofErr w:type="spellStart"/>
            <w:proofErr w:type="gramStart"/>
            <w:r>
              <w:rPr>
                <w:rFonts w:ascii="Courier New" w:eastAsia="Courier New" w:hAnsi="Courier New" w:cs="Courier New"/>
                <w:highlight w:val="white"/>
              </w:rPr>
              <w:t>pyspark.ml.classification</w:t>
            </w:r>
            <w:proofErr w:type="spellEnd"/>
            <w:proofErr w:type="gramEnd"/>
            <w:r>
              <w:rPr>
                <w:rFonts w:ascii="Courier New" w:eastAsia="Courier New" w:hAnsi="Courier New" w:cs="Courier New"/>
                <w:highlight w:val="white"/>
              </w:rPr>
              <w:t xml:space="preserve"> </w:t>
            </w:r>
            <w:r w:rsidRPr="00E03E82">
              <w:rPr>
                <w:rFonts w:ascii="Courier New" w:eastAsia="Courier New" w:hAnsi="Courier New" w:cs="Courier New"/>
                <w:highlight w:val="white"/>
                <w:rPrChange w:id="3466" w:author="ITD-STU" w:date="2021-05-24T14:41:00Z">
                  <w:rPr>
                    <w:rFonts w:ascii="Courier New" w:eastAsia="Courier New" w:hAnsi="Courier New" w:cs="Courier New"/>
                    <w:b/>
                    <w:highlight w:val="white"/>
                  </w:rPr>
                </w:rPrChange>
              </w:rPr>
              <w:t>import</w:t>
            </w: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NaiveBayes</w:t>
            </w:r>
            <w:proofErr w:type="spellEnd"/>
          </w:p>
          <w:p w14:paraId="75BCFC9E" w14:textId="77777777" w:rsidR="00E7425B" w:rsidRDefault="00E7425B">
            <w:pPr>
              <w:widowControl w:val="0"/>
              <w:spacing w:line="360" w:lineRule="auto"/>
              <w:rPr>
                <w:rFonts w:ascii="Courier New" w:eastAsia="Courier New" w:hAnsi="Courier New" w:cs="Courier New"/>
                <w:highlight w:val="white"/>
              </w:rPr>
            </w:pPr>
            <w:del w:id="3467" w:author="ITD-STU" w:date="2021-05-24T14:42:00Z">
              <w:r w:rsidDel="00E03E82">
                <w:rPr>
                  <w:rFonts w:ascii="Courier New" w:eastAsia="Courier New" w:hAnsi="Courier New" w:cs="Courier New"/>
                  <w:highlight w:val="white"/>
                </w:rPr>
                <w:delText xml:space="preserve"> </w:delText>
              </w:r>
            </w:del>
          </w:p>
          <w:p w14:paraId="6E34327B" w14:textId="77777777" w:rsidR="00E7425B" w:rsidRDefault="00E7425B">
            <w:pPr>
              <w:widowControl w:val="0"/>
              <w:spacing w:line="360" w:lineRule="auto"/>
              <w:rPr>
                <w:rFonts w:ascii="Courier New" w:eastAsia="Courier New" w:hAnsi="Courier New" w:cs="Courier New"/>
                <w:highlight w:val="white"/>
              </w:rPr>
            </w:pPr>
            <w:r>
              <w:rPr>
                <w:rFonts w:ascii="Courier New" w:eastAsia="Courier New" w:hAnsi="Courier New" w:cs="Courier New"/>
                <w:i/>
                <w:highlight w:val="white"/>
              </w:rPr>
              <w:t xml:space="preserve"># </w:t>
            </w:r>
            <w:proofErr w:type="spellStart"/>
            <w:r>
              <w:rPr>
                <w:rFonts w:ascii="Courier New" w:eastAsia="Courier New" w:hAnsi="Courier New" w:cs="Courier New"/>
                <w:i/>
                <w:highlight w:val="white"/>
              </w:rPr>
              <w:t>Gunakan</w:t>
            </w:r>
            <w:proofErr w:type="spellEnd"/>
            <w:r>
              <w:rPr>
                <w:rFonts w:ascii="Courier New" w:eastAsia="Courier New" w:hAnsi="Courier New" w:cs="Courier New"/>
                <w:i/>
                <w:highlight w:val="white"/>
              </w:rPr>
              <w:t xml:space="preserve"> </w:t>
            </w:r>
            <w:proofErr w:type="spellStart"/>
            <w:r>
              <w:rPr>
                <w:rFonts w:ascii="Courier New" w:eastAsia="Courier New" w:hAnsi="Courier New" w:cs="Courier New"/>
                <w:i/>
                <w:highlight w:val="white"/>
              </w:rPr>
              <w:t>Algoritma</w:t>
            </w:r>
            <w:proofErr w:type="spellEnd"/>
            <w:r>
              <w:rPr>
                <w:rFonts w:ascii="Courier New" w:eastAsia="Courier New" w:hAnsi="Courier New" w:cs="Courier New"/>
                <w:i/>
                <w:highlight w:val="white"/>
              </w:rPr>
              <w:t xml:space="preserve"> Naive Bayes </w:t>
            </w:r>
            <w:proofErr w:type="spellStart"/>
            <w:r>
              <w:rPr>
                <w:rFonts w:ascii="Courier New" w:eastAsia="Courier New" w:hAnsi="Courier New" w:cs="Courier New"/>
                <w:i/>
                <w:highlight w:val="white"/>
              </w:rPr>
              <w:t>untuk</w:t>
            </w:r>
            <w:proofErr w:type="spellEnd"/>
            <w:r>
              <w:rPr>
                <w:rFonts w:ascii="Courier New" w:eastAsia="Courier New" w:hAnsi="Courier New" w:cs="Courier New"/>
                <w:i/>
                <w:highlight w:val="white"/>
              </w:rPr>
              <w:t xml:space="preserve"> </w:t>
            </w:r>
            <w:proofErr w:type="spellStart"/>
            <w:r>
              <w:rPr>
                <w:rFonts w:ascii="Courier New" w:eastAsia="Courier New" w:hAnsi="Courier New" w:cs="Courier New"/>
                <w:i/>
                <w:highlight w:val="white"/>
              </w:rPr>
              <w:t>memprediksi</w:t>
            </w:r>
            <w:proofErr w:type="spellEnd"/>
            <w:r>
              <w:rPr>
                <w:rFonts w:ascii="Courier New" w:eastAsia="Courier New" w:hAnsi="Courier New" w:cs="Courier New"/>
                <w:i/>
                <w:highlight w:val="white"/>
              </w:rPr>
              <w:t xml:space="preserve"> sentiment </w:t>
            </w:r>
          </w:p>
          <w:p w14:paraId="638186E7" w14:textId="77777777" w:rsidR="00E7425B" w:rsidRDefault="00E7425B" w:rsidP="00D01E13">
            <w:pPr>
              <w:keepNext/>
              <w:widowControl w:val="0"/>
              <w:spacing w:line="360" w:lineRule="auto"/>
              <w:rPr>
                <w:rFonts w:ascii="Times New Roman" w:eastAsia="Times New Roman" w:hAnsi="Times New Roman" w:cs="Times New Roman"/>
                <w:sz w:val="24"/>
                <w:szCs w:val="24"/>
              </w:rPr>
            </w:pPr>
            <w:proofErr w:type="spellStart"/>
            <w:r>
              <w:rPr>
                <w:rFonts w:ascii="Courier New" w:eastAsia="Courier New" w:hAnsi="Courier New" w:cs="Courier New"/>
                <w:highlight w:val="white"/>
              </w:rPr>
              <w:t>naive_bayes</w:t>
            </w:r>
            <w:proofErr w:type="spellEnd"/>
            <w:r>
              <w:rPr>
                <w:rFonts w:ascii="Courier New" w:eastAsia="Courier New" w:hAnsi="Courier New" w:cs="Courier New"/>
                <w:highlight w:val="white"/>
              </w:rPr>
              <w:t xml:space="preserve"> = </w:t>
            </w:r>
            <w:proofErr w:type="spellStart"/>
            <w:proofErr w:type="gramStart"/>
            <w:r>
              <w:rPr>
                <w:rFonts w:ascii="Courier New" w:eastAsia="Courier New" w:hAnsi="Courier New" w:cs="Courier New"/>
                <w:highlight w:val="white"/>
              </w:rPr>
              <w:t>NaiveBayes</w:t>
            </w:r>
            <w:proofErr w:type="spellEnd"/>
            <w:r>
              <w:rPr>
                <w:rFonts w:ascii="Courier New" w:eastAsia="Courier New" w:hAnsi="Courier New" w:cs="Courier New"/>
                <w:highlight w:val="white"/>
              </w:rPr>
              <w:t>(</w:t>
            </w:r>
            <w:proofErr w:type="spellStart"/>
            <w:proofErr w:type="gramEnd"/>
            <w:r>
              <w:rPr>
                <w:rFonts w:ascii="Courier New" w:eastAsia="Courier New" w:hAnsi="Courier New" w:cs="Courier New"/>
                <w:highlight w:val="white"/>
              </w:rPr>
              <w:t>featuresCol</w:t>
            </w:r>
            <w:proofErr w:type="spellEnd"/>
            <w:r>
              <w:rPr>
                <w:rFonts w:ascii="Courier New" w:eastAsia="Courier New" w:hAnsi="Courier New" w:cs="Courier New"/>
                <w:highlight w:val="white"/>
              </w:rPr>
              <w:t xml:space="preserve">="features", </w:t>
            </w:r>
            <w:proofErr w:type="spellStart"/>
            <w:r>
              <w:rPr>
                <w:rFonts w:ascii="Courier New" w:eastAsia="Courier New" w:hAnsi="Courier New" w:cs="Courier New"/>
                <w:highlight w:val="white"/>
              </w:rPr>
              <w:t>labelCol</w:t>
            </w:r>
            <w:proofErr w:type="spellEnd"/>
            <w:r>
              <w:rPr>
                <w:rFonts w:ascii="Courier New" w:eastAsia="Courier New" w:hAnsi="Courier New" w:cs="Courier New"/>
                <w:highlight w:val="white"/>
              </w:rPr>
              <w:t>="label")</w:t>
            </w:r>
          </w:p>
        </w:tc>
      </w:tr>
    </w:tbl>
    <w:p w14:paraId="42D1C837" w14:textId="79F95EE9" w:rsidR="00E7425B" w:rsidRPr="00D01E13" w:rsidRDefault="00D01E13" w:rsidP="00D01E13">
      <w:pPr>
        <w:pStyle w:val="Caption"/>
        <w:jc w:val="center"/>
        <w:rPr>
          <w:rFonts w:ascii="Times New Roman" w:eastAsia="Times New Roman" w:hAnsi="Times New Roman" w:cs="Times New Roman"/>
          <w:color w:val="auto"/>
          <w:sz w:val="28"/>
          <w:szCs w:val="24"/>
        </w:rPr>
      </w:pPr>
      <w:bookmarkStart w:id="3468" w:name="_Toc72760985"/>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69" w:author="ITD-STU" w:date="2021-05-24T14:41:00Z">
        <w:r w:rsidR="00E03E82">
          <w:rPr>
            <w:rFonts w:ascii="Times New Roman" w:hAnsi="Times New Roman" w:cs="Times New Roman"/>
            <w:color w:val="auto"/>
            <w:sz w:val="20"/>
          </w:rPr>
          <w:t>K</w:t>
        </w:r>
      </w:ins>
      <w:del w:id="3470" w:author="ITD-STU" w:date="2021-05-24T14:41: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71" w:author="ITD-STU" w:date="2021-05-24T14:41:00Z">
        <w:r w:rsidR="00E03E82">
          <w:rPr>
            <w:rFonts w:ascii="Times New Roman" w:hAnsi="Times New Roman" w:cs="Times New Roman"/>
            <w:noProof/>
            <w:color w:val="auto"/>
            <w:sz w:val="20"/>
          </w:rPr>
          <w:t>17</w:t>
        </w:r>
      </w:ins>
      <w:del w:id="3472" w:author="ITD-STU" w:date="2021-05-24T14:41:00Z">
        <w:r w:rsidR="00B611C7" w:rsidDel="00E03E82">
          <w:rPr>
            <w:rFonts w:ascii="Times New Roman" w:hAnsi="Times New Roman" w:cs="Times New Roman"/>
            <w:noProof/>
            <w:color w:val="auto"/>
            <w:sz w:val="20"/>
          </w:rPr>
          <w:delText>14</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Klasifikasi</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73" w:author="ITD-STU" w:date="2021-05-24T14:41:00Z">
            <w:rPr>
              <w:rFonts w:ascii="Times New Roman" w:hAnsi="Times New Roman" w:cs="Times New Roman"/>
              <w:color w:val="auto"/>
              <w:sz w:val="20"/>
            </w:rPr>
          </w:rPrChange>
        </w:rPr>
        <w:t>Sentiment</w:t>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dengan</w:t>
      </w:r>
      <w:proofErr w:type="spellEnd"/>
      <w:r w:rsidRPr="00D01E13">
        <w:rPr>
          <w:rFonts w:ascii="Times New Roman" w:hAnsi="Times New Roman" w:cs="Times New Roman"/>
          <w:color w:val="auto"/>
          <w:sz w:val="20"/>
        </w:rPr>
        <w:t xml:space="preserve"> Naive Bayes</w:t>
      </w:r>
      <w:bookmarkEnd w:id="3468"/>
    </w:p>
    <w:p w14:paraId="04FAC96A"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parquet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74" w:author="ITD-STU" w:date="2021-05-24T14:41:00Z">
            <w:rPr>
              <w:rFonts w:ascii="Times New Roman" w:eastAsia="Times New Roman" w:hAnsi="Times New Roman" w:cs="Times New Roman"/>
              <w:sz w:val="24"/>
              <w:szCs w:val="24"/>
            </w:rPr>
          </w:rPrChange>
        </w:rPr>
        <w:t>data testing</w:t>
      </w:r>
      <w:r>
        <w:rPr>
          <w:rFonts w:ascii="Times New Roman" w:eastAsia="Times New Roman" w:hAnsi="Times New Roman" w:cs="Times New Roman"/>
          <w:sz w:val="24"/>
          <w:szCs w:val="24"/>
        </w:rPr>
        <w:t xml:space="preserve"> dan </w:t>
      </w:r>
      <w:r w:rsidRPr="00E03E82">
        <w:rPr>
          <w:rFonts w:ascii="Times New Roman" w:eastAsia="Times New Roman" w:hAnsi="Times New Roman" w:cs="Times New Roman"/>
          <w:i/>
          <w:sz w:val="24"/>
          <w:szCs w:val="24"/>
          <w:rPrChange w:id="3475" w:author="ITD-STU" w:date="2021-05-24T14:41:00Z">
            <w:rPr>
              <w:rFonts w:ascii="Times New Roman" w:eastAsia="Times New Roman" w:hAnsi="Times New Roman" w:cs="Times New Roman"/>
              <w:sz w:val="24"/>
              <w:szCs w:val="24"/>
            </w:rPr>
          </w:rPrChange>
        </w:rPr>
        <w:t>data training</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76" w:author="ITD-STU" w:date="2021-05-24T14:41:00Z">
            <w:rPr>
              <w:rFonts w:ascii="Times New Roman" w:eastAsia="Times New Roman" w:hAnsi="Times New Roman" w:cs="Times New Roman"/>
              <w:sz w:val="24"/>
              <w:szCs w:val="24"/>
            </w:rPr>
          </w:rPrChange>
        </w:rPr>
        <w:t>data training</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80% dan </w:t>
      </w:r>
      <w:r w:rsidRPr="00E03E82">
        <w:rPr>
          <w:rFonts w:ascii="Times New Roman" w:eastAsia="Times New Roman" w:hAnsi="Times New Roman" w:cs="Times New Roman"/>
          <w:i/>
          <w:sz w:val="24"/>
          <w:szCs w:val="24"/>
          <w:rPrChange w:id="3477" w:author="ITD-STU" w:date="2021-05-24T14:41:00Z">
            <w:rPr>
              <w:rFonts w:ascii="Times New Roman" w:eastAsia="Times New Roman" w:hAnsi="Times New Roman" w:cs="Times New Roman"/>
              <w:sz w:val="24"/>
              <w:szCs w:val="24"/>
            </w:rPr>
          </w:rPrChange>
        </w:rPr>
        <w:t>data testing</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rata pada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labelnya</w:t>
      </w:r>
      <w:proofErr w:type="spellEnd"/>
      <w:r>
        <w:rPr>
          <w:rFonts w:ascii="Times New Roman" w:eastAsia="Times New Roman" w:hAnsi="Times New Roman" w:cs="Times New Roman"/>
          <w:sz w:val="24"/>
          <w:szCs w:val="24"/>
        </w:rPr>
        <w:t>.</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77E4165F"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D9C69" w14:textId="77777777" w:rsidR="00E7425B" w:rsidDel="00E03E82" w:rsidRDefault="00E7425B">
            <w:pPr>
              <w:widowControl w:val="0"/>
              <w:spacing w:line="360" w:lineRule="auto"/>
              <w:rPr>
                <w:del w:id="3478" w:author="ITD-STU" w:date="2021-05-24T14:41:00Z"/>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Lakukan</w:t>
            </w:r>
            <w:proofErr w:type="spellEnd"/>
            <w:r>
              <w:rPr>
                <w:rFonts w:ascii="Courier New" w:eastAsia="Courier New" w:hAnsi="Courier New" w:cs="Courier New"/>
              </w:rPr>
              <w:t xml:space="preserve"> </w:t>
            </w:r>
            <w:proofErr w:type="spellStart"/>
            <w:r>
              <w:rPr>
                <w:rFonts w:ascii="Courier New" w:eastAsia="Courier New" w:hAnsi="Courier New" w:cs="Courier New"/>
              </w:rPr>
              <w:t>pembagian</w:t>
            </w:r>
            <w:proofErr w:type="spellEnd"/>
            <w:r>
              <w:rPr>
                <w:rFonts w:ascii="Courier New" w:eastAsia="Courier New" w:hAnsi="Courier New" w:cs="Courier New"/>
              </w:rPr>
              <w:t xml:space="preserve"> data </w:t>
            </w:r>
            <w:proofErr w:type="spellStart"/>
            <w:r>
              <w:rPr>
                <w:rFonts w:ascii="Courier New" w:eastAsia="Courier New" w:hAnsi="Courier New" w:cs="Courier New"/>
              </w:rPr>
              <w:t>menjadi</w:t>
            </w:r>
            <w:proofErr w:type="spellEnd"/>
            <w:r>
              <w:rPr>
                <w:rFonts w:ascii="Courier New" w:eastAsia="Courier New" w:hAnsi="Courier New" w:cs="Courier New"/>
              </w:rPr>
              <w:t xml:space="preserve"> data training dan data testing</w:t>
            </w:r>
          </w:p>
          <w:p w14:paraId="393624C3" w14:textId="77777777" w:rsidR="00E7425B" w:rsidRDefault="00E7425B">
            <w:pPr>
              <w:widowControl w:val="0"/>
              <w:spacing w:line="360" w:lineRule="auto"/>
              <w:rPr>
                <w:rFonts w:ascii="Courier New" w:eastAsia="Courier New" w:hAnsi="Courier New" w:cs="Courier New"/>
              </w:rPr>
            </w:pPr>
          </w:p>
          <w:p w14:paraId="6D2D24A7" w14:textId="77777777" w:rsidR="00E7425B" w:rsidRDefault="00E7425B" w:rsidP="00D01E13">
            <w:pPr>
              <w:keepNext/>
              <w:widowControl w:val="0"/>
              <w:spacing w:line="360" w:lineRule="auto"/>
              <w:rPr>
                <w:rFonts w:ascii="Courier New" w:eastAsia="Courier New" w:hAnsi="Courier New" w:cs="Courier New"/>
              </w:rPr>
            </w:pPr>
            <w:proofErr w:type="spellStart"/>
            <w:r>
              <w:rPr>
                <w:rFonts w:ascii="Courier New" w:eastAsia="Courier New" w:hAnsi="Courier New" w:cs="Courier New"/>
              </w:rPr>
              <w:t>train_set</w:t>
            </w:r>
            <w:proofErr w:type="spellEnd"/>
            <w:r>
              <w:rPr>
                <w:rFonts w:ascii="Courier New" w:eastAsia="Courier New" w:hAnsi="Courier New" w:cs="Courier New"/>
              </w:rPr>
              <w:t xml:space="preserve">, </w:t>
            </w:r>
            <w:proofErr w:type="spellStart"/>
            <w:r>
              <w:rPr>
                <w:rFonts w:ascii="Courier New" w:eastAsia="Courier New" w:hAnsi="Courier New" w:cs="Courier New"/>
              </w:rPr>
              <w:t>test_set</w:t>
            </w:r>
            <w:proofErr w:type="spellEnd"/>
            <w:r>
              <w:rPr>
                <w:rFonts w:ascii="Courier New" w:eastAsia="Courier New" w:hAnsi="Courier New" w:cs="Courier New"/>
              </w:rPr>
              <w:t xml:space="preserve"> = </w:t>
            </w:r>
            <w:proofErr w:type="spellStart"/>
            <w:r>
              <w:rPr>
                <w:rFonts w:ascii="Courier New" w:eastAsia="Courier New" w:hAnsi="Courier New" w:cs="Courier New"/>
              </w:rPr>
              <w:t>data_</w:t>
            </w:r>
            <w:proofErr w:type="gramStart"/>
            <w:r>
              <w:rPr>
                <w:rFonts w:ascii="Courier New" w:eastAsia="Courier New" w:hAnsi="Courier New" w:cs="Courier New"/>
              </w:rPr>
              <w:t>parq.randomSplit</w:t>
            </w:r>
            <w:proofErr w:type="spellEnd"/>
            <w:proofErr w:type="gramEnd"/>
            <w:r>
              <w:rPr>
                <w:rFonts w:ascii="Courier New" w:eastAsia="Courier New" w:hAnsi="Courier New" w:cs="Courier New"/>
              </w:rPr>
              <w:t>([0.8, 0.2], 3)</w:t>
            </w:r>
          </w:p>
        </w:tc>
      </w:tr>
    </w:tbl>
    <w:p w14:paraId="043B3686" w14:textId="6EBAFAAA" w:rsidR="00E7425B" w:rsidRPr="00D01E13" w:rsidRDefault="00D01E13" w:rsidP="00D01E13">
      <w:pPr>
        <w:pStyle w:val="Caption"/>
        <w:jc w:val="center"/>
        <w:rPr>
          <w:rFonts w:ascii="Times New Roman" w:eastAsia="Times New Roman" w:hAnsi="Times New Roman" w:cs="Times New Roman"/>
          <w:color w:val="auto"/>
          <w:sz w:val="28"/>
          <w:szCs w:val="24"/>
        </w:rPr>
      </w:pPr>
      <w:bookmarkStart w:id="3479" w:name="_Toc72760986"/>
      <w:proofErr w:type="spellStart"/>
      <w:r w:rsidRPr="00D01E13">
        <w:rPr>
          <w:rFonts w:ascii="Times New Roman" w:hAnsi="Times New Roman" w:cs="Times New Roman"/>
          <w:color w:val="auto"/>
          <w:sz w:val="20"/>
        </w:rPr>
        <w:t>Potongan</w:t>
      </w:r>
      <w:proofErr w:type="spellEnd"/>
      <w:r w:rsidRPr="00D01E13">
        <w:rPr>
          <w:rFonts w:ascii="Times New Roman" w:hAnsi="Times New Roman" w:cs="Times New Roman"/>
          <w:color w:val="auto"/>
          <w:sz w:val="20"/>
        </w:rPr>
        <w:t xml:space="preserve"> </w:t>
      </w:r>
      <w:ins w:id="3480" w:author="ITD-STU" w:date="2021-05-24T14:41:00Z">
        <w:r w:rsidR="00E03E82">
          <w:rPr>
            <w:rFonts w:ascii="Times New Roman" w:hAnsi="Times New Roman" w:cs="Times New Roman"/>
            <w:color w:val="auto"/>
            <w:sz w:val="20"/>
          </w:rPr>
          <w:t>K</w:t>
        </w:r>
      </w:ins>
      <w:del w:id="3481" w:author="ITD-STU" w:date="2021-05-24T14:41:00Z">
        <w:r w:rsidRPr="00D01E13" w:rsidDel="00E03E82">
          <w:rPr>
            <w:rFonts w:ascii="Times New Roman" w:hAnsi="Times New Roman" w:cs="Times New Roman"/>
            <w:color w:val="auto"/>
            <w:sz w:val="20"/>
          </w:rPr>
          <w:delText>C</w:delText>
        </w:r>
      </w:del>
      <w:r w:rsidRPr="00D01E13">
        <w:rPr>
          <w:rFonts w:ascii="Times New Roman" w:hAnsi="Times New Roman" w:cs="Times New Roman"/>
          <w:color w:val="auto"/>
          <w:sz w:val="20"/>
        </w:rPr>
        <w:t xml:space="preserve">ode </w:t>
      </w:r>
      <w:r w:rsidRPr="00D01E13">
        <w:rPr>
          <w:rFonts w:ascii="Times New Roman" w:hAnsi="Times New Roman" w:cs="Times New Roman"/>
          <w:color w:val="auto"/>
          <w:sz w:val="20"/>
        </w:rPr>
        <w:fldChar w:fldCharType="begin"/>
      </w:r>
      <w:r w:rsidRPr="00D01E13">
        <w:rPr>
          <w:rFonts w:ascii="Times New Roman" w:hAnsi="Times New Roman" w:cs="Times New Roman"/>
          <w:color w:val="auto"/>
          <w:sz w:val="20"/>
        </w:rPr>
        <w:instrText xml:space="preserve"> SEQ Potongan_Code \* ARABIC </w:instrText>
      </w:r>
      <w:r w:rsidRPr="00D01E13">
        <w:rPr>
          <w:rFonts w:ascii="Times New Roman" w:hAnsi="Times New Roman" w:cs="Times New Roman"/>
          <w:color w:val="auto"/>
          <w:sz w:val="20"/>
        </w:rPr>
        <w:fldChar w:fldCharType="separate"/>
      </w:r>
      <w:ins w:id="3482" w:author="ITD-STU" w:date="2021-05-24T14:42:00Z">
        <w:r w:rsidR="00E03E82">
          <w:rPr>
            <w:rFonts w:ascii="Times New Roman" w:hAnsi="Times New Roman" w:cs="Times New Roman"/>
            <w:noProof/>
            <w:color w:val="auto"/>
            <w:sz w:val="20"/>
          </w:rPr>
          <w:t>18</w:t>
        </w:r>
      </w:ins>
      <w:del w:id="3483" w:author="ITD-STU" w:date="2021-05-24T14:42:00Z">
        <w:r w:rsidR="00B611C7" w:rsidDel="00E03E82">
          <w:rPr>
            <w:rFonts w:ascii="Times New Roman" w:hAnsi="Times New Roman" w:cs="Times New Roman"/>
            <w:noProof/>
            <w:color w:val="auto"/>
            <w:sz w:val="20"/>
          </w:rPr>
          <w:delText>15</w:delText>
        </w:r>
      </w:del>
      <w:r w:rsidRPr="00D01E13">
        <w:rPr>
          <w:rFonts w:ascii="Times New Roman" w:hAnsi="Times New Roman" w:cs="Times New Roman"/>
          <w:color w:val="auto"/>
          <w:sz w:val="20"/>
        </w:rPr>
        <w:fldChar w:fldCharType="end"/>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Pembagian</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84" w:author="ITD-STU" w:date="2021-05-24T14:42:00Z">
            <w:rPr>
              <w:rFonts w:ascii="Times New Roman" w:hAnsi="Times New Roman" w:cs="Times New Roman"/>
              <w:color w:val="auto"/>
              <w:sz w:val="20"/>
            </w:rPr>
          </w:rPrChange>
        </w:rPr>
        <w:t>data training</w:t>
      </w:r>
      <w:r w:rsidRPr="00D01E13">
        <w:rPr>
          <w:rFonts w:ascii="Times New Roman" w:hAnsi="Times New Roman" w:cs="Times New Roman"/>
          <w:color w:val="auto"/>
          <w:sz w:val="20"/>
        </w:rPr>
        <w:t xml:space="preserve"> </w:t>
      </w:r>
      <w:proofErr w:type="spellStart"/>
      <w:r w:rsidRPr="00D01E13">
        <w:rPr>
          <w:rFonts w:ascii="Times New Roman" w:hAnsi="Times New Roman" w:cs="Times New Roman"/>
          <w:color w:val="auto"/>
          <w:sz w:val="20"/>
        </w:rPr>
        <w:t>dengan</w:t>
      </w:r>
      <w:proofErr w:type="spellEnd"/>
      <w:r w:rsidRPr="00D01E13">
        <w:rPr>
          <w:rFonts w:ascii="Times New Roman" w:hAnsi="Times New Roman" w:cs="Times New Roman"/>
          <w:color w:val="auto"/>
          <w:sz w:val="20"/>
        </w:rPr>
        <w:t xml:space="preserve"> </w:t>
      </w:r>
      <w:r w:rsidRPr="00E03E82">
        <w:rPr>
          <w:rFonts w:ascii="Times New Roman" w:hAnsi="Times New Roman" w:cs="Times New Roman"/>
          <w:i/>
          <w:color w:val="auto"/>
          <w:sz w:val="20"/>
          <w:rPrChange w:id="3485" w:author="ITD-STU" w:date="2021-05-24T14:42:00Z">
            <w:rPr>
              <w:rFonts w:ascii="Times New Roman" w:hAnsi="Times New Roman" w:cs="Times New Roman"/>
              <w:color w:val="auto"/>
              <w:sz w:val="20"/>
            </w:rPr>
          </w:rPrChange>
        </w:rPr>
        <w:t>data testing</w:t>
      </w:r>
      <w:bookmarkEnd w:id="3479"/>
    </w:p>
    <w:p w14:paraId="6EA75778"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86" w:author="ITD-STU" w:date="2021-05-24T14:42:00Z">
            <w:rPr>
              <w:rFonts w:ascii="Times New Roman" w:eastAsia="Times New Roman" w:hAnsi="Times New Roman" w:cs="Times New Roman"/>
              <w:sz w:val="24"/>
              <w:szCs w:val="24"/>
            </w:rPr>
          </w:rPrChange>
        </w:rPr>
        <w:t>pipeline</w:t>
      </w:r>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87" w:author="ITD-STU" w:date="2021-05-24T14:42:00Z">
            <w:rPr>
              <w:rFonts w:ascii="Times New Roman" w:eastAsia="Times New Roman" w:hAnsi="Times New Roman" w:cs="Times New Roman"/>
              <w:sz w:val="24"/>
              <w:szCs w:val="24"/>
            </w:rPr>
          </w:rPrChange>
        </w:rPr>
        <w:t>Pipeline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488" w:author="ITD-STU" w:date="2021-05-24T14:42:00Z">
            <w:rPr>
              <w:rFonts w:ascii="Times New Roman" w:eastAsia="Times New Roman" w:hAnsi="Times New Roman" w:cs="Times New Roman"/>
              <w:sz w:val="24"/>
              <w:szCs w:val="24"/>
            </w:rPr>
          </w:rPrChange>
        </w:rPr>
        <w:t>transformer</w:t>
      </w:r>
      <w:r>
        <w:rPr>
          <w:rFonts w:ascii="Times New Roman" w:eastAsia="Times New Roman" w:hAnsi="Times New Roman" w:cs="Times New Roman"/>
          <w:sz w:val="24"/>
          <w:szCs w:val="24"/>
        </w:rPr>
        <w:t xml:space="preserve"> dan </w:t>
      </w:r>
      <w:r w:rsidRPr="00E03E82">
        <w:rPr>
          <w:rFonts w:ascii="Times New Roman" w:eastAsia="Times New Roman" w:hAnsi="Times New Roman" w:cs="Times New Roman"/>
          <w:i/>
          <w:sz w:val="24"/>
          <w:szCs w:val="24"/>
          <w:rPrChange w:id="3489" w:author="ITD-STU" w:date="2021-05-24T14:42:00Z">
            <w:rPr>
              <w:rFonts w:ascii="Times New Roman" w:eastAsia="Times New Roman" w:hAnsi="Times New Roman" w:cs="Times New Roman"/>
              <w:sz w:val="24"/>
              <w:szCs w:val="24"/>
            </w:rPr>
          </w:rPrChange>
        </w:rPr>
        <w:t>estimator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workflow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ML. </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3380BCD0"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3778E" w14:textId="77777777" w:rsidR="00E7425B" w:rsidDel="00E03E82" w:rsidRDefault="00E7425B">
            <w:pPr>
              <w:widowControl w:val="0"/>
              <w:spacing w:line="360" w:lineRule="auto"/>
              <w:rPr>
                <w:del w:id="3490" w:author="ITD-STU" w:date="2021-05-24T14:42:00Z"/>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Membangun</w:t>
            </w:r>
            <w:proofErr w:type="spellEnd"/>
            <w:r>
              <w:rPr>
                <w:rFonts w:ascii="Courier New" w:eastAsia="Courier New" w:hAnsi="Courier New" w:cs="Courier New"/>
              </w:rPr>
              <w:t xml:space="preserve"> Pipeline</w:t>
            </w:r>
          </w:p>
          <w:p w14:paraId="5F9E37DC" w14:textId="77777777" w:rsidR="00E7425B" w:rsidRDefault="00E7425B">
            <w:pPr>
              <w:widowControl w:val="0"/>
              <w:spacing w:line="360" w:lineRule="auto"/>
              <w:rPr>
                <w:rFonts w:ascii="Courier New" w:eastAsia="Courier New" w:hAnsi="Courier New" w:cs="Courier New"/>
              </w:rPr>
            </w:pPr>
          </w:p>
          <w:p w14:paraId="53D1D261" w14:textId="77777777" w:rsidR="00E7425B" w:rsidRDefault="00E7425B" w:rsidP="00B611C7">
            <w:pPr>
              <w:keepNext/>
              <w:widowControl w:val="0"/>
              <w:spacing w:line="360" w:lineRule="auto"/>
              <w:rPr>
                <w:rFonts w:ascii="Courier New" w:eastAsia="Courier New" w:hAnsi="Courier New" w:cs="Courier New"/>
              </w:rPr>
            </w:pPr>
            <w:r>
              <w:rPr>
                <w:rFonts w:ascii="Courier New" w:eastAsia="Courier New" w:hAnsi="Courier New" w:cs="Courier New"/>
              </w:rPr>
              <w:t xml:space="preserve">pipeline = </w:t>
            </w:r>
            <w:proofErr w:type="gramStart"/>
            <w:r>
              <w:rPr>
                <w:rFonts w:ascii="Courier New" w:eastAsia="Courier New" w:hAnsi="Courier New" w:cs="Courier New"/>
              </w:rPr>
              <w:t>Pipeline(</w:t>
            </w:r>
            <w:proofErr w:type="gramEnd"/>
            <w:r>
              <w:rPr>
                <w:rFonts w:ascii="Courier New" w:eastAsia="Courier New" w:hAnsi="Courier New" w:cs="Courier New"/>
              </w:rPr>
              <w:t xml:space="preserve">stages=[tokenizer, </w:t>
            </w:r>
            <w:proofErr w:type="spellStart"/>
            <w:r>
              <w:rPr>
                <w:rFonts w:ascii="Courier New" w:eastAsia="Courier New" w:hAnsi="Courier New" w:cs="Courier New"/>
              </w:rPr>
              <w:t>WordsRemover</w:t>
            </w:r>
            <w:proofErr w:type="spellEnd"/>
            <w:r>
              <w:rPr>
                <w:rFonts w:ascii="Courier New" w:eastAsia="Courier New" w:hAnsi="Courier New" w:cs="Courier New"/>
              </w:rPr>
              <w:t xml:space="preserve">, </w:t>
            </w:r>
            <w:proofErr w:type="spellStart"/>
            <w:r>
              <w:rPr>
                <w:rFonts w:ascii="Courier New" w:eastAsia="Courier New" w:hAnsi="Courier New" w:cs="Courier New"/>
              </w:rPr>
              <w:t>word_hash</w:t>
            </w:r>
            <w:proofErr w:type="spellEnd"/>
            <w:r>
              <w:rPr>
                <w:rFonts w:ascii="Courier New" w:eastAsia="Courier New" w:hAnsi="Courier New" w:cs="Courier New"/>
              </w:rPr>
              <w:t xml:space="preserve">, </w:t>
            </w:r>
            <w:proofErr w:type="spellStart"/>
            <w:r>
              <w:rPr>
                <w:rFonts w:ascii="Courier New" w:eastAsia="Courier New" w:hAnsi="Courier New" w:cs="Courier New"/>
              </w:rPr>
              <w:t>sentiment_indexer</w:t>
            </w:r>
            <w:proofErr w:type="spellEnd"/>
            <w:r>
              <w:rPr>
                <w:rFonts w:ascii="Courier New" w:eastAsia="Courier New" w:hAnsi="Courier New" w:cs="Courier New"/>
              </w:rPr>
              <w:t xml:space="preserve">, </w:t>
            </w:r>
            <w:proofErr w:type="spellStart"/>
            <w:r>
              <w:rPr>
                <w:rFonts w:ascii="Courier New" w:eastAsia="Courier New" w:hAnsi="Courier New" w:cs="Courier New"/>
              </w:rPr>
              <w:t>naive_bayes</w:t>
            </w:r>
            <w:proofErr w:type="spellEnd"/>
            <w:r>
              <w:rPr>
                <w:rFonts w:ascii="Courier New" w:eastAsia="Courier New" w:hAnsi="Courier New" w:cs="Courier New"/>
              </w:rPr>
              <w:t>])</w:t>
            </w:r>
          </w:p>
        </w:tc>
      </w:tr>
    </w:tbl>
    <w:p w14:paraId="6CD84EC7" w14:textId="162F4CDD"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491" w:name="_Toc72760987"/>
      <w:proofErr w:type="spellStart"/>
      <w:r w:rsidRPr="00B611C7">
        <w:rPr>
          <w:rFonts w:ascii="Times New Roman" w:hAnsi="Times New Roman" w:cs="Times New Roman"/>
          <w:color w:val="auto"/>
          <w:sz w:val="20"/>
        </w:rPr>
        <w:t>Potongan</w:t>
      </w:r>
      <w:proofErr w:type="spellEnd"/>
      <w:r w:rsidRPr="00B611C7">
        <w:rPr>
          <w:rFonts w:ascii="Times New Roman" w:hAnsi="Times New Roman" w:cs="Times New Roman"/>
          <w:color w:val="auto"/>
          <w:sz w:val="20"/>
        </w:rPr>
        <w:t xml:space="preserve"> </w:t>
      </w:r>
      <w:ins w:id="3492" w:author="ITD-STU" w:date="2021-05-24T14:42:00Z">
        <w:r w:rsidR="00E03E82">
          <w:rPr>
            <w:rFonts w:ascii="Times New Roman" w:hAnsi="Times New Roman" w:cs="Times New Roman"/>
            <w:color w:val="auto"/>
            <w:sz w:val="20"/>
          </w:rPr>
          <w:t>K</w:t>
        </w:r>
      </w:ins>
      <w:del w:id="3493" w:author="ITD-STU" w:date="2021-05-24T14:42:00Z">
        <w:r w:rsidRPr="00B611C7" w:rsidDel="00E03E82">
          <w:rPr>
            <w:rFonts w:ascii="Times New Roman" w:hAnsi="Times New Roman" w:cs="Times New Roman"/>
            <w:color w:val="auto"/>
            <w:sz w:val="20"/>
          </w:rPr>
          <w:delText>C</w:delText>
        </w:r>
      </w:del>
      <w:r w:rsidRPr="00B611C7">
        <w:rPr>
          <w:rFonts w:ascii="Times New Roman" w:hAnsi="Times New Roman" w:cs="Times New Roman"/>
          <w:color w:val="auto"/>
          <w:sz w:val="20"/>
        </w:rPr>
        <w:t xml:space="preserve">ode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Potongan_Code \* ARABIC </w:instrText>
      </w:r>
      <w:r w:rsidRPr="00B611C7">
        <w:rPr>
          <w:rFonts w:ascii="Times New Roman" w:hAnsi="Times New Roman" w:cs="Times New Roman"/>
          <w:color w:val="auto"/>
          <w:sz w:val="20"/>
        </w:rPr>
        <w:fldChar w:fldCharType="separate"/>
      </w:r>
      <w:ins w:id="3494" w:author="ITD-STU" w:date="2021-05-24T14:42:00Z">
        <w:r w:rsidR="00E03E82">
          <w:rPr>
            <w:rFonts w:ascii="Times New Roman" w:hAnsi="Times New Roman" w:cs="Times New Roman"/>
            <w:noProof/>
            <w:color w:val="auto"/>
            <w:sz w:val="20"/>
          </w:rPr>
          <w:t>19</w:t>
        </w:r>
      </w:ins>
      <w:del w:id="3495" w:author="ITD-STU" w:date="2021-05-24T14:42:00Z">
        <w:r w:rsidDel="00E03E82">
          <w:rPr>
            <w:rFonts w:ascii="Times New Roman" w:hAnsi="Times New Roman" w:cs="Times New Roman"/>
            <w:noProof/>
            <w:color w:val="auto"/>
            <w:sz w:val="20"/>
          </w:rPr>
          <w:delText>16</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Pembuatan</w:t>
      </w:r>
      <w:proofErr w:type="spellEnd"/>
      <w:r w:rsidRPr="00B611C7">
        <w:rPr>
          <w:rFonts w:ascii="Times New Roman" w:hAnsi="Times New Roman" w:cs="Times New Roman"/>
          <w:color w:val="auto"/>
          <w:sz w:val="20"/>
        </w:rPr>
        <w:t xml:space="preserve"> </w:t>
      </w:r>
      <w:r w:rsidRPr="00E03E82">
        <w:rPr>
          <w:rFonts w:ascii="Times New Roman" w:hAnsi="Times New Roman" w:cs="Times New Roman"/>
          <w:i/>
          <w:color w:val="auto"/>
          <w:sz w:val="20"/>
          <w:rPrChange w:id="3496" w:author="ITD-STU" w:date="2021-05-24T14:42:00Z">
            <w:rPr>
              <w:rFonts w:ascii="Times New Roman" w:hAnsi="Times New Roman" w:cs="Times New Roman"/>
              <w:color w:val="auto"/>
              <w:sz w:val="20"/>
            </w:rPr>
          </w:rPrChange>
        </w:rPr>
        <w:t>Pipeline</w:t>
      </w:r>
      <w:bookmarkEnd w:id="3491"/>
    </w:p>
    <w:p w14:paraId="4153129E" w14:textId="060B03D4"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Pipeline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estimator</w:t>
      </w:r>
      <w:del w:id="3497" w:author="ITD-STU" w:date="2021-05-24T14:42:00Z">
        <w:r w:rsidDel="00E03E82">
          <w:rPr>
            <w:rFonts w:ascii="Times New Roman" w:eastAsia="Times New Roman" w:hAnsi="Times New Roman" w:cs="Times New Roman"/>
            <w:i/>
            <w:sz w:val="24"/>
            <w:szCs w:val="24"/>
          </w:rPr>
          <w:delText>s</w:delText>
        </w:r>
      </w:del>
      <w:del w:id="3498" w:author="Windows User" w:date="2021-05-24T11:45:00Z">
        <w:r w:rsidDel="005A43FA">
          <w:rPr>
            <w:rFonts w:ascii="Times New Roman" w:eastAsia="Times New Roman" w:hAnsi="Times New Roman" w:cs="Times New Roman"/>
            <w:i/>
            <w:sz w:val="24"/>
            <w:szCs w:val="24"/>
          </w:rPr>
          <w:delText xml:space="preserve"> </w:delText>
        </w:r>
      </w:del>
      <w:ins w:id="3499" w:author="Windows User" w:date="2021-05-24T11:45:00Z">
        <w:r w:rsidR="005A43FA">
          <w:rPr>
            <w:rFonts w:ascii="Times New Roman" w:eastAsia="Times New Roman" w:hAnsi="Times New Roman" w:cs="Times New Roman"/>
            <w:i/>
            <w:sz w:val="24"/>
            <w:szCs w:val="24"/>
            <w:lang w:val="id-ID"/>
          </w:rPr>
          <w:t xml:space="preserve"> </w:t>
        </w:r>
      </w:ins>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500" w:author="ITD-STU" w:date="2021-05-24T14:42:00Z">
            <w:rPr>
              <w:rFonts w:ascii="Times New Roman" w:eastAsia="Times New Roman" w:hAnsi="Times New Roman" w:cs="Times New Roman"/>
              <w:sz w:val="24"/>
              <w:szCs w:val="24"/>
            </w:rPr>
          </w:rPrChange>
        </w:rPr>
        <w:t>transformer</w:t>
      </w:r>
      <w:r>
        <w:rPr>
          <w:rFonts w:ascii="Times New Roman" w:eastAsia="Times New Roman" w:hAnsi="Times New Roman" w:cs="Times New Roman"/>
          <w:sz w:val="24"/>
          <w:szCs w:val="24"/>
        </w:rPr>
        <w:t xml:space="preserve">. Setelah </w:t>
      </w:r>
      <w:r w:rsidRPr="00E03E82">
        <w:rPr>
          <w:rFonts w:ascii="Times New Roman" w:eastAsia="Times New Roman" w:hAnsi="Times New Roman" w:cs="Times New Roman"/>
          <w:i/>
          <w:sz w:val="24"/>
          <w:szCs w:val="24"/>
          <w:rPrChange w:id="3501" w:author="ITD-STU" w:date="2021-05-24T14:42:00Z">
            <w:rPr>
              <w:rFonts w:ascii="Times New Roman" w:eastAsia="Times New Roman" w:hAnsi="Times New Roman" w:cs="Times New Roman"/>
              <w:sz w:val="24"/>
              <w:szCs w:val="24"/>
            </w:rPr>
          </w:rPrChange>
        </w:rPr>
        <w:t>pipeline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502" w:author="ITD-STU" w:date="2021-05-24T14:42:00Z">
            <w:rPr>
              <w:rFonts w:ascii="Times New Roman" w:eastAsia="Times New Roman" w:hAnsi="Times New Roman" w:cs="Times New Roman"/>
              <w:sz w:val="24"/>
              <w:szCs w:val="24"/>
            </w:rPr>
          </w:rPrChange>
        </w:rPr>
        <w:t>pipeline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disesuaikan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sidRPr="00E03E82">
        <w:rPr>
          <w:rFonts w:ascii="Times New Roman" w:eastAsia="Times New Roman" w:hAnsi="Times New Roman" w:cs="Times New Roman"/>
          <w:i/>
          <w:sz w:val="24"/>
          <w:szCs w:val="24"/>
          <w:rPrChange w:id="3503" w:author="ITD-STU" w:date="2021-05-24T14:42:00Z">
            <w:rPr>
              <w:rFonts w:ascii="Times New Roman" w:eastAsia="Times New Roman" w:hAnsi="Times New Roman" w:cs="Times New Roman"/>
              <w:sz w:val="24"/>
              <w:szCs w:val="24"/>
            </w:rPr>
          </w:rPrChange>
        </w:rPr>
        <w:t>data_train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melatih</w:t>
      </w:r>
      <w:proofErr w:type="spellEnd"/>
      <w:r>
        <w:rPr>
          <w:rFonts w:ascii="Times New Roman" w:eastAsia="Times New Roman" w:hAnsi="Times New Roman" w:cs="Times New Roman"/>
          <w:sz w:val="24"/>
          <w:szCs w:val="24"/>
        </w:rPr>
        <w:t xml:space="preserve"> model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14582CC4"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07A6" w14:textId="77777777" w:rsidR="00E7425B" w:rsidDel="00E03E82" w:rsidRDefault="00E7425B">
            <w:pPr>
              <w:widowControl w:val="0"/>
              <w:spacing w:line="360" w:lineRule="auto"/>
              <w:rPr>
                <w:del w:id="3504" w:author="ITD-STU" w:date="2021-05-24T14:42:00Z"/>
                <w:rFonts w:ascii="Courier New" w:eastAsia="Courier New" w:hAnsi="Courier New" w:cs="Courier New"/>
              </w:rPr>
              <w:pPrChange w:id="3505" w:author="ITD-STU" w:date="2021-05-24T14:42:00Z">
                <w:pPr>
                  <w:keepNext/>
                  <w:widowControl w:val="0"/>
                  <w:spacing w:line="360" w:lineRule="auto"/>
                </w:pPr>
              </w:pPrChange>
            </w:pPr>
            <w:r>
              <w:rPr>
                <w:rFonts w:ascii="Courier New" w:eastAsia="Courier New" w:hAnsi="Courier New" w:cs="Courier New"/>
              </w:rPr>
              <w:t xml:space="preserve"># </w:t>
            </w:r>
            <w:proofErr w:type="spellStart"/>
            <w:r>
              <w:rPr>
                <w:rFonts w:ascii="Courier New" w:eastAsia="Courier New" w:hAnsi="Courier New" w:cs="Courier New"/>
              </w:rPr>
              <w:t>Lakukan</w:t>
            </w:r>
            <w:proofErr w:type="spellEnd"/>
            <w:r>
              <w:rPr>
                <w:rFonts w:ascii="Courier New" w:eastAsia="Courier New" w:hAnsi="Courier New" w:cs="Courier New"/>
              </w:rPr>
              <w:t xml:space="preserve"> Fit pada model</w:t>
            </w:r>
          </w:p>
          <w:p w14:paraId="2FA46C90" w14:textId="77777777" w:rsidR="00E03E82" w:rsidRDefault="00E03E82">
            <w:pPr>
              <w:widowControl w:val="0"/>
              <w:spacing w:line="360" w:lineRule="auto"/>
              <w:rPr>
                <w:ins w:id="3506" w:author="ITD-STU" w:date="2021-05-24T14:42:00Z"/>
                <w:rFonts w:ascii="Courier New" w:eastAsia="Courier New" w:hAnsi="Courier New" w:cs="Courier New"/>
              </w:rPr>
            </w:pPr>
          </w:p>
          <w:p w14:paraId="6E783362" w14:textId="77777777" w:rsidR="00E7425B" w:rsidRDefault="00E7425B">
            <w:pPr>
              <w:widowControl w:val="0"/>
              <w:spacing w:line="360" w:lineRule="auto"/>
              <w:rPr>
                <w:rFonts w:ascii="Courier New" w:eastAsia="Courier New" w:hAnsi="Courier New" w:cs="Courier New"/>
              </w:rPr>
              <w:pPrChange w:id="3507" w:author="ITD-STU" w:date="2021-05-24T14:42:00Z">
                <w:pPr>
                  <w:keepNext/>
                  <w:widowControl w:val="0"/>
                  <w:spacing w:line="360" w:lineRule="auto"/>
                </w:pPr>
              </w:pPrChange>
            </w:pPr>
            <w:r>
              <w:rPr>
                <w:rFonts w:ascii="Courier New" w:eastAsia="Courier New" w:hAnsi="Courier New" w:cs="Courier New"/>
              </w:rPr>
              <w:lastRenderedPageBreak/>
              <w:t xml:space="preserve">model = </w:t>
            </w:r>
            <w:proofErr w:type="spellStart"/>
            <w:r>
              <w:rPr>
                <w:rFonts w:ascii="Courier New" w:eastAsia="Courier New" w:hAnsi="Courier New" w:cs="Courier New"/>
              </w:rPr>
              <w:t>pipeline.fit</w:t>
            </w:r>
            <w:proofErr w:type="spellEnd"/>
            <w:r>
              <w:rPr>
                <w:rFonts w:ascii="Courier New" w:eastAsia="Courier New" w:hAnsi="Courier New" w:cs="Courier New"/>
              </w:rPr>
              <w:t>(</w:t>
            </w:r>
            <w:proofErr w:type="spellStart"/>
            <w:r>
              <w:rPr>
                <w:rFonts w:ascii="Courier New" w:eastAsia="Courier New" w:hAnsi="Courier New" w:cs="Courier New"/>
              </w:rPr>
              <w:t>train_set</w:t>
            </w:r>
            <w:proofErr w:type="spellEnd"/>
            <w:r>
              <w:rPr>
                <w:rFonts w:ascii="Courier New" w:eastAsia="Courier New" w:hAnsi="Courier New" w:cs="Courier New"/>
              </w:rPr>
              <w:t>)</w:t>
            </w:r>
          </w:p>
        </w:tc>
      </w:tr>
    </w:tbl>
    <w:p w14:paraId="15BA1FEA" w14:textId="51E5A595"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508" w:name="_Toc72760988"/>
      <w:proofErr w:type="spellStart"/>
      <w:r w:rsidRPr="00B611C7">
        <w:rPr>
          <w:rFonts w:ascii="Times New Roman" w:hAnsi="Times New Roman" w:cs="Times New Roman"/>
          <w:color w:val="auto"/>
          <w:sz w:val="20"/>
        </w:rPr>
        <w:lastRenderedPageBreak/>
        <w:t>Potongan</w:t>
      </w:r>
      <w:proofErr w:type="spellEnd"/>
      <w:r w:rsidRPr="00B611C7">
        <w:rPr>
          <w:rFonts w:ascii="Times New Roman" w:hAnsi="Times New Roman" w:cs="Times New Roman"/>
          <w:color w:val="auto"/>
          <w:sz w:val="20"/>
        </w:rPr>
        <w:t xml:space="preserve"> </w:t>
      </w:r>
      <w:ins w:id="3509" w:author="ITD-STU" w:date="2021-05-24T14:42:00Z">
        <w:r w:rsidR="00E03E82">
          <w:rPr>
            <w:rFonts w:ascii="Times New Roman" w:hAnsi="Times New Roman" w:cs="Times New Roman"/>
            <w:color w:val="auto"/>
            <w:sz w:val="20"/>
          </w:rPr>
          <w:t>K</w:t>
        </w:r>
      </w:ins>
      <w:del w:id="3510" w:author="ITD-STU" w:date="2021-05-24T14:42:00Z">
        <w:r w:rsidRPr="00B611C7" w:rsidDel="00E03E82">
          <w:rPr>
            <w:rFonts w:ascii="Times New Roman" w:hAnsi="Times New Roman" w:cs="Times New Roman"/>
            <w:color w:val="auto"/>
            <w:sz w:val="20"/>
          </w:rPr>
          <w:delText>C</w:delText>
        </w:r>
      </w:del>
      <w:r w:rsidRPr="00B611C7">
        <w:rPr>
          <w:rFonts w:ascii="Times New Roman" w:hAnsi="Times New Roman" w:cs="Times New Roman"/>
          <w:color w:val="auto"/>
          <w:sz w:val="20"/>
        </w:rPr>
        <w:t xml:space="preserve">ode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Potongan_Code \* ARABIC </w:instrText>
      </w:r>
      <w:r w:rsidRPr="00B611C7">
        <w:rPr>
          <w:rFonts w:ascii="Times New Roman" w:hAnsi="Times New Roman" w:cs="Times New Roman"/>
          <w:color w:val="auto"/>
          <w:sz w:val="20"/>
        </w:rPr>
        <w:fldChar w:fldCharType="separate"/>
      </w:r>
      <w:ins w:id="3511" w:author="ITD-STU" w:date="2021-05-24T14:43:00Z">
        <w:r w:rsidR="00E03E82">
          <w:rPr>
            <w:rFonts w:ascii="Times New Roman" w:hAnsi="Times New Roman" w:cs="Times New Roman"/>
            <w:noProof/>
            <w:color w:val="auto"/>
            <w:sz w:val="20"/>
          </w:rPr>
          <w:t>20</w:t>
        </w:r>
      </w:ins>
      <w:del w:id="3512" w:author="ITD-STU" w:date="2021-05-24T14:43:00Z">
        <w:r w:rsidDel="00E03E82">
          <w:rPr>
            <w:rFonts w:ascii="Times New Roman" w:hAnsi="Times New Roman" w:cs="Times New Roman"/>
            <w:noProof/>
            <w:color w:val="auto"/>
            <w:sz w:val="20"/>
          </w:rPr>
          <w:delText>17</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Fit pada model</w:t>
      </w:r>
      <w:bookmarkEnd w:id="3508"/>
    </w:p>
    <w:p w14:paraId="20671D24"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model </w:t>
      </w:r>
      <w:proofErr w:type="spellStart"/>
      <w:r>
        <w:rPr>
          <w:rFonts w:ascii="Times New Roman" w:eastAsia="Times New Roman" w:hAnsi="Times New Roman" w:cs="Times New Roman"/>
          <w:sz w:val="24"/>
          <w:szCs w:val="24"/>
        </w:rPr>
        <w:t>dilatih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sidRPr="00E03E82">
        <w:rPr>
          <w:rFonts w:ascii="Times New Roman" w:eastAsia="Times New Roman" w:hAnsi="Times New Roman" w:cs="Times New Roman"/>
          <w:i/>
          <w:sz w:val="24"/>
          <w:szCs w:val="24"/>
          <w:rPrChange w:id="3513" w:author="ITD-STU" w:date="2021-05-24T14:43:00Z">
            <w:rPr>
              <w:rFonts w:ascii="Times New Roman" w:eastAsia="Times New Roman" w:hAnsi="Times New Roman" w:cs="Times New Roman"/>
              <w:sz w:val="24"/>
              <w:szCs w:val="24"/>
            </w:rPr>
          </w:rPrChange>
        </w:rPr>
        <w:t>data_train</w:t>
      </w:r>
      <w:proofErr w:type="spellEnd"/>
      <w:r w:rsidRPr="00E03E82">
        <w:rPr>
          <w:rFonts w:ascii="Times New Roman" w:eastAsia="Times New Roman" w:hAnsi="Times New Roman" w:cs="Times New Roman"/>
          <w:i/>
          <w:sz w:val="24"/>
          <w:szCs w:val="24"/>
          <w:rPrChange w:id="3514" w:author="ITD-STU" w:date="2021-05-24T14:43: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ditransformasikan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data uji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sidRPr="00E03E82">
        <w:rPr>
          <w:rFonts w:ascii="Times New Roman" w:eastAsia="Times New Roman" w:hAnsi="Times New Roman" w:cs="Times New Roman"/>
          <w:i/>
          <w:sz w:val="24"/>
          <w:szCs w:val="24"/>
          <w:rPrChange w:id="3515" w:author="ITD-STU" w:date="2021-05-24T14:43:00Z">
            <w:rPr>
              <w:rFonts w:ascii="Times New Roman" w:eastAsia="Times New Roman" w:hAnsi="Times New Roman" w:cs="Times New Roman"/>
              <w:sz w:val="24"/>
              <w:szCs w:val="24"/>
            </w:rPr>
          </w:rPrChange>
        </w:rPr>
        <w:t>test_set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review movie</w:t>
      </w:r>
      <w:r>
        <w:rPr>
          <w:rFonts w:ascii="Times New Roman" w:eastAsia="Times New Roman" w:hAnsi="Times New Roman" w:cs="Times New Roman"/>
          <w:sz w:val="24"/>
          <w:szCs w:val="24"/>
        </w:rPr>
        <w:t xml:space="preserve">. </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51877092" w14:textId="77777777" w:rsidTr="001860CA">
        <w:trPr>
          <w:trHeight w:val="1467"/>
        </w:trPr>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AC58" w14:textId="77777777" w:rsidR="00E7425B" w:rsidRDefault="00E7425B">
            <w:pPr>
              <w:widowControl w:val="0"/>
              <w:spacing w:line="36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Membuat</w:t>
            </w:r>
            <w:proofErr w:type="spellEnd"/>
            <w:r>
              <w:rPr>
                <w:rFonts w:ascii="Courier New" w:eastAsia="Courier New" w:hAnsi="Courier New" w:cs="Courier New"/>
              </w:rPr>
              <w:t xml:space="preserve"> </w:t>
            </w:r>
            <w:proofErr w:type="spellStart"/>
            <w:r>
              <w:rPr>
                <w:rFonts w:ascii="Courier New" w:eastAsia="Courier New" w:hAnsi="Courier New" w:cs="Courier New"/>
              </w:rPr>
              <w:t>Prediksi</w:t>
            </w:r>
            <w:proofErr w:type="spellEnd"/>
            <w:r>
              <w:rPr>
                <w:rFonts w:ascii="Courier New" w:eastAsia="Courier New" w:hAnsi="Courier New" w:cs="Courier New"/>
              </w:rPr>
              <w:t xml:space="preserve"> </w:t>
            </w:r>
          </w:p>
          <w:p w14:paraId="564183A2" w14:textId="77777777" w:rsidR="00E7425B" w:rsidRDefault="00E7425B">
            <w:pPr>
              <w:widowControl w:val="0"/>
              <w:spacing w:line="360" w:lineRule="auto"/>
              <w:rPr>
                <w:rFonts w:ascii="Courier New" w:eastAsia="Courier New" w:hAnsi="Courier New" w:cs="Courier New"/>
              </w:rPr>
            </w:pPr>
            <w:r>
              <w:rPr>
                <w:rFonts w:ascii="Courier New" w:eastAsia="Courier New" w:hAnsi="Courier New" w:cs="Courier New"/>
              </w:rPr>
              <w:t xml:space="preserve">predictions = </w:t>
            </w:r>
            <w:proofErr w:type="spellStart"/>
            <w:proofErr w:type="gramStart"/>
            <w:r>
              <w:rPr>
                <w:rFonts w:ascii="Courier New" w:eastAsia="Courier New" w:hAnsi="Courier New" w:cs="Courier New"/>
              </w:rPr>
              <w:t>model.transform</w:t>
            </w:r>
            <w:proofErr w:type="spellEnd"/>
            <w:proofErr w:type="gramEnd"/>
            <w:r>
              <w:rPr>
                <w:rFonts w:ascii="Courier New" w:eastAsia="Courier New" w:hAnsi="Courier New" w:cs="Courier New"/>
              </w:rPr>
              <w:t>(</w:t>
            </w:r>
            <w:proofErr w:type="spellStart"/>
            <w:r>
              <w:rPr>
                <w:rFonts w:ascii="Courier New" w:eastAsia="Courier New" w:hAnsi="Courier New" w:cs="Courier New"/>
              </w:rPr>
              <w:t>test_set</w:t>
            </w:r>
            <w:proofErr w:type="spellEnd"/>
            <w:r>
              <w:rPr>
                <w:rFonts w:ascii="Courier New" w:eastAsia="Courier New" w:hAnsi="Courier New" w:cs="Courier New"/>
              </w:rPr>
              <w:t>).select(col("label"), col("prediction"))</w:t>
            </w:r>
          </w:p>
          <w:p w14:paraId="2A63CBA0" w14:textId="77777777" w:rsidR="00E7425B" w:rsidRDefault="00E7425B" w:rsidP="00B611C7">
            <w:pPr>
              <w:keepNext/>
              <w:widowControl w:val="0"/>
              <w:spacing w:line="360" w:lineRule="auto"/>
              <w:rPr>
                <w:rFonts w:ascii="Times New Roman" w:eastAsia="Times New Roman" w:hAnsi="Times New Roman" w:cs="Times New Roman"/>
                <w:sz w:val="24"/>
                <w:szCs w:val="24"/>
              </w:rPr>
            </w:pPr>
            <w:proofErr w:type="spellStart"/>
            <w:proofErr w:type="gramStart"/>
            <w:r>
              <w:rPr>
                <w:rFonts w:ascii="Courier New" w:eastAsia="Courier New" w:hAnsi="Courier New" w:cs="Courier New"/>
              </w:rPr>
              <w:t>predictions.show</w:t>
            </w:r>
            <w:proofErr w:type="spellEnd"/>
            <w:proofErr w:type="gramEnd"/>
            <w:r>
              <w:rPr>
                <w:rFonts w:ascii="Courier New" w:eastAsia="Courier New" w:hAnsi="Courier New" w:cs="Courier New"/>
              </w:rPr>
              <w:t>()</w:t>
            </w:r>
          </w:p>
        </w:tc>
      </w:tr>
    </w:tbl>
    <w:p w14:paraId="53F67AC3" w14:textId="720E13BA"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516" w:name="_Toc72760989"/>
      <w:proofErr w:type="spellStart"/>
      <w:r w:rsidRPr="00B611C7">
        <w:rPr>
          <w:rFonts w:ascii="Times New Roman" w:hAnsi="Times New Roman" w:cs="Times New Roman"/>
          <w:color w:val="auto"/>
          <w:sz w:val="20"/>
        </w:rPr>
        <w:t>Potongan</w:t>
      </w:r>
      <w:proofErr w:type="spellEnd"/>
      <w:r w:rsidRPr="00B611C7">
        <w:rPr>
          <w:rFonts w:ascii="Times New Roman" w:hAnsi="Times New Roman" w:cs="Times New Roman"/>
          <w:color w:val="auto"/>
          <w:sz w:val="20"/>
        </w:rPr>
        <w:t xml:space="preserve"> </w:t>
      </w:r>
      <w:ins w:id="3517" w:author="ITD-STU" w:date="2021-05-24T14:43:00Z">
        <w:r w:rsidR="00E03E82">
          <w:rPr>
            <w:rFonts w:ascii="Times New Roman" w:hAnsi="Times New Roman" w:cs="Times New Roman"/>
            <w:color w:val="auto"/>
            <w:sz w:val="20"/>
          </w:rPr>
          <w:t>K</w:t>
        </w:r>
      </w:ins>
      <w:del w:id="3518" w:author="ITD-STU" w:date="2021-05-24T14:43:00Z">
        <w:r w:rsidRPr="00B611C7" w:rsidDel="00E03E82">
          <w:rPr>
            <w:rFonts w:ascii="Times New Roman" w:hAnsi="Times New Roman" w:cs="Times New Roman"/>
            <w:color w:val="auto"/>
            <w:sz w:val="20"/>
          </w:rPr>
          <w:delText>C</w:delText>
        </w:r>
      </w:del>
      <w:r w:rsidRPr="00B611C7">
        <w:rPr>
          <w:rFonts w:ascii="Times New Roman" w:hAnsi="Times New Roman" w:cs="Times New Roman"/>
          <w:color w:val="auto"/>
          <w:sz w:val="20"/>
        </w:rPr>
        <w:t xml:space="preserve">ode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Potongan_Code \* ARABIC </w:instrText>
      </w:r>
      <w:r w:rsidRPr="00B611C7">
        <w:rPr>
          <w:rFonts w:ascii="Times New Roman" w:hAnsi="Times New Roman" w:cs="Times New Roman"/>
          <w:color w:val="auto"/>
          <w:sz w:val="20"/>
        </w:rPr>
        <w:fldChar w:fldCharType="separate"/>
      </w:r>
      <w:ins w:id="3519" w:author="ITD-STU" w:date="2021-05-24T14:43:00Z">
        <w:r w:rsidR="00E03E82">
          <w:rPr>
            <w:rFonts w:ascii="Times New Roman" w:hAnsi="Times New Roman" w:cs="Times New Roman"/>
            <w:noProof/>
            <w:color w:val="auto"/>
            <w:sz w:val="20"/>
          </w:rPr>
          <w:t>21</w:t>
        </w:r>
      </w:ins>
      <w:del w:id="3520" w:author="ITD-STU" w:date="2021-05-24T14:43:00Z">
        <w:r w:rsidDel="00E03E82">
          <w:rPr>
            <w:rFonts w:ascii="Times New Roman" w:hAnsi="Times New Roman" w:cs="Times New Roman"/>
            <w:noProof/>
            <w:color w:val="auto"/>
            <w:sz w:val="20"/>
          </w:rPr>
          <w:delText>18</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Membuat</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Prediksi</w:t>
      </w:r>
      <w:bookmarkEnd w:id="3516"/>
      <w:proofErr w:type="spellEnd"/>
    </w:p>
    <w:p w14:paraId="31D06FFF" w14:textId="77777777" w:rsidR="00E7425B" w:rsidRPr="001860CA" w:rsidRDefault="00E7425B" w:rsidP="001860CA">
      <w:pPr>
        <w:pStyle w:val="Heading2"/>
        <w:numPr>
          <w:ilvl w:val="1"/>
          <w:numId w:val="3"/>
        </w:numPr>
        <w:spacing w:line="360" w:lineRule="auto"/>
        <w:ind w:left="360"/>
        <w:jc w:val="both"/>
        <w:rPr>
          <w:rFonts w:ascii="Times New Roman" w:eastAsia="Times New Roman" w:hAnsi="Times New Roman" w:cs="Times New Roman"/>
        </w:rPr>
      </w:pPr>
      <w:bookmarkStart w:id="3521" w:name="_na569q1v1w5i"/>
      <w:bookmarkStart w:id="3522" w:name="_Toc72763210"/>
      <w:bookmarkEnd w:id="3521"/>
      <w:proofErr w:type="spellStart"/>
      <w:r w:rsidRPr="001860CA">
        <w:rPr>
          <w:rFonts w:ascii="Times New Roman" w:hAnsi="Times New Roman" w:cs="Times New Roman"/>
          <w:color w:val="auto"/>
          <w:sz w:val="24"/>
        </w:rPr>
        <w:t>Implementasi</w:t>
      </w:r>
      <w:proofErr w:type="spellEnd"/>
      <w:r w:rsidRPr="001860CA">
        <w:rPr>
          <w:rFonts w:ascii="Times New Roman" w:hAnsi="Times New Roman" w:cs="Times New Roman"/>
          <w:color w:val="auto"/>
          <w:sz w:val="24"/>
        </w:rPr>
        <w:t xml:space="preserve"> </w:t>
      </w:r>
      <w:proofErr w:type="spellStart"/>
      <w:r w:rsidRPr="001860CA">
        <w:rPr>
          <w:rFonts w:ascii="Times New Roman" w:hAnsi="Times New Roman" w:cs="Times New Roman"/>
          <w:color w:val="auto"/>
          <w:sz w:val="24"/>
        </w:rPr>
        <w:t>Evaluasi</w:t>
      </w:r>
      <w:proofErr w:type="spellEnd"/>
      <w:r w:rsidRPr="001860CA">
        <w:rPr>
          <w:rFonts w:ascii="Times New Roman" w:hAnsi="Times New Roman" w:cs="Times New Roman"/>
          <w:color w:val="auto"/>
          <w:sz w:val="24"/>
        </w:rPr>
        <w:t xml:space="preserve"> </w:t>
      </w:r>
      <w:proofErr w:type="spellStart"/>
      <w:r w:rsidRPr="001860CA">
        <w:rPr>
          <w:rFonts w:ascii="Times New Roman" w:hAnsi="Times New Roman" w:cs="Times New Roman"/>
          <w:color w:val="auto"/>
          <w:sz w:val="24"/>
        </w:rPr>
        <w:t>Sentimen</w:t>
      </w:r>
      <w:proofErr w:type="spellEnd"/>
      <w:r w:rsidRPr="001860CA">
        <w:rPr>
          <w:rFonts w:ascii="Times New Roman" w:hAnsi="Times New Roman" w:cs="Times New Roman"/>
          <w:color w:val="auto"/>
          <w:sz w:val="24"/>
        </w:rPr>
        <w:t xml:space="preserve"> </w:t>
      </w:r>
      <w:proofErr w:type="spellStart"/>
      <w:r w:rsidRPr="001860CA">
        <w:rPr>
          <w:rFonts w:ascii="Times New Roman" w:hAnsi="Times New Roman" w:cs="Times New Roman"/>
          <w:color w:val="auto"/>
          <w:sz w:val="24"/>
        </w:rPr>
        <w:t>Analisis</w:t>
      </w:r>
      <w:bookmarkEnd w:id="3522"/>
      <w:proofErr w:type="spellEnd"/>
    </w:p>
    <w:p w14:paraId="2465455B" w14:textId="77777777" w:rsidR="00E7425B" w:rsidRDefault="00E7425B" w:rsidP="00E7425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film.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r w:rsidRPr="00E03E82">
        <w:rPr>
          <w:rFonts w:ascii="Times New Roman" w:eastAsia="Times New Roman" w:hAnsi="Times New Roman" w:cs="Times New Roman"/>
          <w:i/>
          <w:sz w:val="24"/>
          <w:szCs w:val="24"/>
          <w:rPrChange w:id="3523" w:author="ITD-STU" w:date="2021-05-24T14:43:00Z">
            <w:rPr>
              <w:rFonts w:ascii="Times New Roman" w:eastAsia="Times New Roman" w:hAnsi="Times New Roman" w:cs="Times New Roman"/>
              <w:sz w:val="24"/>
              <w:szCs w:val="24"/>
            </w:rPr>
          </w:rPrChange>
        </w:rPr>
        <w:t>evaluator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proofErr w:type="gramStart"/>
      <w:r w:rsidRPr="00E03E82">
        <w:rPr>
          <w:rFonts w:ascii="Times New Roman" w:eastAsia="Times New Roman" w:hAnsi="Times New Roman" w:cs="Times New Roman"/>
          <w:i/>
          <w:sz w:val="24"/>
          <w:szCs w:val="24"/>
          <w:rPrChange w:id="3524" w:author="ITD-STU" w:date="2021-05-24T14:43:00Z">
            <w:rPr>
              <w:rFonts w:ascii="Times New Roman" w:eastAsia="Times New Roman" w:hAnsi="Times New Roman" w:cs="Times New Roman"/>
              <w:sz w:val="24"/>
              <w:szCs w:val="24"/>
            </w:rPr>
          </w:rPrChange>
        </w:rPr>
        <w:t>MulticlassClassificationEvaluator</w:t>
      </w:r>
      <w:proofErr w:type="spellEnd"/>
      <w:r w:rsidRPr="00E03E82">
        <w:rPr>
          <w:rFonts w:ascii="Times New Roman" w:eastAsia="Times New Roman" w:hAnsi="Times New Roman" w:cs="Times New Roman"/>
          <w:i/>
          <w:sz w:val="24"/>
          <w:szCs w:val="24"/>
          <w:rPrChange w:id="3525" w:author="ITD-STU" w:date="2021-05-24T14:43:00Z">
            <w:rPr>
              <w:rFonts w:ascii="Times New Roman" w:eastAsia="Times New Roman" w:hAnsi="Times New Roman" w:cs="Times New Roman"/>
              <w:sz w:val="24"/>
              <w:szCs w:val="24"/>
            </w:rPr>
          </w:rPrChange>
        </w:rPr>
        <w:t>(</w:t>
      </w:r>
      <w:proofErr w:type="gramEnd"/>
      <w:r w:rsidRPr="00E03E82">
        <w:rPr>
          <w:rFonts w:ascii="Times New Roman" w:eastAsia="Times New Roman" w:hAnsi="Times New Roman" w:cs="Times New Roman"/>
          <w:i/>
          <w:sz w:val="24"/>
          <w:szCs w:val="24"/>
          <w:rPrChange w:id="3526" w:author="ITD-STU" w:date="2021-05-24T14:43: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E7425B" w14:paraId="6A9D948F" w14:textId="77777777" w:rsidTr="001860CA">
        <w:tc>
          <w:tcPr>
            <w:tcW w:w="9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284FB" w14:textId="77777777" w:rsidR="00E7425B" w:rsidDel="00E03E82" w:rsidRDefault="00E7425B">
            <w:pPr>
              <w:widowControl w:val="0"/>
              <w:spacing w:line="360" w:lineRule="auto"/>
              <w:rPr>
                <w:del w:id="3527" w:author="ITD-STU" w:date="2021-05-24T14:43:00Z"/>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Gunakan</w:t>
            </w:r>
            <w:proofErr w:type="spellEnd"/>
            <w:r>
              <w:rPr>
                <w:rFonts w:ascii="Courier New" w:eastAsia="Courier New" w:hAnsi="Courier New" w:cs="Courier New"/>
              </w:rPr>
              <w:t xml:space="preserve"> Evaluator </w:t>
            </w:r>
            <w:proofErr w:type="spellStart"/>
            <w:r>
              <w:rPr>
                <w:rFonts w:ascii="Courier New" w:eastAsia="Courier New" w:hAnsi="Courier New" w:cs="Courier New"/>
              </w:rPr>
              <w:t>untuk</w:t>
            </w:r>
            <w:proofErr w:type="spellEnd"/>
            <w:r>
              <w:rPr>
                <w:rFonts w:ascii="Courier New" w:eastAsia="Courier New" w:hAnsi="Courier New" w:cs="Courier New"/>
              </w:rPr>
              <w:t xml:space="preserve"> </w:t>
            </w:r>
            <w:proofErr w:type="spellStart"/>
            <w:r>
              <w:rPr>
                <w:rFonts w:ascii="Courier New" w:eastAsia="Courier New" w:hAnsi="Courier New" w:cs="Courier New"/>
              </w:rPr>
              <w:t>mengukur</w:t>
            </w:r>
            <w:proofErr w:type="spellEnd"/>
            <w:r>
              <w:rPr>
                <w:rFonts w:ascii="Courier New" w:eastAsia="Courier New" w:hAnsi="Courier New" w:cs="Courier New"/>
              </w:rPr>
              <w:t xml:space="preserve"> </w:t>
            </w:r>
            <w:proofErr w:type="spellStart"/>
            <w:r>
              <w:rPr>
                <w:rFonts w:ascii="Courier New" w:eastAsia="Courier New" w:hAnsi="Courier New" w:cs="Courier New"/>
              </w:rPr>
              <w:t>performa</w:t>
            </w:r>
            <w:proofErr w:type="spellEnd"/>
            <w:r>
              <w:rPr>
                <w:rFonts w:ascii="Courier New" w:eastAsia="Courier New" w:hAnsi="Courier New" w:cs="Courier New"/>
              </w:rPr>
              <w:t xml:space="preserve"> </w:t>
            </w:r>
            <w:proofErr w:type="spellStart"/>
            <w:r>
              <w:rPr>
                <w:rFonts w:ascii="Courier New" w:eastAsia="Courier New" w:hAnsi="Courier New" w:cs="Courier New"/>
              </w:rPr>
              <w:t>dari</w:t>
            </w:r>
            <w:proofErr w:type="spellEnd"/>
            <w:r>
              <w:rPr>
                <w:rFonts w:ascii="Courier New" w:eastAsia="Courier New" w:hAnsi="Courier New" w:cs="Courier New"/>
              </w:rPr>
              <w:t xml:space="preserve"> model yang </w:t>
            </w:r>
            <w:proofErr w:type="spellStart"/>
            <w:r>
              <w:rPr>
                <w:rFonts w:ascii="Courier New" w:eastAsia="Courier New" w:hAnsi="Courier New" w:cs="Courier New"/>
              </w:rPr>
              <w:t>dibangun</w:t>
            </w:r>
            <w:proofErr w:type="spellEnd"/>
          </w:p>
          <w:p w14:paraId="3354719E" w14:textId="77777777" w:rsidR="00E7425B" w:rsidRDefault="00E7425B">
            <w:pPr>
              <w:widowControl w:val="0"/>
              <w:spacing w:line="360" w:lineRule="auto"/>
              <w:rPr>
                <w:rFonts w:ascii="Courier New" w:eastAsia="Courier New" w:hAnsi="Courier New" w:cs="Courier New"/>
              </w:rPr>
            </w:pPr>
          </w:p>
          <w:p w14:paraId="49978B78" w14:textId="77777777" w:rsidR="00E7425B" w:rsidRDefault="00E7425B">
            <w:pPr>
              <w:widowControl w:val="0"/>
              <w:spacing w:line="360" w:lineRule="auto"/>
              <w:rPr>
                <w:rFonts w:ascii="Courier New" w:eastAsia="Courier New" w:hAnsi="Courier New" w:cs="Courier New"/>
              </w:rPr>
            </w:pPr>
            <w:r>
              <w:rPr>
                <w:rFonts w:ascii="Courier New" w:eastAsia="Courier New" w:hAnsi="Courier New" w:cs="Courier New"/>
              </w:rPr>
              <w:t xml:space="preserve">evaluator = </w:t>
            </w:r>
            <w:proofErr w:type="spellStart"/>
            <w:proofErr w:type="gramStart"/>
            <w:r>
              <w:rPr>
                <w:rFonts w:ascii="Courier New" w:eastAsia="Courier New" w:hAnsi="Courier New" w:cs="Courier New"/>
              </w:rPr>
              <w:t>MulticlassClassificationEvaluator</w:t>
            </w:r>
            <w:proofErr w:type="spellEnd"/>
            <w:r>
              <w:rPr>
                <w:rFonts w:ascii="Courier New" w:eastAsia="Courier New" w:hAnsi="Courier New" w:cs="Courier New"/>
              </w:rPr>
              <w:t>(</w:t>
            </w:r>
            <w:proofErr w:type="spellStart"/>
            <w:proofErr w:type="gramEnd"/>
            <w:r>
              <w:rPr>
                <w:rFonts w:ascii="Courier New" w:eastAsia="Courier New" w:hAnsi="Courier New" w:cs="Courier New"/>
              </w:rPr>
              <w:t>labelCol</w:t>
            </w:r>
            <w:proofErr w:type="spellEnd"/>
            <w:r>
              <w:rPr>
                <w:rFonts w:ascii="Courier New" w:eastAsia="Courier New" w:hAnsi="Courier New" w:cs="Courier New"/>
              </w:rPr>
              <w:t xml:space="preserve">="label", </w:t>
            </w:r>
            <w:proofErr w:type="spellStart"/>
            <w:r>
              <w:rPr>
                <w:rFonts w:ascii="Courier New" w:eastAsia="Courier New" w:hAnsi="Courier New" w:cs="Courier New"/>
              </w:rPr>
              <w:t>predictionCol</w:t>
            </w:r>
            <w:proofErr w:type="spellEnd"/>
            <w:r>
              <w:rPr>
                <w:rFonts w:ascii="Courier New" w:eastAsia="Courier New" w:hAnsi="Courier New" w:cs="Courier New"/>
              </w:rPr>
              <w:t xml:space="preserve">="prediction", </w:t>
            </w:r>
            <w:proofErr w:type="spellStart"/>
            <w:r>
              <w:rPr>
                <w:rFonts w:ascii="Courier New" w:eastAsia="Courier New" w:hAnsi="Courier New" w:cs="Courier New"/>
              </w:rPr>
              <w:t>metricName</w:t>
            </w:r>
            <w:proofErr w:type="spellEnd"/>
            <w:r>
              <w:rPr>
                <w:rFonts w:ascii="Courier New" w:eastAsia="Courier New" w:hAnsi="Courier New" w:cs="Courier New"/>
              </w:rPr>
              <w:t>="accuracy")</w:t>
            </w:r>
          </w:p>
          <w:p w14:paraId="55CE68F6" w14:textId="77777777" w:rsidR="00E7425B" w:rsidRDefault="00E7425B" w:rsidP="00B611C7">
            <w:pPr>
              <w:keepNext/>
              <w:widowControl w:val="0"/>
              <w:spacing w:line="360" w:lineRule="auto"/>
              <w:rPr>
                <w:rFonts w:ascii="Times New Roman" w:eastAsia="Times New Roman" w:hAnsi="Times New Roman" w:cs="Times New Roman"/>
                <w:sz w:val="24"/>
                <w:szCs w:val="24"/>
              </w:rPr>
            </w:pPr>
            <w:proofErr w:type="spellStart"/>
            <w:proofErr w:type="gramStart"/>
            <w:r>
              <w:rPr>
                <w:rFonts w:ascii="Courier New" w:eastAsia="Courier New" w:hAnsi="Courier New" w:cs="Courier New"/>
              </w:rPr>
              <w:t>evaluator.evaluate</w:t>
            </w:r>
            <w:proofErr w:type="spellEnd"/>
            <w:proofErr w:type="gramEnd"/>
            <w:r>
              <w:rPr>
                <w:rFonts w:ascii="Courier New" w:eastAsia="Courier New" w:hAnsi="Courier New" w:cs="Courier New"/>
              </w:rPr>
              <w:t>(predictions)</w:t>
            </w:r>
          </w:p>
        </w:tc>
      </w:tr>
    </w:tbl>
    <w:p w14:paraId="3A592112" w14:textId="2117B52B"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528" w:name="_Toc72760990"/>
      <w:proofErr w:type="spellStart"/>
      <w:r w:rsidRPr="00B611C7">
        <w:rPr>
          <w:rFonts w:ascii="Times New Roman" w:hAnsi="Times New Roman" w:cs="Times New Roman"/>
          <w:color w:val="auto"/>
          <w:sz w:val="20"/>
        </w:rPr>
        <w:t>Potongan</w:t>
      </w:r>
      <w:proofErr w:type="spellEnd"/>
      <w:r w:rsidRPr="00B611C7">
        <w:rPr>
          <w:rFonts w:ascii="Times New Roman" w:hAnsi="Times New Roman" w:cs="Times New Roman"/>
          <w:color w:val="auto"/>
          <w:sz w:val="20"/>
        </w:rPr>
        <w:t xml:space="preserve"> </w:t>
      </w:r>
      <w:ins w:id="3529" w:author="ITD-STU" w:date="2021-05-24T14:43:00Z">
        <w:r w:rsidR="00E03E82">
          <w:rPr>
            <w:rFonts w:ascii="Times New Roman" w:hAnsi="Times New Roman" w:cs="Times New Roman"/>
            <w:color w:val="auto"/>
            <w:sz w:val="20"/>
          </w:rPr>
          <w:t>K</w:t>
        </w:r>
      </w:ins>
      <w:del w:id="3530" w:author="ITD-STU" w:date="2021-05-24T14:43:00Z">
        <w:r w:rsidRPr="00B611C7" w:rsidDel="00E03E82">
          <w:rPr>
            <w:rFonts w:ascii="Times New Roman" w:hAnsi="Times New Roman" w:cs="Times New Roman"/>
            <w:color w:val="auto"/>
            <w:sz w:val="20"/>
          </w:rPr>
          <w:delText>C</w:delText>
        </w:r>
      </w:del>
      <w:r w:rsidRPr="00B611C7">
        <w:rPr>
          <w:rFonts w:ascii="Times New Roman" w:hAnsi="Times New Roman" w:cs="Times New Roman"/>
          <w:color w:val="auto"/>
          <w:sz w:val="20"/>
        </w:rPr>
        <w:t xml:space="preserve">ode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Potongan_Code \* ARABIC </w:instrText>
      </w:r>
      <w:r w:rsidRPr="00B611C7">
        <w:rPr>
          <w:rFonts w:ascii="Times New Roman" w:hAnsi="Times New Roman" w:cs="Times New Roman"/>
          <w:color w:val="auto"/>
          <w:sz w:val="20"/>
        </w:rPr>
        <w:fldChar w:fldCharType="separate"/>
      </w:r>
      <w:ins w:id="3531" w:author="ITD-STU" w:date="2021-05-24T14:43:00Z">
        <w:r w:rsidR="00E03E82">
          <w:rPr>
            <w:rFonts w:ascii="Times New Roman" w:hAnsi="Times New Roman" w:cs="Times New Roman"/>
            <w:noProof/>
            <w:color w:val="auto"/>
            <w:sz w:val="20"/>
          </w:rPr>
          <w:t>22</w:t>
        </w:r>
      </w:ins>
      <w:del w:id="3532" w:author="ITD-STU" w:date="2021-05-24T14:43:00Z">
        <w:r w:rsidRPr="00B611C7" w:rsidDel="00E03E82">
          <w:rPr>
            <w:rFonts w:ascii="Times New Roman" w:hAnsi="Times New Roman" w:cs="Times New Roman"/>
            <w:noProof/>
            <w:color w:val="auto"/>
            <w:sz w:val="20"/>
          </w:rPr>
          <w:delText>19</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Evaluasi</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Sentimen</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Analisis</w:t>
      </w:r>
      <w:bookmarkEnd w:id="3528"/>
      <w:proofErr w:type="spellEnd"/>
    </w:p>
    <w:p w14:paraId="30FD9D76" w14:textId="2E4ED3F7" w:rsidR="00227D18" w:rsidRDefault="00227D18" w:rsidP="00227D18">
      <w:pPr>
        <w:pStyle w:val="Heading2"/>
        <w:rPr>
          <w:ins w:id="3533" w:author="Sangmajadi" w:date="2021-05-24T15:54:00Z"/>
          <w:rFonts w:ascii="Times New Roman" w:eastAsia="Times New Roman" w:hAnsi="Times New Roman" w:cs="Times New Roman"/>
          <w:color w:val="auto"/>
          <w:sz w:val="24"/>
          <w:szCs w:val="24"/>
        </w:rPr>
      </w:pPr>
      <w:ins w:id="3534" w:author="Sangmajadi" w:date="2021-05-24T15:54:00Z">
        <w:r w:rsidRPr="00227D18">
          <w:rPr>
            <w:rFonts w:ascii="Times New Roman" w:eastAsia="Times New Roman" w:hAnsi="Times New Roman" w:cs="Times New Roman"/>
            <w:color w:val="auto"/>
            <w:sz w:val="24"/>
            <w:szCs w:val="24"/>
            <w:rPrChange w:id="3535" w:author="Sangmajadi" w:date="2021-05-24T15:54:00Z">
              <w:rPr>
                <w:rFonts w:eastAsia="Times New Roman"/>
              </w:rPr>
            </w:rPrChange>
          </w:rPr>
          <w:t xml:space="preserve">5.8 </w:t>
        </w:r>
        <w:proofErr w:type="spellStart"/>
        <w:r w:rsidRPr="00227D18">
          <w:rPr>
            <w:rFonts w:ascii="Times New Roman" w:eastAsia="Times New Roman" w:hAnsi="Times New Roman" w:cs="Times New Roman"/>
            <w:color w:val="auto"/>
            <w:sz w:val="24"/>
            <w:szCs w:val="24"/>
            <w:rPrChange w:id="3536" w:author="Sangmajadi" w:date="2021-05-24T15:54:00Z">
              <w:rPr>
                <w:rFonts w:eastAsia="Times New Roman"/>
              </w:rPr>
            </w:rPrChange>
          </w:rPr>
          <w:t>Impmenetasi</w:t>
        </w:r>
        <w:proofErr w:type="spellEnd"/>
        <w:r w:rsidRPr="00227D18">
          <w:rPr>
            <w:rFonts w:ascii="Times New Roman" w:eastAsia="Times New Roman" w:hAnsi="Times New Roman" w:cs="Times New Roman"/>
            <w:color w:val="auto"/>
            <w:sz w:val="24"/>
            <w:szCs w:val="24"/>
            <w:rPrChange w:id="3537" w:author="Sangmajadi" w:date="2021-05-24T15:54:00Z">
              <w:rPr>
                <w:rFonts w:eastAsia="Times New Roman"/>
              </w:rPr>
            </w:rPrChange>
          </w:rPr>
          <w:t xml:space="preserve"> </w:t>
        </w:r>
        <w:proofErr w:type="spellStart"/>
        <w:r w:rsidRPr="00227D18">
          <w:rPr>
            <w:rFonts w:ascii="Times New Roman" w:eastAsia="Times New Roman" w:hAnsi="Times New Roman" w:cs="Times New Roman"/>
            <w:color w:val="auto"/>
            <w:sz w:val="24"/>
            <w:szCs w:val="24"/>
            <w:rPrChange w:id="3538" w:author="Sangmajadi" w:date="2021-05-24T15:54:00Z">
              <w:rPr>
                <w:rFonts w:eastAsia="Times New Roman"/>
              </w:rPr>
            </w:rPrChange>
          </w:rPr>
          <w:t>Visualisasi</w:t>
        </w:r>
        <w:proofErr w:type="spellEnd"/>
        <w:r w:rsidRPr="00227D18">
          <w:rPr>
            <w:rFonts w:ascii="Times New Roman" w:eastAsia="Times New Roman" w:hAnsi="Times New Roman" w:cs="Times New Roman"/>
            <w:color w:val="auto"/>
            <w:sz w:val="24"/>
            <w:szCs w:val="24"/>
            <w:rPrChange w:id="3539" w:author="Sangmajadi" w:date="2021-05-24T15:54:00Z">
              <w:rPr>
                <w:rFonts w:eastAsia="Times New Roman"/>
              </w:rPr>
            </w:rPrChange>
          </w:rPr>
          <w:t xml:space="preserve"> </w:t>
        </w:r>
      </w:ins>
    </w:p>
    <w:p w14:paraId="3548754F" w14:textId="671E6868" w:rsidR="00D922F4" w:rsidRDefault="00227D18" w:rsidP="00227D18">
      <w:pPr>
        <w:jc w:val="both"/>
        <w:rPr>
          <w:ins w:id="3540" w:author="Sangmajadi" w:date="2021-05-24T15:58:00Z"/>
          <w:rFonts w:ascii="Times New Roman" w:hAnsi="Times New Roman" w:cs="Times New Roman"/>
          <w:sz w:val="24"/>
          <w:szCs w:val="24"/>
        </w:rPr>
      </w:pPr>
      <w:ins w:id="3541" w:author="Sangmajadi" w:date="2021-05-24T15:54:00Z">
        <w:r w:rsidRPr="00227D18">
          <w:rPr>
            <w:rFonts w:ascii="Times New Roman" w:hAnsi="Times New Roman" w:cs="Times New Roman"/>
            <w:sz w:val="24"/>
            <w:szCs w:val="24"/>
            <w:rPrChange w:id="3542" w:author="Sangmajadi" w:date="2021-05-24T15:56:00Z">
              <w:rPr/>
            </w:rPrChange>
          </w:rPr>
          <w:t xml:space="preserve">Pada </w:t>
        </w:r>
        <w:proofErr w:type="spellStart"/>
        <w:r w:rsidRPr="00227D18">
          <w:rPr>
            <w:rFonts w:ascii="Times New Roman" w:hAnsi="Times New Roman" w:cs="Times New Roman"/>
            <w:sz w:val="24"/>
            <w:szCs w:val="24"/>
            <w:rPrChange w:id="3543" w:author="Sangmajadi" w:date="2021-05-24T15:56:00Z">
              <w:rPr/>
            </w:rPrChange>
          </w:rPr>
          <w:t>tahap</w:t>
        </w:r>
        <w:proofErr w:type="spellEnd"/>
        <w:r w:rsidRPr="00227D18">
          <w:rPr>
            <w:rFonts w:ascii="Times New Roman" w:hAnsi="Times New Roman" w:cs="Times New Roman"/>
            <w:sz w:val="24"/>
            <w:szCs w:val="24"/>
            <w:rPrChange w:id="3544" w:author="Sangmajadi" w:date="2021-05-24T15:56:00Z">
              <w:rPr/>
            </w:rPrChange>
          </w:rPr>
          <w:t xml:space="preserve"> </w:t>
        </w:r>
        <w:proofErr w:type="spellStart"/>
        <w:r w:rsidRPr="00227D18">
          <w:rPr>
            <w:rFonts w:ascii="Times New Roman" w:hAnsi="Times New Roman" w:cs="Times New Roman"/>
            <w:sz w:val="24"/>
            <w:szCs w:val="24"/>
            <w:rPrChange w:id="3545" w:author="Sangmajadi" w:date="2021-05-24T15:56:00Z">
              <w:rPr/>
            </w:rPrChange>
          </w:rPr>
          <w:t>ini</w:t>
        </w:r>
        <w:proofErr w:type="spellEnd"/>
        <w:r w:rsidRPr="00227D18">
          <w:rPr>
            <w:rFonts w:ascii="Times New Roman" w:hAnsi="Times New Roman" w:cs="Times New Roman"/>
            <w:sz w:val="24"/>
            <w:szCs w:val="24"/>
            <w:rPrChange w:id="3546" w:author="Sangmajadi" w:date="2021-05-24T15:56:00Z">
              <w:rPr/>
            </w:rPrChange>
          </w:rPr>
          <w:t xml:space="preserve">, </w:t>
        </w:r>
        <w:proofErr w:type="spellStart"/>
        <w:r w:rsidRPr="00227D18">
          <w:rPr>
            <w:rFonts w:ascii="Times New Roman" w:hAnsi="Times New Roman" w:cs="Times New Roman"/>
            <w:sz w:val="24"/>
            <w:szCs w:val="24"/>
            <w:rPrChange w:id="3547" w:author="Sangmajadi" w:date="2021-05-24T15:56:00Z">
              <w:rPr/>
            </w:rPrChange>
          </w:rPr>
          <w:t>akan</w:t>
        </w:r>
        <w:proofErr w:type="spellEnd"/>
        <w:r w:rsidRPr="00227D18">
          <w:rPr>
            <w:rFonts w:ascii="Times New Roman" w:hAnsi="Times New Roman" w:cs="Times New Roman"/>
            <w:sz w:val="24"/>
            <w:szCs w:val="24"/>
            <w:rPrChange w:id="3548" w:author="Sangmajadi" w:date="2021-05-24T15:56:00Z">
              <w:rPr/>
            </w:rPrChange>
          </w:rPr>
          <w:t xml:space="preserve"> </w:t>
        </w:r>
        <w:proofErr w:type="spellStart"/>
        <w:r w:rsidRPr="00227D18">
          <w:rPr>
            <w:rFonts w:ascii="Times New Roman" w:hAnsi="Times New Roman" w:cs="Times New Roman"/>
            <w:sz w:val="24"/>
            <w:szCs w:val="24"/>
            <w:rPrChange w:id="3549" w:author="Sangmajadi" w:date="2021-05-24T15:56:00Z">
              <w:rPr/>
            </w:rPrChange>
          </w:rPr>
          <w:t>dilakukan</w:t>
        </w:r>
        <w:proofErr w:type="spellEnd"/>
        <w:r w:rsidRPr="00227D18">
          <w:rPr>
            <w:rFonts w:ascii="Times New Roman" w:hAnsi="Times New Roman" w:cs="Times New Roman"/>
            <w:sz w:val="24"/>
            <w:szCs w:val="24"/>
            <w:rPrChange w:id="3550" w:author="Sangmajadi" w:date="2021-05-24T15:56:00Z">
              <w:rPr/>
            </w:rPrChange>
          </w:rPr>
          <w:t xml:space="preserve"> </w:t>
        </w:r>
        <w:proofErr w:type="spellStart"/>
        <w:r w:rsidRPr="00227D18">
          <w:rPr>
            <w:rFonts w:ascii="Times New Roman" w:hAnsi="Times New Roman" w:cs="Times New Roman"/>
            <w:sz w:val="24"/>
            <w:szCs w:val="24"/>
            <w:rPrChange w:id="3551" w:author="Sangmajadi" w:date="2021-05-24T15:56:00Z">
              <w:rPr/>
            </w:rPrChange>
          </w:rPr>
          <w:t>visualisasi</w:t>
        </w:r>
        <w:proofErr w:type="spellEnd"/>
        <w:r w:rsidRPr="00227D18">
          <w:rPr>
            <w:rFonts w:ascii="Times New Roman" w:hAnsi="Times New Roman" w:cs="Times New Roman"/>
            <w:sz w:val="24"/>
            <w:szCs w:val="24"/>
            <w:rPrChange w:id="3552" w:author="Sangmajadi" w:date="2021-05-24T15:56:00Z">
              <w:rPr/>
            </w:rPrChange>
          </w:rPr>
          <w:t xml:space="preserve"> </w:t>
        </w:r>
      </w:ins>
      <w:ins w:id="3553" w:author="Sangmajadi" w:date="2021-05-24T15:55:00Z">
        <w:r w:rsidRPr="00227D18">
          <w:rPr>
            <w:rFonts w:ascii="Times New Roman" w:hAnsi="Times New Roman" w:cs="Times New Roman"/>
            <w:sz w:val="24"/>
            <w:szCs w:val="24"/>
            <w:rPrChange w:id="3554" w:author="Sangmajadi" w:date="2021-05-24T15:56:00Z">
              <w:rPr/>
            </w:rPrChange>
          </w:rPr>
          <w:t xml:space="preserve">sentiment </w:t>
        </w:r>
        <w:proofErr w:type="spellStart"/>
        <w:r w:rsidRPr="00227D18">
          <w:rPr>
            <w:rFonts w:ascii="Times New Roman" w:hAnsi="Times New Roman" w:cs="Times New Roman"/>
            <w:sz w:val="24"/>
            <w:szCs w:val="24"/>
            <w:rPrChange w:id="3555" w:author="Sangmajadi" w:date="2021-05-24T15:56:00Z">
              <w:rPr/>
            </w:rPrChange>
          </w:rPr>
          <w:t>analisis</w:t>
        </w:r>
        <w:proofErr w:type="spellEnd"/>
        <w:r w:rsidRPr="00227D18">
          <w:rPr>
            <w:rFonts w:ascii="Times New Roman" w:hAnsi="Times New Roman" w:cs="Times New Roman"/>
            <w:sz w:val="24"/>
            <w:szCs w:val="24"/>
            <w:rPrChange w:id="3556" w:author="Sangmajadi" w:date="2021-05-24T15:56:00Z">
              <w:rPr/>
            </w:rPrChange>
          </w:rPr>
          <w:t xml:space="preserve"> </w:t>
        </w:r>
        <w:proofErr w:type="spellStart"/>
        <w:r w:rsidRPr="00227D18">
          <w:rPr>
            <w:rFonts w:ascii="Times New Roman" w:hAnsi="Times New Roman" w:cs="Times New Roman"/>
            <w:sz w:val="24"/>
            <w:szCs w:val="24"/>
            <w:rPrChange w:id="3557" w:author="Sangmajadi" w:date="2021-05-24T15:56:00Z">
              <w:rPr/>
            </w:rPrChange>
          </w:rPr>
          <w:t>untuk</w:t>
        </w:r>
        <w:proofErr w:type="spellEnd"/>
        <w:r w:rsidRPr="00227D18">
          <w:rPr>
            <w:rFonts w:ascii="Times New Roman" w:hAnsi="Times New Roman" w:cs="Times New Roman"/>
            <w:sz w:val="24"/>
            <w:szCs w:val="24"/>
            <w:rPrChange w:id="3558" w:author="Sangmajadi" w:date="2021-05-24T15:56:00Z">
              <w:rPr/>
            </w:rPrChange>
          </w:rPr>
          <w:t xml:space="preserve"> </w:t>
        </w:r>
        <w:proofErr w:type="spellStart"/>
        <w:r w:rsidRPr="00227D18">
          <w:rPr>
            <w:rFonts w:ascii="Times New Roman" w:hAnsi="Times New Roman" w:cs="Times New Roman"/>
            <w:sz w:val="24"/>
            <w:szCs w:val="24"/>
            <w:rPrChange w:id="3559" w:author="Sangmajadi" w:date="2021-05-24T15:56:00Z">
              <w:rPr/>
            </w:rPrChange>
          </w:rPr>
          <w:t>menunjukkan</w:t>
        </w:r>
        <w:proofErr w:type="spellEnd"/>
        <w:r w:rsidRPr="00227D18">
          <w:rPr>
            <w:rFonts w:ascii="Times New Roman" w:hAnsi="Times New Roman" w:cs="Times New Roman"/>
            <w:sz w:val="24"/>
            <w:szCs w:val="24"/>
            <w:rPrChange w:id="3560" w:author="Sangmajadi" w:date="2021-05-24T15:56:00Z">
              <w:rPr/>
            </w:rPrChange>
          </w:rPr>
          <w:t xml:space="preserve"> kata-kata yang paling </w:t>
        </w:r>
        <w:proofErr w:type="spellStart"/>
        <w:r w:rsidRPr="00227D18">
          <w:rPr>
            <w:rFonts w:ascii="Times New Roman" w:hAnsi="Times New Roman" w:cs="Times New Roman"/>
            <w:sz w:val="24"/>
            <w:szCs w:val="24"/>
            <w:rPrChange w:id="3561" w:author="Sangmajadi" w:date="2021-05-24T15:56:00Z">
              <w:rPr/>
            </w:rPrChange>
          </w:rPr>
          <w:t>sering</w:t>
        </w:r>
        <w:proofErr w:type="spellEnd"/>
        <w:r w:rsidRPr="00227D18">
          <w:rPr>
            <w:rFonts w:ascii="Times New Roman" w:hAnsi="Times New Roman" w:cs="Times New Roman"/>
            <w:sz w:val="24"/>
            <w:szCs w:val="24"/>
            <w:rPrChange w:id="3562" w:author="Sangmajadi" w:date="2021-05-24T15:56:00Z">
              <w:rPr/>
            </w:rPrChange>
          </w:rPr>
          <w:t xml:space="preserve"> </w:t>
        </w:r>
        <w:proofErr w:type="spellStart"/>
        <w:r w:rsidRPr="00227D18">
          <w:rPr>
            <w:rFonts w:ascii="Times New Roman" w:hAnsi="Times New Roman" w:cs="Times New Roman"/>
            <w:sz w:val="24"/>
            <w:szCs w:val="24"/>
            <w:rPrChange w:id="3563" w:author="Sangmajadi" w:date="2021-05-24T15:56:00Z">
              <w:rPr/>
            </w:rPrChange>
          </w:rPr>
          <w:t>digunakan</w:t>
        </w:r>
        <w:proofErr w:type="spellEnd"/>
        <w:r w:rsidRPr="00227D18">
          <w:rPr>
            <w:rFonts w:ascii="Times New Roman" w:hAnsi="Times New Roman" w:cs="Times New Roman"/>
            <w:sz w:val="24"/>
            <w:szCs w:val="24"/>
            <w:rPrChange w:id="3564" w:author="Sangmajadi" w:date="2021-05-24T15:56:00Z">
              <w:rPr/>
            </w:rPrChange>
          </w:rPr>
          <w:t xml:space="preserve"> </w:t>
        </w:r>
        <w:proofErr w:type="spellStart"/>
        <w:r w:rsidRPr="00227D18">
          <w:rPr>
            <w:rFonts w:ascii="Times New Roman" w:hAnsi="Times New Roman" w:cs="Times New Roman"/>
            <w:sz w:val="24"/>
            <w:szCs w:val="24"/>
            <w:rPrChange w:id="3565" w:author="Sangmajadi" w:date="2021-05-24T15:56:00Z">
              <w:rPr/>
            </w:rPrChange>
          </w:rPr>
          <w:t>dalam</w:t>
        </w:r>
        <w:proofErr w:type="spellEnd"/>
        <w:r w:rsidRPr="00227D18">
          <w:rPr>
            <w:rFonts w:ascii="Times New Roman" w:hAnsi="Times New Roman" w:cs="Times New Roman"/>
            <w:sz w:val="24"/>
            <w:szCs w:val="24"/>
            <w:rPrChange w:id="3566" w:author="Sangmajadi" w:date="2021-05-24T15:56:00Z">
              <w:rPr/>
            </w:rPrChange>
          </w:rPr>
          <w:t xml:space="preserve"> </w:t>
        </w:r>
        <w:proofErr w:type="spellStart"/>
        <w:r w:rsidRPr="00227D18">
          <w:rPr>
            <w:rFonts w:ascii="Times New Roman" w:hAnsi="Times New Roman" w:cs="Times New Roman"/>
            <w:sz w:val="24"/>
            <w:szCs w:val="24"/>
            <w:rPrChange w:id="3567" w:author="Sangmajadi" w:date="2021-05-24T15:56:00Z">
              <w:rPr/>
            </w:rPrChange>
          </w:rPr>
          <w:t>menyampaikan</w:t>
        </w:r>
        <w:proofErr w:type="spellEnd"/>
        <w:r w:rsidRPr="00227D18">
          <w:rPr>
            <w:rFonts w:ascii="Times New Roman" w:hAnsi="Times New Roman" w:cs="Times New Roman"/>
            <w:sz w:val="24"/>
            <w:szCs w:val="24"/>
            <w:rPrChange w:id="3568" w:author="Sangmajadi" w:date="2021-05-24T15:56:00Z">
              <w:rPr/>
            </w:rPrChange>
          </w:rPr>
          <w:t xml:space="preserve"> </w:t>
        </w:r>
        <w:proofErr w:type="spellStart"/>
        <w:r w:rsidRPr="00227D18">
          <w:rPr>
            <w:rFonts w:ascii="Times New Roman" w:hAnsi="Times New Roman" w:cs="Times New Roman"/>
            <w:sz w:val="24"/>
            <w:szCs w:val="24"/>
            <w:rPrChange w:id="3569" w:author="Sangmajadi" w:date="2021-05-24T15:56:00Z">
              <w:rPr/>
            </w:rPrChange>
          </w:rPr>
          <w:t>pendapatnya</w:t>
        </w:r>
        <w:proofErr w:type="spellEnd"/>
        <w:r w:rsidRPr="00227D18">
          <w:rPr>
            <w:rFonts w:ascii="Times New Roman" w:hAnsi="Times New Roman" w:cs="Times New Roman"/>
            <w:sz w:val="24"/>
            <w:szCs w:val="24"/>
            <w:rPrChange w:id="3570" w:author="Sangmajadi" w:date="2021-05-24T15:56:00Z">
              <w:rPr/>
            </w:rPrChange>
          </w:rPr>
          <w:t xml:space="preserve">. </w:t>
        </w:r>
        <w:proofErr w:type="spellStart"/>
        <w:r w:rsidRPr="00227D18">
          <w:rPr>
            <w:rFonts w:ascii="Times New Roman" w:hAnsi="Times New Roman" w:cs="Times New Roman"/>
            <w:sz w:val="24"/>
            <w:szCs w:val="24"/>
            <w:rPrChange w:id="3571" w:author="Sangmajadi" w:date="2021-05-24T15:56:00Z">
              <w:rPr/>
            </w:rPrChange>
          </w:rPr>
          <w:t>Implementasi</w:t>
        </w:r>
        <w:proofErr w:type="spellEnd"/>
        <w:r w:rsidRPr="00227D18">
          <w:rPr>
            <w:rFonts w:ascii="Times New Roman" w:hAnsi="Times New Roman" w:cs="Times New Roman"/>
            <w:sz w:val="24"/>
            <w:szCs w:val="24"/>
            <w:rPrChange w:id="3572" w:author="Sangmajadi" w:date="2021-05-24T15:56:00Z">
              <w:rPr/>
            </w:rPrChange>
          </w:rPr>
          <w:t xml:space="preserve"> </w:t>
        </w:r>
        <w:proofErr w:type="spellStart"/>
        <w:r w:rsidRPr="00227D18">
          <w:rPr>
            <w:rFonts w:ascii="Times New Roman" w:hAnsi="Times New Roman" w:cs="Times New Roman"/>
            <w:sz w:val="24"/>
            <w:szCs w:val="24"/>
            <w:rPrChange w:id="3573" w:author="Sangmajadi" w:date="2021-05-24T15:56:00Z">
              <w:rPr/>
            </w:rPrChange>
          </w:rPr>
          <w:t>visualisasi</w:t>
        </w:r>
        <w:proofErr w:type="spellEnd"/>
        <w:r w:rsidRPr="00227D18">
          <w:rPr>
            <w:rFonts w:ascii="Times New Roman" w:hAnsi="Times New Roman" w:cs="Times New Roman"/>
            <w:sz w:val="24"/>
            <w:szCs w:val="24"/>
            <w:rPrChange w:id="3574" w:author="Sangmajadi" w:date="2021-05-24T15:56:00Z">
              <w:rPr/>
            </w:rPrChange>
          </w:rPr>
          <w:t xml:space="preserve"> </w:t>
        </w:r>
        <w:proofErr w:type="spellStart"/>
        <w:r w:rsidRPr="00227D18">
          <w:rPr>
            <w:rFonts w:ascii="Times New Roman" w:hAnsi="Times New Roman" w:cs="Times New Roman"/>
            <w:sz w:val="24"/>
            <w:szCs w:val="24"/>
            <w:rPrChange w:id="3575" w:author="Sangmajadi" w:date="2021-05-24T15:56:00Z">
              <w:rPr/>
            </w:rPrChange>
          </w:rPr>
          <w:t>menggunakan</w:t>
        </w:r>
        <w:proofErr w:type="spellEnd"/>
        <w:r w:rsidRPr="00227D18">
          <w:rPr>
            <w:rFonts w:ascii="Times New Roman" w:hAnsi="Times New Roman" w:cs="Times New Roman"/>
            <w:sz w:val="24"/>
            <w:szCs w:val="24"/>
            <w:rPrChange w:id="3576" w:author="Sangmajadi" w:date="2021-05-24T15:56:00Z">
              <w:rPr/>
            </w:rPrChange>
          </w:rPr>
          <w:t xml:space="preserve"> </w:t>
        </w:r>
      </w:ins>
      <w:ins w:id="3577" w:author="Sangmajadi" w:date="2021-05-24T15:56:00Z">
        <w:r w:rsidRPr="00227D18">
          <w:rPr>
            <w:rFonts w:ascii="Times New Roman" w:hAnsi="Times New Roman" w:cs="Times New Roman"/>
            <w:sz w:val="24"/>
            <w:szCs w:val="24"/>
            <w:rPrChange w:id="3578" w:author="Sangmajadi" w:date="2021-05-24T15:56:00Z">
              <w:rPr/>
            </w:rPrChange>
          </w:rPr>
          <w:t xml:space="preserve">library </w:t>
        </w:r>
        <w:proofErr w:type="spellStart"/>
        <w:proofErr w:type="gramStart"/>
        <w:r w:rsidRPr="00227D18">
          <w:rPr>
            <w:rFonts w:ascii="Times New Roman" w:hAnsi="Times New Roman" w:cs="Times New Roman"/>
            <w:i/>
            <w:iCs/>
            <w:sz w:val="24"/>
            <w:szCs w:val="24"/>
            <w:rPrChange w:id="3579" w:author="Sangmajadi" w:date="2021-05-24T15:56:00Z">
              <w:rPr/>
            </w:rPrChange>
          </w:rPr>
          <w:t>WorldCloud</w:t>
        </w:r>
      </w:ins>
      <w:proofErr w:type="spellEnd"/>
      <w:ins w:id="3580" w:author="Sangmajadi" w:date="2021-05-24T15:57:00Z">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Potongan</w:t>
        </w:r>
      </w:ins>
      <w:proofErr w:type="spellEnd"/>
      <w:ins w:id="3581" w:author="Sangmajadi" w:date="2021-05-24T15:58:00Z">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w:t>
        </w:r>
      </w:ins>
      <w:ins w:id="3582" w:author="Sangmajadi" w:date="2021-05-24T16:01:00Z">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Pr="00227D18">
          <w:rPr>
            <w:rFonts w:ascii="Times New Roman" w:hAnsi="Times New Roman" w:cs="Times New Roman"/>
            <w:i/>
            <w:iCs/>
            <w:sz w:val="24"/>
            <w:szCs w:val="24"/>
            <w:rPrChange w:id="3583" w:author="Sangmajadi" w:date="2021-05-24T16:01:00Z">
              <w:rPr>
                <w:rFonts w:ascii="Times New Roman" w:hAnsi="Times New Roman" w:cs="Times New Roman"/>
                <w:sz w:val="24"/>
                <w:szCs w:val="24"/>
              </w:rPr>
            </w:rPrChange>
          </w:rPr>
          <w:t>import</w:t>
        </w:r>
        <w:r>
          <w:rPr>
            <w:rFonts w:ascii="Times New Roman" w:hAnsi="Times New Roman" w:cs="Times New Roman"/>
            <w:sz w:val="24"/>
            <w:szCs w:val="24"/>
          </w:rPr>
          <w:t xml:space="preserve"> dan </w:t>
        </w:r>
        <w:r w:rsidRPr="00227D18">
          <w:rPr>
            <w:rFonts w:ascii="Times New Roman" w:hAnsi="Times New Roman" w:cs="Times New Roman"/>
            <w:i/>
            <w:iCs/>
            <w:sz w:val="24"/>
            <w:szCs w:val="24"/>
            <w:rPrChange w:id="3584" w:author="Sangmajadi" w:date="2021-05-24T16:01:00Z">
              <w:rPr>
                <w:rFonts w:ascii="Times New Roman" w:hAnsi="Times New Roman" w:cs="Times New Roman"/>
                <w:sz w:val="24"/>
                <w:szCs w:val="24"/>
              </w:rPr>
            </w:rPrChange>
          </w:rPr>
          <w:t>setting</w:t>
        </w:r>
      </w:ins>
      <w:ins w:id="3585" w:author="Sangmajadi" w:date="2021-05-24T15:58:00Z">
        <w:r w:rsidRPr="00227D18">
          <w:rPr>
            <w:rFonts w:ascii="Times New Roman" w:hAnsi="Times New Roman" w:cs="Times New Roman"/>
            <w:i/>
            <w:iCs/>
            <w:sz w:val="24"/>
            <w:szCs w:val="24"/>
            <w:rPrChange w:id="3586" w:author="Sangmajadi" w:date="2021-05-24T16:01:00Z">
              <w:rPr>
                <w:rFonts w:ascii="Times New Roman" w:hAnsi="Times New Roman" w:cs="Times New Roman"/>
                <w:sz w:val="24"/>
                <w:szCs w:val="24"/>
              </w:rPr>
            </w:rPrChange>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w:t>
        </w:r>
      </w:ins>
      <w:ins w:id="3587" w:author="Sangmajadi" w:date="2021-05-24T16:02:00Z">
        <w:r w:rsidR="00D922F4">
          <w:rPr>
            <w:rFonts w:ascii="Times New Roman" w:hAnsi="Times New Roman" w:cs="Times New Roman"/>
            <w:sz w:val="24"/>
            <w:szCs w:val="24"/>
          </w:rPr>
          <w:t>t</w:t>
        </w:r>
        <w:proofErr w:type="spellEnd"/>
        <w:r w:rsidR="00D922F4">
          <w:rPr>
            <w:rFonts w:ascii="Times New Roman" w:hAnsi="Times New Roman" w:cs="Times New Roman"/>
            <w:sz w:val="24"/>
            <w:szCs w:val="24"/>
          </w:rPr>
          <w:t>.</w:t>
        </w:r>
      </w:ins>
    </w:p>
    <w:tbl>
      <w:tblPr>
        <w:tblStyle w:val="TableGrid"/>
        <w:tblW w:w="0" w:type="auto"/>
        <w:tblInd w:w="250" w:type="dxa"/>
        <w:tblLook w:val="04A0" w:firstRow="1" w:lastRow="0" w:firstColumn="1" w:lastColumn="0" w:noHBand="0" w:noVBand="1"/>
        <w:tblPrChange w:id="3588" w:author="Sangmajadi" w:date="2021-05-24T15:59:00Z">
          <w:tblPr>
            <w:tblStyle w:val="TableGrid"/>
            <w:tblW w:w="0" w:type="auto"/>
            <w:tblLook w:val="04A0" w:firstRow="1" w:lastRow="0" w:firstColumn="1" w:lastColumn="0" w:noHBand="0" w:noVBand="1"/>
          </w:tblPr>
        </w:tblPrChange>
      </w:tblPr>
      <w:tblGrid>
        <w:gridCol w:w="9326"/>
        <w:tblGridChange w:id="3589">
          <w:tblGrid>
            <w:gridCol w:w="9576"/>
          </w:tblGrid>
        </w:tblGridChange>
      </w:tblGrid>
      <w:tr w:rsidR="00227D18" w14:paraId="5BA01384" w14:textId="77777777" w:rsidTr="00227D18">
        <w:trPr>
          <w:ins w:id="3590" w:author="Sangmajadi" w:date="2021-05-24T15:59:00Z"/>
        </w:trPr>
        <w:tc>
          <w:tcPr>
            <w:tcW w:w="9326" w:type="dxa"/>
            <w:tcPrChange w:id="3591" w:author="Sangmajadi" w:date="2021-05-24T15:59:00Z">
              <w:tcPr>
                <w:tcW w:w="9576" w:type="dxa"/>
              </w:tcPr>
            </w:tcPrChange>
          </w:tcPr>
          <w:p w14:paraId="358F5BFA" w14:textId="77777777" w:rsidR="00227D18" w:rsidRPr="00227D18" w:rsidRDefault="00227D18" w:rsidP="00227D18">
            <w:pPr>
              <w:spacing w:line="360" w:lineRule="auto"/>
              <w:jc w:val="both"/>
              <w:rPr>
                <w:ins w:id="3592" w:author="Sangmajadi" w:date="2021-05-24T15:59:00Z"/>
                <w:rFonts w:ascii="Courier New" w:hAnsi="Courier New" w:cs="Courier New"/>
                <w:rPrChange w:id="3593" w:author="Sangmajadi" w:date="2021-05-24T15:59:00Z">
                  <w:rPr>
                    <w:ins w:id="3594" w:author="Sangmajadi" w:date="2021-05-24T15:59:00Z"/>
                    <w:rFonts w:ascii="Times New Roman" w:hAnsi="Times New Roman" w:cs="Times New Roman"/>
                    <w:sz w:val="24"/>
                    <w:szCs w:val="24"/>
                  </w:rPr>
                </w:rPrChange>
              </w:rPr>
              <w:pPrChange w:id="3595" w:author="Sangmajadi" w:date="2021-05-24T15:59:00Z">
                <w:pPr>
                  <w:spacing w:line="360" w:lineRule="auto"/>
                  <w:jc w:val="both"/>
                </w:pPr>
              </w:pPrChange>
            </w:pPr>
            <w:ins w:id="3596" w:author="Sangmajadi" w:date="2021-05-24T15:59:00Z">
              <w:r w:rsidRPr="00227D18">
                <w:rPr>
                  <w:rFonts w:ascii="Courier New" w:hAnsi="Courier New" w:cs="Courier New"/>
                  <w:rPrChange w:id="3597" w:author="Sangmajadi" w:date="2021-05-24T15:59:00Z">
                    <w:rPr>
                      <w:rFonts w:ascii="Times New Roman" w:hAnsi="Times New Roman" w:cs="Times New Roman"/>
                      <w:sz w:val="24"/>
                      <w:szCs w:val="24"/>
                    </w:rPr>
                  </w:rPrChange>
                </w:rPr>
                <w:t xml:space="preserve">from </w:t>
              </w:r>
              <w:proofErr w:type="spellStart"/>
              <w:r w:rsidRPr="00227D18">
                <w:rPr>
                  <w:rFonts w:ascii="Courier New" w:hAnsi="Courier New" w:cs="Courier New"/>
                  <w:rPrChange w:id="3598" w:author="Sangmajadi" w:date="2021-05-24T15:59:00Z">
                    <w:rPr>
                      <w:rFonts w:ascii="Times New Roman" w:hAnsi="Times New Roman" w:cs="Times New Roman"/>
                      <w:sz w:val="24"/>
                      <w:szCs w:val="24"/>
                    </w:rPr>
                  </w:rPrChange>
                </w:rPr>
                <w:t>wordcloud</w:t>
              </w:r>
              <w:proofErr w:type="spellEnd"/>
              <w:r w:rsidRPr="00227D18">
                <w:rPr>
                  <w:rFonts w:ascii="Courier New" w:hAnsi="Courier New" w:cs="Courier New"/>
                  <w:rPrChange w:id="3599" w:author="Sangmajadi" w:date="2021-05-24T15:59:00Z">
                    <w:rPr>
                      <w:rFonts w:ascii="Times New Roman" w:hAnsi="Times New Roman" w:cs="Times New Roman"/>
                      <w:sz w:val="24"/>
                      <w:szCs w:val="24"/>
                    </w:rPr>
                  </w:rPrChange>
                </w:rPr>
                <w:t xml:space="preserve"> import </w:t>
              </w:r>
              <w:proofErr w:type="spellStart"/>
              <w:r w:rsidRPr="00227D18">
                <w:rPr>
                  <w:rFonts w:ascii="Courier New" w:hAnsi="Courier New" w:cs="Courier New"/>
                  <w:rPrChange w:id="3600" w:author="Sangmajadi" w:date="2021-05-24T15:59:00Z">
                    <w:rPr>
                      <w:rFonts w:ascii="Times New Roman" w:hAnsi="Times New Roman" w:cs="Times New Roman"/>
                      <w:sz w:val="24"/>
                      <w:szCs w:val="24"/>
                    </w:rPr>
                  </w:rPrChange>
                </w:rPr>
                <w:t>WordCloud</w:t>
              </w:r>
              <w:proofErr w:type="spellEnd"/>
            </w:ins>
          </w:p>
          <w:p w14:paraId="57C85026" w14:textId="77777777" w:rsidR="00227D18" w:rsidRPr="00227D18" w:rsidRDefault="00227D18" w:rsidP="00227D18">
            <w:pPr>
              <w:spacing w:line="360" w:lineRule="auto"/>
              <w:jc w:val="both"/>
              <w:rPr>
                <w:ins w:id="3601" w:author="Sangmajadi" w:date="2021-05-24T15:59:00Z"/>
                <w:rFonts w:ascii="Courier New" w:hAnsi="Courier New" w:cs="Courier New"/>
                <w:rPrChange w:id="3602" w:author="Sangmajadi" w:date="2021-05-24T15:59:00Z">
                  <w:rPr>
                    <w:ins w:id="3603" w:author="Sangmajadi" w:date="2021-05-24T15:59:00Z"/>
                    <w:rFonts w:ascii="Times New Roman" w:hAnsi="Times New Roman" w:cs="Times New Roman"/>
                    <w:sz w:val="24"/>
                    <w:szCs w:val="24"/>
                  </w:rPr>
                </w:rPrChange>
              </w:rPr>
              <w:pPrChange w:id="3604" w:author="Sangmajadi" w:date="2021-05-24T15:59:00Z">
                <w:pPr>
                  <w:spacing w:line="360" w:lineRule="auto"/>
                  <w:jc w:val="both"/>
                </w:pPr>
              </w:pPrChange>
            </w:pPr>
            <w:ins w:id="3605" w:author="Sangmajadi" w:date="2021-05-24T15:59:00Z">
              <w:r w:rsidRPr="00227D18">
                <w:rPr>
                  <w:rFonts w:ascii="Courier New" w:hAnsi="Courier New" w:cs="Courier New"/>
                  <w:rPrChange w:id="3606" w:author="Sangmajadi" w:date="2021-05-24T15:59:00Z">
                    <w:rPr>
                      <w:rFonts w:ascii="Times New Roman" w:hAnsi="Times New Roman" w:cs="Times New Roman"/>
                      <w:sz w:val="24"/>
                      <w:szCs w:val="24"/>
                    </w:rPr>
                  </w:rPrChange>
                </w:rPr>
                <w:t xml:space="preserve">def </w:t>
              </w:r>
              <w:proofErr w:type="spellStart"/>
              <w:r w:rsidRPr="00227D18">
                <w:rPr>
                  <w:rFonts w:ascii="Courier New" w:hAnsi="Courier New" w:cs="Courier New"/>
                  <w:rPrChange w:id="3607" w:author="Sangmajadi" w:date="2021-05-24T15:59:00Z">
                    <w:rPr>
                      <w:rFonts w:ascii="Times New Roman" w:hAnsi="Times New Roman" w:cs="Times New Roman"/>
                      <w:sz w:val="24"/>
                      <w:szCs w:val="24"/>
                    </w:rPr>
                  </w:rPrChange>
                </w:rPr>
                <w:t>plot_wordCloud</w:t>
              </w:r>
              <w:proofErr w:type="spellEnd"/>
              <w:r w:rsidRPr="00227D18">
                <w:rPr>
                  <w:rFonts w:ascii="Courier New" w:hAnsi="Courier New" w:cs="Courier New"/>
                  <w:rPrChange w:id="3608" w:author="Sangmajadi" w:date="2021-05-24T15:59:00Z">
                    <w:rPr>
                      <w:rFonts w:ascii="Times New Roman" w:hAnsi="Times New Roman" w:cs="Times New Roman"/>
                      <w:sz w:val="24"/>
                      <w:szCs w:val="24"/>
                    </w:rPr>
                  </w:rPrChange>
                </w:rPr>
                <w:t>(words):</w:t>
              </w:r>
            </w:ins>
          </w:p>
          <w:p w14:paraId="3AB7A2D6" w14:textId="77777777" w:rsidR="00227D18" w:rsidRPr="00227D18" w:rsidRDefault="00227D18" w:rsidP="00227D18">
            <w:pPr>
              <w:spacing w:line="360" w:lineRule="auto"/>
              <w:jc w:val="both"/>
              <w:rPr>
                <w:ins w:id="3609" w:author="Sangmajadi" w:date="2021-05-24T15:59:00Z"/>
                <w:rFonts w:ascii="Courier New" w:hAnsi="Courier New" w:cs="Courier New"/>
                <w:rPrChange w:id="3610" w:author="Sangmajadi" w:date="2021-05-24T15:59:00Z">
                  <w:rPr>
                    <w:ins w:id="3611" w:author="Sangmajadi" w:date="2021-05-24T15:59:00Z"/>
                    <w:rFonts w:ascii="Times New Roman" w:hAnsi="Times New Roman" w:cs="Times New Roman"/>
                    <w:sz w:val="24"/>
                    <w:szCs w:val="24"/>
                  </w:rPr>
                </w:rPrChange>
              </w:rPr>
              <w:pPrChange w:id="3612" w:author="Sangmajadi" w:date="2021-05-24T15:59:00Z">
                <w:pPr>
                  <w:spacing w:line="360" w:lineRule="auto"/>
                  <w:jc w:val="both"/>
                </w:pPr>
              </w:pPrChange>
            </w:pPr>
            <w:ins w:id="3613" w:author="Sangmajadi" w:date="2021-05-24T15:59:00Z">
              <w:r w:rsidRPr="00227D18">
                <w:rPr>
                  <w:rFonts w:ascii="Courier New" w:hAnsi="Courier New" w:cs="Courier New"/>
                  <w:rPrChange w:id="3614" w:author="Sangmajadi" w:date="2021-05-24T15:59:00Z">
                    <w:rPr>
                      <w:rFonts w:ascii="Times New Roman" w:hAnsi="Times New Roman" w:cs="Times New Roman"/>
                      <w:sz w:val="24"/>
                      <w:szCs w:val="24"/>
                    </w:rPr>
                  </w:rPrChange>
                </w:rPr>
                <w:t xml:space="preserve">    </w:t>
              </w:r>
              <w:proofErr w:type="spellStart"/>
              <w:r w:rsidRPr="00227D18">
                <w:rPr>
                  <w:rFonts w:ascii="Courier New" w:hAnsi="Courier New" w:cs="Courier New"/>
                  <w:rPrChange w:id="3615" w:author="Sangmajadi" w:date="2021-05-24T15:59:00Z">
                    <w:rPr>
                      <w:rFonts w:ascii="Times New Roman" w:hAnsi="Times New Roman" w:cs="Times New Roman"/>
                      <w:sz w:val="24"/>
                      <w:szCs w:val="24"/>
                    </w:rPr>
                  </w:rPrChange>
                </w:rPr>
                <w:t>wordCloud</w:t>
              </w:r>
              <w:proofErr w:type="spellEnd"/>
              <w:r w:rsidRPr="00227D18">
                <w:rPr>
                  <w:rFonts w:ascii="Courier New" w:hAnsi="Courier New" w:cs="Courier New"/>
                  <w:rPrChange w:id="3616" w:author="Sangmajadi" w:date="2021-05-24T15:59:00Z">
                    <w:rPr>
                      <w:rFonts w:ascii="Times New Roman" w:hAnsi="Times New Roman" w:cs="Times New Roman"/>
                      <w:sz w:val="24"/>
                      <w:szCs w:val="24"/>
                    </w:rPr>
                  </w:rPrChange>
                </w:rPr>
                <w:t xml:space="preserve"> = </w:t>
              </w:r>
              <w:proofErr w:type="spellStart"/>
              <w:proofErr w:type="gramStart"/>
              <w:r w:rsidRPr="00227D18">
                <w:rPr>
                  <w:rFonts w:ascii="Courier New" w:hAnsi="Courier New" w:cs="Courier New"/>
                  <w:rPrChange w:id="3617" w:author="Sangmajadi" w:date="2021-05-24T15:59:00Z">
                    <w:rPr>
                      <w:rFonts w:ascii="Times New Roman" w:hAnsi="Times New Roman" w:cs="Times New Roman"/>
                      <w:sz w:val="24"/>
                      <w:szCs w:val="24"/>
                    </w:rPr>
                  </w:rPrChange>
                </w:rPr>
                <w:t>WordCloud</w:t>
              </w:r>
              <w:proofErr w:type="spellEnd"/>
              <w:r w:rsidRPr="00227D18">
                <w:rPr>
                  <w:rFonts w:ascii="Courier New" w:hAnsi="Courier New" w:cs="Courier New"/>
                  <w:rPrChange w:id="3618" w:author="Sangmajadi" w:date="2021-05-24T15:59:00Z">
                    <w:rPr>
                      <w:rFonts w:ascii="Times New Roman" w:hAnsi="Times New Roman" w:cs="Times New Roman"/>
                      <w:sz w:val="24"/>
                      <w:szCs w:val="24"/>
                    </w:rPr>
                  </w:rPrChange>
                </w:rPr>
                <w:t>(</w:t>
              </w:r>
              <w:proofErr w:type="gramEnd"/>
              <w:r w:rsidRPr="00227D18">
                <w:rPr>
                  <w:rFonts w:ascii="Courier New" w:hAnsi="Courier New" w:cs="Courier New"/>
                  <w:rPrChange w:id="3619" w:author="Sangmajadi" w:date="2021-05-24T15:59:00Z">
                    <w:rPr>
                      <w:rFonts w:ascii="Times New Roman" w:hAnsi="Times New Roman" w:cs="Times New Roman"/>
                      <w:sz w:val="24"/>
                      <w:szCs w:val="24"/>
                    </w:rPr>
                  </w:rPrChange>
                </w:rPr>
                <w:t xml:space="preserve">width=800, height=500, </w:t>
              </w:r>
              <w:proofErr w:type="spellStart"/>
              <w:r w:rsidRPr="00227D18">
                <w:rPr>
                  <w:rFonts w:ascii="Courier New" w:hAnsi="Courier New" w:cs="Courier New"/>
                  <w:rPrChange w:id="3620" w:author="Sangmajadi" w:date="2021-05-24T15:59:00Z">
                    <w:rPr>
                      <w:rFonts w:ascii="Times New Roman" w:hAnsi="Times New Roman" w:cs="Times New Roman"/>
                      <w:sz w:val="24"/>
                      <w:szCs w:val="24"/>
                    </w:rPr>
                  </w:rPrChange>
                </w:rPr>
                <w:t>background_color</w:t>
              </w:r>
              <w:proofErr w:type="spellEnd"/>
              <w:r w:rsidRPr="00227D18">
                <w:rPr>
                  <w:rFonts w:ascii="Courier New" w:hAnsi="Courier New" w:cs="Courier New"/>
                  <w:rPrChange w:id="3621" w:author="Sangmajadi" w:date="2021-05-24T15:59:00Z">
                    <w:rPr>
                      <w:rFonts w:ascii="Times New Roman" w:hAnsi="Times New Roman" w:cs="Times New Roman"/>
                      <w:sz w:val="24"/>
                      <w:szCs w:val="24"/>
                    </w:rPr>
                  </w:rPrChange>
                </w:rPr>
                <w:t xml:space="preserve">='white', </w:t>
              </w:r>
              <w:proofErr w:type="spellStart"/>
              <w:r w:rsidRPr="00227D18">
                <w:rPr>
                  <w:rFonts w:ascii="Courier New" w:hAnsi="Courier New" w:cs="Courier New"/>
                  <w:rPrChange w:id="3622" w:author="Sangmajadi" w:date="2021-05-24T15:59:00Z">
                    <w:rPr>
                      <w:rFonts w:ascii="Times New Roman" w:hAnsi="Times New Roman" w:cs="Times New Roman"/>
                      <w:sz w:val="24"/>
                      <w:szCs w:val="24"/>
                    </w:rPr>
                  </w:rPrChange>
                </w:rPr>
                <w:t>random_state</w:t>
              </w:r>
              <w:proofErr w:type="spellEnd"/>
              <w:r w:rsidRPr="00227D18">
                <w:rPr>
                  <w:rFonts w:ascii="Courier New" w:hAnsi="Courier New" w:cs="Courier New"/>
                  <w:rPrChange w:id="3623" w:author="Sangmajadi" w:date="2021-05-24T15:59:00Z">
                    <w:rPr>
                      <w:rFonts w:ascii="Times New Roman" w:hAnsi="Times New Roman" w:cs="Times New Roman"/>
                      <w:sz w:val="24"/>
                      <w:szCs w:val="24"/>
                    </w:rPr>
                  </w:rPrChange>
                </w:rPr>
                <w:t xml:space="preserve">=21, </w:t>
              </w:r>
              <w:proofErr w:type="spellStart"/>
              <w:r w:rsidRPr="00227D18">
                <w:rPr>
                  <w:rFonts w:ascii="Courier New" w:hAnsi="Courier New" w:cs="Courier New"/>
                  <w:rPrChange w:id="3624" w:author="Sangmajadi" w:date="2021-05-24T15:59:00Z">
                    <w:rPr>
                      <w:rFonts w:ascii="Times New Roman" w:hAnsi="Times New Roman" w:cs="Times New Roman"/>
                      <w:sz w:val="24"/>
                      <w:szCs w:val="24"/>
                    </w:rPr>
                  </w:rPrChange>
                </w:rPr>
                <w:t>max_font_size</w:t>
              </w:r>
              <w:proofErr w:type="spellEnd"/>
              <w:r w:rsidRPr="00227D18">
                <w:rPr>
                  <w:rFonts w:ascii="Courier New" w:hAnsi="Courier New" w:cs="Courier New"/>
                  <w:rPrChange w:id="3625" w:author="Sangmajadi" w:date="2021-05-24T15:59:00Z">
                    <w:rPr>
                      <w:rFonts w:ascii="Times New Roman" w:hAnsi="Times New Roman" w:cs="Times New Roman"/>
                      <w:sz w:val="24"/>
                      <w:szCs w:val="24"/>
                    </w:rPr>
                  </w:rPrChange>
                </w:rPr>
                <w:t>=120).generate(words)</w:t>
              </w:r>
            </w:ins>
          </w:p>
          <w:p w14:paraId="31EECE33" w14:textId="77777777" w:rsidR="00227D18" w:rsidRPr="00227D18" w:rsidRDefault="00227D18" w:rsidP="00227D18">
            <w:pPr>
              <w:spacing w:line="360" w:lineRule="auto"/>
              <w:jc w:val="both"/>
              <w:rPr>
                <w:ins w:id="3626" w:author="Sangmajadi" w:date="2021-05-24T15:59:00Z"/>
                <w:rFonts w:ascii="Courier New" w:hAnsi="Courier New" w:cs="Courier New"/>
                <w:rPrChange w:id="3627" w:author="Sangmajadi" w:date="2021-05-24T15:59:00Z">
                  <w:rPr>
                    <w:ins w:id="3628" w:author="Sangmajadi" w:date="2021-05-24T15:59:00Z"/>
                    <w:rFonts w:ascii="Times New Roman" w:hAnsi="Times New Roman" w:cs="Times New Roman"/>
                    <w:sz w:val="24"/>
                    <w:szCs w:val="24"/>
                  </w:rPr>
                </w:rPrChange>
              </w:rPr>
              <w:pPrChange w:id="3629" w:author="Sangmajadi" w:date="2021-05-24T15:59:00Z">
                <w:pPr>
                  <w:spacing w:line="360" w:lineRule="auto"/>
                  <w:jc w:val="both"/>
                </w:pPr>
              </w:pPrChange>
            </w:pPr>
            <w:ins w:id="3630" w:author="Sangmajadi" w:date="2021-05-24T15:59:00Z">
              <w:r w:rsidRPr="00227D18">
                <w:rPr>
                  <w:rFonts w:ascii="Courier New" w:hAnsi="Courier New" w:cs="Courier New"/>
                  <w:rPrChange w:id="3631" w:author="Sangmajadi" w:date="2021-05-24T15:59:00Z">
                    <w:rPr>
                      <w:rFonts w:ascii="Times New Roman" w:hAnsi="Times New Roman" w:cs="Times New Roman"/>
                      <w:sz w:val="24"/>
                      <w:szCs w:val="24"/>
                    </w:rPr>
                  </w:rPrChange>
                </w:rPr>
                <w:t xml:space="preserve">    </w:t>
              </w:r>
            </w:ins>
          </w:p>
          <w:p w14:paraId="316947EE" w14:textId="77777777" w:rsidR="00227D18" w:rsidRPr="00227D18" w:rsidRDefault="00227D18" w:rsidP="00227D18">
            <w:pPr>
              <w:spacing w:line="360" w:lineRule="auto"/>
              <w:jc w:val="both"/>
              <w:rPr>
                <w:ins w:id="3632" w:author="Sangmajadi" w:date="2021-05-24T15:59:00Z"/>
                <w:rFonts w:ascii="Courier New" w:hAnsi="Courier New" w:cs="Courier New"/>
                <w:rPrChange w:id="3633" w:author="Sangmajadi" w:date="2021-05-24T15:59:00Z">
                  <w:rPr>
                    <w:ins w:id="3634" w:author="Sangmajadi" w:date="2021-05-24T15:59:00Z"/>
                    <w:rFonts w:ascii="Times New Roman" w:hAnsi="Times New Roman" w:cs="Times New Roman"/>
                    <w:sz w:val="24"/>
                    <w:szCs w:val="24"/>
                  </w:rPr>
                </w:rPrChange>
              </w:rPr>
              <w:pPrChange w:id="3635" w:author="Sangmajadi" w:date="2021-05-24T15:59:00Z">
                <w:pPr>
                  <w:spacing w:line="360" w:lineRule="auto"/>
                  <w:jc w:val="both"/>
                </w:pPr>
              </w:pPrChange>
            </w:pPr>
            <w:ins w:id="3636" w:author="Sangmajadi" w:date="2021-05-24T15:59:00Z">
              <w:r w:rsidRPr="00227D18">
                <w:rPr>
                  <w:rFonts w:ascii="Courier New" w:hAnsi="Courier New" w:cs="Courier New"/>
                  <w:rPrChange w:id="3637" w:author="Sangmajadi" w:date="2021-05-24T15:59:00Z">
                    <w:rPr>
                      <w:rFonts w:ascii="Times New Roman" w:hAnsi="Times New Roman" w:cs="Times New Roman"/>
                      <w:sz w:val="24"/>
                      <w:szCs w:val="24"/>
                    </w:rPr>
                  </w:rPrChange>
                </w:rPr>
                <w:t xml:space="preserve">    </w:t>
              </w:r>
              <w:proofErr w:type="spellStart"/>
              <w:proofErr w:type="gramStart"/>
              <w:r w:rsidRPr="00227D18">
                <w:rPr>
                  <w:rFonts w:ascii="Courier New" w:hAnsi="Courier New" w:cs="Courier New"/>
                  <w:rPrChange w:id="3638" w:author="Sangmajadi" w:date="2021-05-24T15:59:00Z">
                    <w:rPr>
                      <w:rFonts w:ascii="Times New Roman" w:hAnsi="Times New Roman" w:cs="Times New Roman"/>
                      <w:sz w:val="24"/>
                      <w:szCs w:val="24"/>
                    </w:rPr>
                  </w:rPrChange>
                </w:rPr>
                <w:t>plt.figure</w:t>
              </w:r>
              <w:proofErr w:type="spellEnd"/>
              <w:proofErr w:type="gramEnd"/>
              <w:r w:rsidRPr="00227D18">
                <w:rPr>
                  <w:rFonts w:ascii="Courier New" w:hAnsi="Courier New" w:cs="Courier New"/>
                  <w:rPrChange w:id="3639" w:author="Sangmajadi" w:date="2021-05-24T15:59:00Z">
                    <w:rPr>
                      <w:rFonts w:ascii="Times New Roman" w:hAnsi="Times New Roman" w:cs="Times New Roman"/>
                      <w:sz w:val="24"/>
                      <w:szCs w:val="24"/>
                    </w:rPr>
                  </w:rPrChange>
                </w:rPr>
                <w:t>(</w:t>
              </w:r>
              <w:proofErr w:type="spellStart"/>
              <w:r w:rsidRPr="00227D18">
                <w:rPr>
                  <w:rFonts w:ascii="Courier New" w:hAnsi="Courier New" w:cs="Courier New"/>
                  <w:rPrChange w:id="3640" w:author="Sangmajadi" w:date="2021-05-24T15:59:00Z">
                    <w:rPr>
                      <w:rFonts w:ascii="Times New Roman" w:hAnsi="Times New Roman" w:cs="Times New Roman"/>
                      <w:sz w:val="24"/>
                      <w:szCs w:val="24"/>
                    </w:rPr>
                  </w:rPrChange>
                </w:rPr>
                <w:t>figsize</w:t>
              </w:r>
              <w:proofErr w:type="spellEnd"/>
              <w:r w:rsidRPr="00227D18">
                <w:rPr>
                  <w:rFonts w:ascii="Courier New" w:hAnsi="Courier New" w:cs="Courier New"/>
                  <w:rPrChange w:id="3641" w:author="Sangmajadi" w:date="2021-05-24T15:59:00Z">
                    <w:rPr>
                      <w:rFonts w:ascii="Times New Roman" w:hAnsi="Times New Roman" w:cs="Times New Roman"/>
                      <w:sz w:val="24"/>
                      <w:szCs w:val="24"/>
                    </w:rPr>
                  </w:rPrChange>
                </w:rPr>
                <w:t>=(10, 7))</w:t>
              </w:r>
            </w:ins>
          </w:p>
          <w:p w14:paraId="2EF9414A" w14:textId="77777777" w:rsidR="00227D18" w:rsidRPr="00227D18" w:rsidRDefault="00227D18" w:rsidP="00227D18">
            <w:pPr>
              <w:spacing w:line="360" w:lineRule="auto"/>
              <w:jc w:val="both"/>
              <w:rPr>
                <w:ins w:id="3642" w:author="Sangmajadi" w:date="2021-05-24T15:59:00Z"/>
                <w:rFonts w:ascii="Courier New" w:hAnsi="Courier New" w:cs="Courier New"/>
                <w:rPrChange w:id="3643" w:author="Sangmajadi" w:date="2021-05-24T15:59:00Z">
                  <w:rPr>
                    <w:ins w:id="3644" w:author="Sangmajadi" w:date="2021-05-24T15:59:00Z"/>
                    <w:rFonts w:ascii="Times New Roman" w:hAnsi="Times New Roman" w:cs="Times New Roman"/>
                    <w:sz w:val="24"/>
                    <w:szCs w:val="24"/>
                  </w:rPr>
                </w:rPrChange>
              </w:rPr>
              <w:pPrChange w:id="3645" w:author="Sangmajadi" w:date="2021-05-24T15:59:00Z">
                <w:pPr>
                  <w:spacing w:line="360" w:lineRule="auto"/>
                  <w:jc w:val="both"/>
                </w:pPr>
              </w:pPrChange>
            </w:pPr>
            <w:ins w:id="3646" w:author="Sangmajadi" w:date="2021-05-24T15:59:00Z">
              <w:r w:rsidRPr="00227D18">
                <w:rPr>
                  <w:rFonts w:ascii="Courier New" w:hAnsi="Courier New" w:cs="Courier New"/>
                  <w:rPrChange w:id="3647" w:author="Sangmajadi" w:date="2021-05-24T15:59:00Z">
                    <w:rPr>
                      <w:rFonts w:ascii="Times New Roman" w:hAnsi="Times New Roman" w:cs="Times New Roman"/>
                      <w:sz w:val="24"/>
                      <w:szCs w:val="24"/>
                    </w:rPr>
                  </w:rPrChange>
                </w:rPr>
                <w:t xml:space="preserve">    </w:t>
              </w:r>
              <w:proofErr w:type="spellStart"/>
              <w:proofErr w:type="gramStart"/>
              <w:r w:rsidRPr="00227D18">
                <w:rPr>
                  <w:rFonts w:ascii="Courier New" w:hAnsi="Courier New" w:cs="Courier New"/>
                  <w:rPrChange w:id="3648" w:author="Sangmajadi" w:date="2021-05-24T15:59:00Z">
                    <w:rPr>
                      <w:rFonts w:ascii="Times New Roman" w:hAnsi="Times New Roman" w:cs="Times New Roman"/>
                      <w:sz w:val="24"/>
                      <w:szCs w:val="24"/>
                    </w:rPr>
                  </w:rPrChange>
                </w:rPr>
                <w:t>plt.imshow</w:t>
              </w:r>
              <w:proofErr w:type="spellEnd"/>
              <w:proofErr w:type="gramEnd"/>
              <w:r w:rsidRPr="00227D18">
                <w:rPr>
                  <w:rFonts w:ascii="Courier New" w:hAnsi="Courier New" w:cs="Courier New"/>
                  <w:rPrChange w:id="3649" w:author="Sangmajadi" w:date="2021-05-24T15:59:00Z">
                    <w:rPr>
                      <w:rFonts w:ascii="Times New Roman" w:hAnsi="Times New Roman" w:cs="Times New Roman"/>
                      <w:sz w:val="24"/>
                      <w:szCs w:val="24"/>
                    </w:rPr>
                  </w:rPrChange>
                </w:rPr>
                <w:t>(</w:t>
              </w:r>
              <w:proofErr w:type="spellStart"/>
              <w:r w:rsidRPr="00227D18">
                <w:rPr>
                  <w:rFonts w:ascii="Courier New" w:hAnsi="Courier New" w:cs="Courier New"/>
                  <w:rPrChange w:id="3650" w:author="Sangmajadi" w:date="2021-05-24T15:59:00Z">
                    <w:rPr>
                      <w:rFonts w:ascii="Times New Roman" w:hAnsi="Times New Roman" w:cs="Times New Roman"/>
                      <w:sz w:val="24"/>
                      <w:szCs w:val="24"/>
                    </w:rPr>
                  </w:rPrChange>
                </w:rPr>
                <w:t>wordCloud</w:t>
              </w:r>
              <w:proofErr w:type="spellEnd"/>
              <w:r w:rsidRPr="00227D18">
                <w:rPr>
                  <w:rFonts w:ascii="Courier New" w:hAnsi="Courier New" w:cs="Courier New"/>
                  <w:rPrChange w:id="3651" w:author="Sangmajadi" w:date="2021-05-24T15:59:00Z">
                    <w:rPr>
                      <w:rFonts w:ascii="Times New Roman" w:hAnsi="Times New Roman" w:cs="Times New Roman"/>
                      <w:sz w:val="24"/>
                      <w:szCs w:val="24"/>
                    </w:rPr>
                  </w:rPrChange>
                </w:rPr>
                <w:t>, interpolation='bilinear')</w:t>
              </w:r>
            </w:ins>
          </w:p>
          <w:p w14:paraId="6E4802CB" w14:textId="2B4A86D4" w:rsidR="00227D18" w:rsidRDefault="00227D18" w:rsidP="00227D18">
            <w:pPr>
              <w:spacing w:line="360" w:lineRule="auto"/>
              <w:jc w:val="both"/>
              <w:rPr>
                <w:ins w:id="3652" w:author="Sangmajadi" w:date="2021-05-24T15:59:00Z"/>
                <w:rFonts w:ascii="Times New Roman" w:hAnsi="Times New Roman" w:cs="Times New Roman"/>
                <w:sz w:val="24"/>
                <w:szCs w:val="24"/>
              </w:rPr>
              <w:pPrChange w:id="3653" w:author="Sangmajadi" w:date="2021-05-24T15:59:00Z">
                <w:pPr>
                  <w:spacing w:line="360" w:lineRule="auto"/>
                  <w:jc w:val="both"/>
                </w:pPr>
              </w:pPrChange>
            </w:pPr>
            <w:ins w:id="3654" w:author="Sangmajadi" w:date="2021-05-24T15:59:00Z">
              <w:r w:rsidRPr="00227D18">
                <w:rPr>
                  <w:rFonts w:ascii="Courier New" w:hAnsi="Courier New" w:cs="Courier New"/>
                  <w:rPrChange w:id="3655" w:author="Sangmajadi" w:date="2021-05-24T15:59:00Z">
                    <w:rPr>
                      <w:rFonts w:ascii="Times New Roman" w:hAnsi="Times New Roman" w:cs="Times New Roman"/>
                      <w:sz w:val="24"/>
                      <w:szCs w:val="24"/>
                    </w:rPr>
                  </w:rPrChange>
                </w:rPr>
                <w:lastRenderedPageBreak/>
                <w:t xml:space="preserve">    </w:t>
              </w:r>
              <w:proofErr w:type="spellStart"/>
              <w:proofErr w:type="gramStart"/>
              <w:r w:rsidRPr="00227D18">
                <w:rPr>
                  <w:rFonts w:ascii="Courier New" w:hAnsi="Courier New" w:cs="Courier New"/>
                  <w:rPrChange w:id="3656" w:author="Sangmajadi" w:date="2021-05-24T15:59:00Z">
                    <w:rPr>
                      <w:rFonts w:ascii="Times New Roman" w:hAnsi="Times New Roman" w:cs="Times New Roman"/>
                      <w:sz w:val="24"/>
                      <w:szCs w:val="24"/>
                    </w:rPr>
                  </w:rPrChange>
                </w:rPr>
                <w:t>plt.axis</w:t>
              </w:r>
              <w:proofErr w:type="spellEnd"/>
              <w:proofErr w:type="gramEnd"/>
              <w:r w:rsidRPr="00227D18">
                <w:rPr>
                  <w:rFonts w:ascii="Courier New" w:hAnsi="Courier New" w:cs="Courier New"/>
                  <w:rPrChange w:id="3657" w:author="Sangmajadi" w:date="2021-05-24T15:59:00Z">
                    <w:rPr>
                      <w:rFonts w:ascii="Times New Roman" w:hAnsi="Times New Roman" w:cs="Times New Roman"/>
                      <w:sz w:val="24"/>
                      <w:szCs w:val="24"/>
                    </w:rPr>
                  </w:rPrChange>
                </w:rPr>
                <w:t>('off')</w:t>
              </w:r>
            </w:ins>
          </w:p>
        </w:tc>
      </w:tr>
    </w:tbl>
    <w:p w14:paraId="1851C495" w14:textId="77777777" w:rsidR="00D922F4" w:rsidRDefault="00D922F4" w:rsidP="00E7425B">
      <w:pPr>
        <w:spacing w:line="360" w:lineRule="auto"/>
        <w:jc w:val="both"/>
        <w:rPr>
          <w:ins w:id="3658" w:author="Sangmajadi" w:date="2021-05-24T16:02:00Z"/>
          <w:rFonts w:ascii="Times New Roman" w:hAnsi="Times New Roman" w:cs="Times New Roman"/>
          <w:sz w:val="24"/>
          <w:szCs w:val="24"/>
        </w:rPr>
      </w:pPr>
      <w:ins w:id="3659" w:author="Sangmajadi" w:date="2021-05-24T16:01:00Z">
        <w:r>
          <w:rPr>
            <w:rFonts w:ascii="Times New Roman" w:hAnsi="Times New Roman" w:cs="Times New Roman"/>
            <w:sz w:val="24"/>
            <w:szCs w:val="24"/>
          </w:rPr>
          <w:lastRenderedPageBreak/>
          <w:t xml:space="preserve"> </w:t>
        </w:r>
      </w:ins>
    </w:p>
    <w:p w14:paraId="55397593" w14:textId="77777777" w:rsidR="00D922F4" w:rsidRDefault="00D922F4" w:rsidP="00E7425B">
      <w:pPr>
        <w:spacing w:line="360" w:lineRule="auto"/>
        <w:jc w:val="both"/>
        <w:rPr>
          <w:ins w:id="3660" w:author="Sangmajadi" w:date="2021-05-24T16:06:00Z"/>
          <w:rFonts w:ascii="Times New Roman" w:hAnsi="Times New Roman" w:cs="Times New Roman"/>
          <w:sz w:val="24"/>
          <w:szCs w:val="24"/>
        </w:rPr>
      </w:pPr>
      <w:proofErr w:type="spellStart"/>
      <w:ins w:id="3661" w:author="Sangmajadi" w:date="2021-05-24T16:02:00Z">
        <w:r>
          <w:rPr>
            <w:rFonts w:ascii="Times New Roman" w:hAnsi="Times New Roman" w:cs="Times New Roman"/>
            <w:sz w:val="24"/>
            <w:szCs w:val="24"/>
          </w:rPr>
          <w:t>Untuk</w:t>
        </w:r>
      </w:ins>
      <w:proofErr w:type="spellEnd"/>
      <w:ins w:id="3662" w:author="Sangmajadi" w:date="2021-05-24T16:03:00Z">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ins>
      <w:ins w:id="3663" w:author="Sangmajadi" w:date="2021-05-24T16:04:00Z">
        <w:r>
          <w:rPr>
            <w:rFonts w:ascii="Times New Roman" w:hAnsi="Times New Roman" w:cs="Times New Roman"/>
            <w:sz w:val="24"/>
            <w:szCs w:val="24"/>
          </w:rPr>
          <w:t>lakukan</w:t>
        </w:r>
        <w:proofErr w:type="spellEnd"/>
        <w:r>
          <w:rPr>
            <w:rFonts w:ascii="Times New Roman" w:hAnsi="Times New Roman" w:cs="Times New Roman"/>
            <w:sz w:val="24"/>
            <w:szCs w:val="24"/>
          </w:rPr>
          <w:t xml:space="preserve"> join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sentiment dan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sentiment. Setelah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join,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select </w:t>
        </w:r>
      </w:ins>
      <w:proofErr w:type="spellStart"/>
      <w:ins w:id="3664" w:author="Sangmajadi" w:date="2021-05-24T16:05:00Z">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t>
        </w:r>
      </w:ins>
      <w:ins w:id="3665" w:author="Sangmajadi" w:date="2021-05-24T16:06:00Z">
        <w:r>
          <w:rPr>
            <w:rFonts w:ascii="Times New Roman" w:hAnsi="Times New Roman" w:cs="Times New Roman"/>
            <w:sz w:val="24"/>
            <w:szCs w:val="24"/>
          </w:rPr>
          <w:t>sitif</w:t>
        </w:r>
        <w:proofErr w:type="spellEnd"/>
        <w:r>
          <w:rPr>
            <w:rFonts w:ascii="Times New Roman" w:hAnsi="Times New Roman" w:cs="Times New Roman"/>
            <w:sz w:val="24"/>
            <w:szCs w:val="24"/>
          </w:rPr>
          <w:t>.</w:t>
        </w:r>
      </w:ins>
    </w:p>
    <w:tbl>
      <w:tblPr>
        <w:tblStyle w:val="TableGrid"/>
        <w:tblW w:w="0" w:type="auto"/>
        <w:tblLook w:val="04A0" w:firstRow="1" w:lastRow="0" w:firstColumn="1" w:lastColumn="0" w:noHBand="0" w:noVBand="1"/>
      </w:tblPr>
      <w:tblGrid>
        <w:gridCol w:w="9576"/>
      </w:tblGrid>
      <w:tr w:rsidR="00D922F4" w14:paraId="4F7C0855" w14:textId="77777777" w:rsidTr="00D922F4">
        <w:trPr>
          <w:ins w:id="3666" w:author="Sangmajadi" w:date="2021-05-24T16:06:00Z"/>
        </w:trPr>
        <w:tc>
          <w:tcPr>
            <w:tcW w:w="9576" w:type="dxa"/>
          </w:tcPr>
          <w:p w14:paraId="5D283AC0" w14:textId="47FECC8E" w:rsidR="00D922F4" w:rsidRPr="00D922F4" w:rsidRDefault="00D922F4" w:rsidP="00E7425B">
            <w:pPr>
              <w:spacing w:line="360" w:lineRule="auto"/>
              <w:jc w:val="both"/>
              <w:rPr>
                <w:ins w:id="3667" w:author="Sangmajadi" w:date="2021-05-24T16:06:00Z"/>
                <w:rFonts w:ascii="Courier New" w:hAnsi="Courier New" w:cs="Courier New"/>
                <w:shd w:val="clear" w:color="auto" w:fill="F7F7F7"/>
                <w:rPrChange w:id="3668" w:author="Sangmajadi" w:date="2021-05-24T16:06:00Z">
                  <w:rPr>
                    <w:ins w:id="3669" w:author="Sangmajadi" w:date="2021-05-24T16:06:00Z"/>
                    <w:rFonts w:ascii="Courier New" w:hAnsi="Courier New" w:cs="Courier New"/>
                    <w:color w:val="333333"/>
                    <w:sz w:val="21"/>
                    <w:szCs w:val="21"/>
                    <w:shd w:val="clear" w:color="auto" w:fill="F7F7F7"/>
                  </w:rPr>
                </w:rPrChange>
              </w:rPr>
            </w:pPr>
            <w:ins w:id="3670" w:author="Sangmajadi" w:date="2021-05-24T16:06:00Z">
              <w:r>
                <w:rPr>
                  <w:rFonts w:ascii="Courier New" w:hAnsi="Courier New" w:cs="Courier New"/>
                  <w:i/>
                  <w:iCs/>
                  <w:color w:val="408080"/>
                  <w:sz w:val="21"/>
                  <w:szCs w:val="21"/>
                  <w:shd w:val="clear" w:color="auto" w:fill="F7F7F7"/>
                </w:rPr>
                <w:br/>
              </w:r>
              <w:r w:rsidRPr="00D922F4">
                <w:rPr>
                  <w:rStyle w:val="c1"/>
                  <w:rFonts w:ascii="Courier New" w:hAnsi="Courier New" w:cs="Courier New"/>
                  <w:i/>
                  <w:iCs/>
                  <w:shd w:val="clear" w:color="auto" w:fill="F7F7F7"/>
                  <w:rPrChange w:id="3671" w:author="Sangmajadi" w:date="2021-05-24T16:06:00Z">
                    <w:rPr>
                      <w:rStyle w:val="c1"/>
                      <w:rFonts w:ascii="Courier New" w:hAnsi="Courier New" w:cs="Courier New"/>
                      <w:i/>
                      <w:iCs/>
                      <w:color w:val="408080"/>
                      <w:sz w:val="21"/>
                      <w:szCs w:val="21"/>
                      <w:shd w:val="clear" w:color="auto" w:fill="F7F7F7"/>
                    </w:rPr>
                  </w:rPrChange>
                </w:rPr>
                <w:t xml:space="preserve">#untuk </w:t>
              </w:r>
              <w:proofErr w:type="spellStart"/>
              <w:r w:rsidRPr="00D922F4">
                <w:rPr>
                  <w:rStyle w:val="c1"/>
                  <w:rFonts w:ascii="Courier New" w:hAnsi="Courier New" w:cs="Courier New"/>
                  <w:i/>
                  <w:iCs/>
                  <w:shd w:val="clear" w:color="auto" w:fill="F7F7F7"/>
                  <w:rPrChange w:id="3672" w:author="Sangmajadi" w:date="2021-05-24T16:06:00Z">
                    <w:rPr>
                      <w:rStyle w:val="c1"/>
                      <w:rFonts w:ascii="Courier New" w:hAnsi="Courier New" w:cs="Courier New"/>
                      <w:i/>
                      <w:iCs/>
                      <w:color w:val="408080"/>
                      <w:sz w:val="21"/>
                      <w:szCs w:val="21"/>
                      <w:shd w:val="clear" w:color="auto" w:fill="F7F7F7"/>
                    </w:rPr>
                  </w:rPrChange>
                </w:rPr>
                <w:t>melihat</w:t>
              </w:r>
              <w:proofErr w:type="spellEnd"/>
              <w:r w:rsidRPr="00D922F4">
                <w:rPr>
                  <w:rStyle w:val="c1"/>
                  <w:rFonts w:ascii="Courier New" w:hAnsi="Courier New" w:cs="Courier New"/>
                  <w:i/>
                  <w:iCs/>
                  <w:shd w:val="clear" w:color="auto" w:fill="F7F7F7"/>
                  <w:rPrChange w:id="3673" w:author="Sangmajadi" w:date="2021-05-24T16:06:00Z">
                    <w:rPr>
                      <w:rStyle w:val="c1"/>
                      <w:rFonts w:ascii="Courier New" w:hAnsi="Courier New" w:cs="Courier New"/>
                      <w:i/>
                      <w:iCs/>
                      <w:color w:val="408080"/>
                      <w:sz w:val="21"/>
                      <w:szCs w:val="21"/>
                      <w:shd w:val="clear" w:color="auto" w:fill="F7F7F7"/>
                    </w:rPr>
                  </w:rPrChange>
                </w:rPr>
                <w:t xml:space="preserve"> kata </w:t>
              </w:r>
              <w:proofErr w:type="spellStart"/>
              <w:r w:rsidRPr="00D922F4">
                <w:rPr>
                  <w:rStyle w:val="c1"/>
                  <w:rFonts w:ascii="Courier New" w:hAnsi="Courier New" w:cs="Courier New"/>
                  <w:i/>
                  <w:iCs/>
                  <w:shd w:val="clear" w:color="auto" w:fill="F7F7F7"/>
                  <w:rPrChange w:id="3674" w:author="Sangmajadi" w:date="2021-05-24T16:06:00Z">
                    <w:rPr>
                      <w:rStyle w:val="c1"/>
                      <w:rFonts w:ascii="Courier New" w:hAnsi="Courier New" w:cs="Courier New"/>
                      <w:i/>
                      <w:iCs/>
                      <w:color w:val="408080"/>
                      <w:sz w:val="21"/>
                      <w:szCs w:val="21"/>
                      <w:shd w:val="clear" w:color="auto" w:fill="F7F7F7"/>
                    </w:rPr>
                  </w:rPrChange>
                </w:rPr>
                <w:t>kata</w:t>
              </w:r>
              <w:proofErr w:type="spellEnd"/>
              <w:r w:rsidRPr="00D922F4">
                <w:rPr>
                  <w:rStyle w:val="c1"/>
                  <w:rFonts w:ascii="Courier New" w:hAnsi="Courier New" w:cs="Courier New"/>
                  <w:i/>
                  <w:iCs/>
                  <w:shd w:val="clear" w:color="auto" w:fill="F7F7F7"/>
                  <w:rPrChange w:id="3675" w:author="Sangmajadi" w:date="2021-05-24T16:06:00Z">
                    <w:rPr>
                      <w:rStyle w:val="c1"/>
                      <w:rFonts w:ascii="Courier New" w:hAnsi="Courier New" w:cs="Courier New"/>
                      <w:i/>
                      <w:iCs/>
                      <w:color w:val="408080"/>
                      <w:sz w:val="21"/>
                      <w:szCs w:val="21"/>
                      <w:shd w:val="clear" w:color="auto" w:fill="F7F7F7"/>
                    </w:rPr>
                  </w:rPrChange>
                </w:rPr>
                <w:t xml:space="preserve"> </w:t>
              </w:r>
              <w:proofErr w:type="spellStart"/>
              <w:r w:rsidRPr="00D922F4">
                <w:rPr>
                  <w:rStyle w:val="c1"/>
                  <w:rFonts w:ascii="Courier New" w:hAnsi="Courier New" w:cs="Courier New"/>
                  <w:i/>
                  <w:iCs/>
                  <w:shd w:val="clear" w:color="auto" w:fill="F7F7F7"/>
                  <w:rPrChange w:id="3676" w:author="Sangmajadi" w:date="2021-05-24T16:06:00Z">
                    <w:rPr>
                      <w:rStyle w:val="c1"/>
                      <w:rFonts w:ascii="Courier New" w:hAnsi="Courier New" w:cs="Courier New"/>
                      <w:i/>
                      <w:iCs/>
                      <w:color w:val="408080"/>
                      <w:sz w:val="21"/>
                      <w:szCs w:val="21"/>
                      <w:shd w:val="clear" w:color="auto" w:fill="F7F7F7"/>
                    </w:rPr>
                  </w:rPrChange>
                </w:rPr>
                <w:t>positif</w:t>
              </w:r>
              <w:proofErr w:type="spellEnd"/>
            </w:ins>
          </w:p>
          <w:p w14:paraId="6FA60789" w14:textId="10746A8C" w:rsidR="00D922F4" w:rsidRDefault="00D922F4" w:rsidP="00E7425B">
            <w:pPr>
              <w:spacing w:line="360" w:lineRule="auto"/>
              <w:jc w:val="both"/>
              <w:rPr>
                <w:ins w:id="3677" w:author="Sangmajadi" w:date="2021-05-24T16:06:00Z"/>
                <w:rFonts w:ascii="Times New Roman" w:hAnsi="Times New Roman" w:cs="Times New Roman"/>
                <w:sz w:val="24"/>
                <w:szCs w:val="24"/>
              </w:rPr>
            </w:pPr>
            <w:proofErr w:type="spellStart"/>
            <w:ins w:id="3678" w:author="Sangmajadi" w:date="2021-05-24T16:06:00Z">
              <w:r w:rsidRPr="00D922F4">
                <w:rPr>
                  <w:rStyle w:val="n"/>
                  <w:rFonts w:ascii="Courier New" w:hAnsi="Courier New" w:cs="Courier New"/>
                  <w:shd w:val="clear" w:color="auto" w:fill="F7F7F7"/>
                  <w:rPrChange w:id="3679" w:author="Sangmajadi" w:date="2021-05-24T16:06:00Z">
                    <w:rPr>
                      <w:rStyle w:val="n"/>
                      <w:rFonts w:ascii="Courier New" w:hAnsi="Courier New" w:cs="Courier New"/>
                      <w:color w:val="333333"/>
                      <w:sz w:val="21"/>
                      <w:szCs w:val="21"/>
                      <w:shd w:val="clear" w:color="auto" w:fill="F7F7F7"/>
                    </w:rPr>
                  </w:rPrChange>
                </w:rPr>
                <w:t>normal_words</w:t>
              </w:r>
              <w:proofErr w:type="spellEnd"/>
              <w:r w:rsidRPr="00D922F4">
                <w:rPr>
                  <w:rFonts w:ascii="Courier New" w:hAnsi="Courier New" w:cs="Courier New"/>
                  <w:shd w:val="clear" w:color="auto" w:fill="F7F7F7"/>
                  <w:rPrChange w:id="3680" w:author="Sangmajadi" w:date="2021-05-24T16:06:00Z">
                    <w:rPr>
                      <w:rFonts w:ascii="Courier New" w:hAnsi="Courier New" w:cs="Courier New"/>
                      <w:color w:val="333333"/>
                      <w:sz w:val="21"/>
                      <w:szCs w:val="21"/>
                      <w:shd w:val="clear" w:color="auto" w:fill="F7F7F7"/>
                    </w:rPr>
                  </w:rPrChange>
                </w:rPr>
                <w:t xml:space="preserve"> </w:t>
              </w:r>
              <w:r w:rsidRPr="00D922F4">
                <w:rPr>
                  <w:rStyle w:val="o"/>
                  <w:rFonts w:ascii="Courier New" w:hAnsi="Courier New" w:cs="Courier New"/>
                  <w:shd w:val="clear" w:color="auto" w:fill="F7F7F7"/>
                  <w:rPrChange w:id="3681" w:author="Sangmajadi" w:date="2021-05-24T16:06:00Z">
                    <w:rPr>
                      <w:rStyle w:val="o"/>
                      <w:rFonts w:ascii="Courier New" w:hAnsi="Courier New" w:cs="Courier New"/>
                      <w:color w:val="666666"/>
                      <w:sz w:val="21"/>
                      <w:szCs w:val="21"/>
                      <w:shd w:val="clear" w:color="auto" w:fill="F7F7F7"/>
                    </w:rPr>
                  </w:rPrChange>
                </w:rPr>
                <w:t>=</w:t>
              </w:r>
              <w:r w:rsidRPr="00D922F4">
                <w:rPr>
                  <w:rFonts w:ascii="Courier New" w:hAnsi="Courier New" w:cs="Courier New"/>
                  <w:shd w:val="clear" w:color="auto" w:fill="F7F7F7"/>
                  <w:rPrChange w:id="3682" w:author="Sangmajadi" w:date="2021-05-24T16:06:00Z">
                    <w:rPr>
                      <w:rFonts w:ascii="Courier New" w:hAnsi="Courier New" w:cs="Courier New"/>
                      <w:color w:val="333333"/>
                      <w:sz w:val="21"/>
                      <w:szCs w:val="21"/>
                      <w:shd w:val="clear" w:color="auto" w:fill="F7F7F7"/>
                    </w:rPr>
                  </w:rPrChange>
                </w:rPr>
                <w:t xml:space="preserve"> </w:t>
              </w:r>
              <w:r w:rsidRPr="00D922F4">
                <w:rPr>
                  <w:rStyle w:val="s1"/>
                  <w:rFonts w:ascii="Courier New" w:hAnsi="Courier New" w:cs="Courier New"/>
                  <w:shd w:val="clear" w:color="auto" w:fill="F7F7F7"/>
                  <w:rPrChange w:id="3683" w:author="Sangmajadi" w:date="2021-05-24T16:06:00Z">
                    <w:rPr>
                      <w:rStyle w:val="s1"/>
                      <w:rFonts w:ascii="Courier New" w:hAnsi="Courier New" w:cs="Courier New"/>
                      <w:color w:val="BA2121"/>
                      <w:sz w:val="21"/>
                      <w:szCs w:val="21"/>
                      <w:shd w:val="clear" w:color="auto" w:fill="F7F7F7"/>
                    </w:rPr>
                  </w:rPrChange>
                </w:rPr>
                <w:t xml:space="preserve">' </w:t>
              </w:r>
              <w:proofErr w:type="gramStart"/>
              <w:r w:rsidRPr="00D922F4">
                <w:rPr>
                  <w:rStyle w:val="s1"/>
                  <w:rFonts w:ascii="Courier New" w:hAnsi="Courier New" w:cs="Courier New"/>
                  <w:shd w:val="clear" w:color="auto" w:fill="F7F7F7"/>
                  <w:rPrChange w:id="3684" w:author="Sangmajadi" w:date="2021-05-24T16:06:00Z">
                    <w:rPr>
                      <w:rStyle w:val="s1"/>
                      <w:rFonts w:ascii="Courier New" w:hAnsi="Courier New" w:cs="Courier New"/>
                      <w:color w:val="BA2121"/>
                      <w:sz w:val="21"/>
                      <w:szCs w:val="21"/>
                      <w:shd w:val="clear" w:color="auto" w:fill="F7F7F7"/>
                    </w:rPr>
                  </w:rPrChange>
                </w:rPr>
                <w:t>'</w:t>
              </w:r>
              <w:r w:rsidRPr="00D922F4">
                <w:rPr>
                  <w:rStyle w:val="o"/>
                  <w:rFonts w:ascii="Courier New" w:hAnsi="Courier New" w:cs="Courier New"/>
                  <w:shd w:val="clear" w:color="auto" w:fill="F7F7F7"/>
                  <w:rPrChange w:id="3685" w:author="Sangmajadi" w:date="2021-05-24T16:06:00Z">
                    <w:rPr>
                      <w:rStyle w:val="o"/>
                      <w:rFonts w:ascii="Courier New" w:hAnsi="Courier New" w:cs="Courier New"/>
                      <w:color w:val="666666"/>
                      <w:sz w:val="21"/>
                      <w:szCs w:val="21"/>
                      <w:shd w:val="clear" w:color="auto" w:fill="F7F7F7"/>
                    </w:rPr>
                  </w:rPrChange>
                </w:rPr>
                <w:t>.</w:t>
              </w:r>
              <w:r w:rsidRPr="00D922F4">
                <w:rPr>
                  <w:rStyle w:val="n"/>
                  <w:rFonts w:ascii="Courier New" w:hAnsi="Courier New" w:cs="Courier New"/>
                  <w:shd w:val="clear" w:color="auto" w:fill="F7F7F7"/>
                  <w:rPrChange w:id="3686" w:author="Sangmajadi" w:date="2021-05-24T16:06:00Z">
                    <w:rPr>
                      <w:rStyle w:val="n"/>
                      <w:rFonts w:ascii="Courier New" w:hAnsi="Courier New" w:cs="Courier New"/>
                      <w:color w:val="333333"/>
                      <w:sz w:val="21"/>
                      <w:szCs w:val="21"/>
                      <w:shd w:val="clear" w:color="auto" w:fill="F7F7F7"/>
                    </w:rPr>
                  </w:rPrChange>
                </w:rPr>
                <w:t>join</w:t>
              </w:r>
              <w:proofErr w:type="gramEnd"/>
              <w:r w:rsidRPr="00D922F4">
                <w:rPr>
                  <w:rStyle w:val="p"/>
                  <w:rFonts w:ascii="Courier New" w:hAnsi="Courier New" w:cs="Courier New"/>
                  <w:shd w:val="clear" w:color="auto" w:fill="F7F7F7"/>
                  <w:rPrChange w:id="3687" w:author="Sangmajadi" w:date="2021-05-24T16:06:00Z">
                    <w:rPr>
                      <w:rStyle w:val="p"/>
                      <w:rFonts w:ascii="Courier New" w:hAnsi="Courier New" w:cs="Courier New"/>
                      <w:color w:val="333333"/>
                      <w:sz w:val="21"/>
                      <w:szCs w:val="21"/>
                      <w:shd w:val="clear" w:color="auto" w:fill="F7F7F7"/>
                    </w:rPr>
                  </w:rPrChange>
                </w:rPr>
                <w:t>(</w:t>
              </w:r>
              <w:r w:rsidRPr="00D922F4">
                <w:rPr>
                  <w:rStyle w:val="n"/>
                  <w:rFonts w:ascii="Courier New" w:hAnsi="Courier New" w:cs="Courier New"/>
                  <w:shd w:val="clear" w:color="auto" w:fill="F7F7F7"/>
                  <w:rPrChange w:id="3688" w:author="Sangmajadi" w:date="2021-05-24T16:06:00Z">
                    <w:rPr>
                      <w:rStyle w:val="n"/>
                      <w:rFonts w:ascii="Courier New" w:hAnsi="Courier New" w:cs="Courier New"/>
                      <w:color w:val="333333"/>
                      <w:sz w:val="21"/>
                      <w:szCs w:val="21"/>
                      <w:shd w:val="clear" w:color="auto" w:fill="F7F7F7"/>
                    </w:rPr>
                  </w:rPrChange>
                </w:rPr>
                <w:t>text</w:t>
              </w:r>
              <w:r w:rsidRPr="00D922F4">
                <w:rPr>
                  <w:rFonts w:ascii="Courier New" w:hAnsi="Courier New" w:cs="Courier New"/>
                  <w:shd w:val="clear" w:color="auto" w:fill="F7F7F7"/>
                  <w:rPrChange w:id="3689" w:author="Sangmajadi" w:date="2021-05-24T16:06:00Z">
                    <w:rPr>
                      <w:rFonts w:ascii="Courier New" w:hAnsi="Courier New" w:cs="Courier New"/>
                      <w:color w:val="333333"/>
                      <w:sz w:val="21"/>
                      <w:szCs w:val="21"/>
                      <w:shd w:val="clear" w:color="auto" w:fill="F7F7F7"/>
                    </w:rPr>
                  </w:rPrChange>
                </w:rPr>
                <w:t xml:space="preserve"> </w:t>
              </w:r>
              <w:r w:rsidRPr="00D922F4">
                <w:rPr>
                  <w:rStyle w:val="k"/>
                  <w:rFonts w:ascii="Courier New" w:hAnsi="Courier New" w:cs="Courier New"/>
                  <w:b/>
                  <w:bCs/>
                  <w:shd w:val="clear" w:color="auto" w:fill="F7F7F7"/>
                  <w:rPrChange w:id="3690" w:author="Sangmajadi" w:date="2021-05-24T16:06:00Z">
                    <w:rPr>
                      <w:rStyle w:val="k"/>
                      <w:rFonts w:ascii="Courier New" w:hAnsi="Courier New" w:cs="Courier New"/>
                      <w:b/>
                      <w:bCs/>
                      <w:color w:val="008000"/>
                      <w:sz w:val="21"/>
                      <w:szCs w:val="21"/>
                      <w:shd w:val="clear" w:color="auto" w:fill="F7F7F7"/>
                    </w:rPr>
                  </w:rPrChange>
                </w:rPr>
                <w:t>for</w:t>
              </w:r>
              <w:r w:rsidRPr="00D922F4">
                <w:rPr>
                  <w:rFonts w:ascii="Courier New" w:hAnsi="Courier New" w:cs="Courier New"/>
                  <w:shd w:val="clear" w:color="auto" w:fill="F7F7F7"/>
                  <w:rPrChange w:id="3691" w:author="Sangmajadi" w:date="2021-05-24T16:06:00Z">
                    <w:rPr>
                      <w:rFonts w:ascii="Courier New" w:hAnsi="Courier New" w:cs="Courier New"/>
                      <w:color w:val="333333"/>
                      <w:sz w:val="21"/>
                      <w:szCs w:val="21"/>
                      <w:shd w:val="clear" w:color="auto" w:fill="F7F7F7"/>
                    </w:rPr>
                  </w:rPrChange>
                </w:rPr>
                <w:t xml:space="preserve"> </w:t>
              </w:r>
              <w:r w:rsidRPr="00D922F4">
                <w:rPr>
                  <w:rStyle w:val="n"/>
                  <w:rFonts w:ascii="Courier New" w:hAnsi="Courier New" w:cs="Courier New"/>
                  <w:shd w:val="clear" w:color="auto" w:fill="F7F7F7"/>
                  <w:rPrChange w:id="3692" w:author="Sangmajadi" w:date="2021-05-24T16:06:00Z">
                    <w:rPr>
                      <w:rStyle w:val="n"/>
                      <w:rFonts w:ascii="Courier New" w:hAnsi="Courier New" w:cs="Courier New"/>
                      <w:color w:val="333333"/>
                      <w:sz w:val="21"/>
                      <w:szCs w:val="21"/>
                      <w:shd w:val="clear" w:color="auto" w:fill="F7F7F7"/>
                    </w:rPr>
                  </w:rPrChange>
                </w:rPr>
                <w:t>text</w:t>
              </w:r>
              <w:r w:rsidRPr="00D922F4">
                <w:rPr>
                  <w:rFonts w:ascii="Courier New" w:hAnsi="Courier New" w:cs="Courier New"/>
                  <w:shd w:val="clear" w:color="auto" w:fill="F7F7F7"/>
                  <w:rPrChange w:id="3693" w:author="Sangmajadi" w:date="2021-05-24T16:06:00Z">
                    <w:rPr>
                      <w:rFonts w:ascii="Courier New" w:hAnsi="Courier New" w:cs="Courier New"/>
                      <w:color w:val="333333"/>
                      <w:sz w:val="21"/>
                      <w:szCs w:val="21"/>
                      <w:shd w:val="clear" w:color="auto" w:fill="F7F7F7"/>
                    </w:rPr>
                  </w:rPrChange>
                </w:rPr>
                <w:t xml:space="preserve"> </w:t>
              </w:r>
              <w:r w:rsidRPr="00D922F4">
                <w:rPr>
                  <w:rStyle w:val="ow"/>
                  <w:rFonts w:ascii="Courier New" w:hAnsi="Courier New" w:cs="Courier New"/>
                  <w:b/>
                  <w:bCs/>
                  <w:shd w:val="clear" w:color="auto" w:fill="F7F7F7"/>
                  <w:rPrChange w:id="3694" w:author="Sangmajadi" w:date="2021-05-24T16:06:00Z">
                    <w:rPr>
                      <w:rStyle w:val="ow"/>
                      <w:rFonts w:ascii="Courier New" w:hAnsi="Courier New" w:cs="Courier New"/>
                      <w:b/>
                      <w:bCs/>
                      <w:color w:val="AA22FF"/>
                      <w:sz w:val="21"/>
                      <w:szCs w:val="21"/>
                      <w:shd w:val="clear" w:color="auto" w:fill="F7F7F7"/>
                    </w:rPr>
                  </w:rPrChange>
                </w:rPr>
                <w:t>in</w:t>
              </w:r>
              <w:r w:rsidRPr="00D922F4">
                <w:rPr>
                  <w:rFonts w:ascii="Courier New" w:hAnsi="Courier New" w:cs="Courier New"/>
                  <w:shd w:val="clear" w:color="auto" w:fill="F7F7F7"/>
                  <w:rPrChange w:id="3695" w:author="Sangmajadi" w:date="2021-05-24T16:06:00Z">
                    <w:rPr>
                      <w:rFonts w:ascii="Courier New" w:hAnsi="Courier New" w:cs="Courier New"/>
                      <w:color w:val="333333"/>
                      <w:sz w:val="21"/>
                      <w:szCs w:val="21"/>
                      <w:shd w:val="clear" w:color="auto" w:fill="F7F7F7"/>
                    </w:rPr>
                  </w:rPrChange>
                </w:rPr>
                <w:t xml:space="preserve"> </w:t>
              </w:r>
              <w:proofErr w:type="spellStart"/>
              <w:r w:rsidRPr="00D922F4">
                <w:rPr>
                  <w:rStyle w:val="n"/>
                  <w:rFonts w:ascii="Courier New" w:hAnsi="Courier New" w:cs="Courier New"/>
                  <w:shd w:val="clear" w:color="auto" w:fill="F7F7F7"/>
                  <w:rPrChange w:id="3696" w:author="Sangmajadi" w:date="2021-05-24T16:06:00Z">
                    <w:rPr>
                      <w:rStyle w:val="n"/>
                      <w:rFonts w:ascii="Courier New" w:hAnsi="Courier New" w:cs="Courier New"/>
                      <w:color w:val="333333"/>
                      <w:sz w:val="21"/>
                      <w:szCs w:val="21"/>
                      <w:shd w:val="clear" w:color="auto" w:fill="F7F7F7"/>
                    </w:rPr>
                  </w:rPrChange>
                </w:rPr>
                <w:t>data_review</w:t>
              </w:r>
              <w:proofErr w:type="spellEnd"/>
              <w:r w:rsidRPr="00D922F4">
                <w:rPr>
                  <w:rStyle w:val="p"/>
                  <w:rFonts w:ascii="Courier New" w:hAnsi="Courier New" w:cs="Courier New"/>
                  <w:shd w:val="clear" w:color="auto" w:fill="F7F7F7"/>
                  <w:rPrChange w:id="3697" w:author="Sangmajadi" w:date="2021-05-24T16:06:00Z">
                    <w:rPr>
                      <w:rStyle w:val="p"/>
                      <w:rFonts w:ascii="Courier New" w:hAnsi="Courier New" w:cs="Courier New"/>
                      <w:color w:val="333333"/>
                      <w:sz w:val="21"/>
                      <w:szCs w:val="21"/>
                      <w:shd w:val="clear" w:color="auto" w:fill="F7F7F7"/>
                    </w:rPr>
                  </w:rPrChange>
                </w:rPr>
                <w:t>[</w:t>
              </w:r>
              <w:r w:rsidRPr="00D922F4">
                <w:rPr>
                  <w:rStyle w:val="s1"/>
                  <w:rFonts w:ascii="Courier New" w:hAnsi="Courier New" w:cs="Courier New"/>
                  <w:shd w:val="clear" w:color="auto" w:fill="F7F7F7"/>
                  <w:rPrChange w:id="3698" w:author="Sangmajadi" w:date="2021-05-24T16:06:00Z">
                    <w:rPr>
                      <w:rStyle w:val="s1"/>
                      <w:rFonts w:ascii="Courier New" w:hAnsi="Courier New" w:cs="Courier New"/>
                      <w:color w:val="BA2121"/>
                      <w:sz w:val="21"/>
                      <w:szCs w:val="21"/>
                      <w:shd w:val="clear" w:color="auto" w:fill="F7F7F7"/>
                    </w:rPr>
                  </w:rPrChange>
                </w:rPr>
                <w:t>'text'</w:t>
              </w:r>
              <w:r w:rsidRPr="00D922F4">
                <w:rPr>
                  <w:rStyle w:val="p"/>
                  <w:rFonts w:ascii="Courier New" w:hAnsi="Courier New" w:cs="Courier New"/>
                  <w:shd w:val="clear" w:color="auto" w:fill="F7F7F7"/>
                  <w:rPrChange w:id="3699" w:author="Sangmajadi" w:date="2021-05-24T16:06:00Z">
                    <w:rPr>
                      <w:rStyle w:val="p"/>
                      <w:rFonts w:ascii="Courier New" w:hAnsi="Courier New" w:cs="Courier New"/>
                      <w:color w:val="333333"/>
                      <w:sz w:val="21"/>
                      <w:szCs w:val="21"/>
                      <w:shd w:val="clear" w:color="auto" w:fill="F7F7F7"/>
                    </w:rPr>
                  </w:rPrChange>
                </w:rPr>
                <w:t>][</w:t>
              </w:r>
              <w:proofErr w:type="spellStart"/>
              <w:r w:rsidRPr="00D922F4">
                <w:rPr>
                  <w:rStyle w:val="n"/>
                  <w:rFonts w:ascii="Courier New" w:hAnsi="Courier New" w:cs="Courier New"/>
                  <w:shd w:val="clear" w:color="auto" w:fill="F7F7F7"/>
                  <w:rPrChange w:id="3700" w:author="Sangmajadi" w:date="2021-05-24T16:06:00Z">
                    <w:rPr>
                      <w:rStyle w:val="n"/>
                      <w:rFonts w:ascii="Courier New" w:hAnsi="Courier New" w:cs="Courier New"/>
                      <w:color w:val="333333"/>
                      <w:sz w:val="21"/>
                      <w:szCs w:val="21"/>
                      <w:shd w:val="clear" w:color="auto" w:fill="F7F7F7"/>
                    </w:rPr>
                  </w:rPrChange>
                </w:rPr>
                <w:t>data_review</w:t>
              </w:r>
              <w:proofErr w:type="spellEnd"/>
              <w:r w:rsidRPr="00D922F4">
                <w:rPr>
                  <w:rStyle w:val="p"/>
                  <w:rFonts w:ascii="Courier New" w:hAnsi="Courier New" w:cs="Courier New"/>
                  <w:shd w:val="clear" w:color="auto" w:fill="F7F7F7"/>
                  <w:rPrChange w:id="3701" w:author="Sangmajadi" w:date="2021-05-24T16:06:00Z">
                    <w:rPr>
                      <w:rStyle w:val="p"/>
                      <w:rFonts w:ascii="Courier New" w:hAnsi="Courier New" w:cs="Courier New"/>
                      <w:color w:val="333333"/>
                      <w:sz w:val="21"/>
                      <w:szCs w:val="21"/>
                      <w:shd w:val="clear" w:color="auto" w:fill="F7F7F7"/>
                    </w:rPr>
                  </w:rPrChange>
                </w:rPr>
                <w:t>[</w:t>
              </w:r>
              <w:r w:rsidRPr="00D922F4">
                <w:rPr>
                  <w:rStyle w:val="s1"/>
                  <w:rFonts w:ascii="Courier New" w:hAnsi="Courier New" w:cs="Courier New"/>
                  <w:shd w:val="clear" w:color="auto" w:fill="F7F7F7"/>
                  <w:rPrChange w:id="3702" w:author="Sangmajadi" w:date="2021-05-24T16:06:00Z">
                    <w:rPr>
                      <w:rStyle w:val="s1"/>
                      <w:rFonts w:ascii="Courier New" w:hAnsi="Courier New" w:cs="Courier New"/>
                      <w:color w:val="BA2121"/>
                      <w:sz w:val="21"/>
                      <w:szCs w:val="21"/>
                      <w:shd w:val="clear" w:color="auto" w:fill="F7F7F7"/>
                    </w:rPr>
                  </w:rPrChange>
                </w:rPr>
                <w:t>'</w:t>
              </w:r>
              <w:proofErr w:type="spellStart"/>
              <w:r w:rsidRPr="00D922F4">
                <w:rPr>
                  <w:rStyle w:val="s1"/>
                  <w:rFonts w:ascii="Courier New" w:hAnsi="Courier New" w:cs="Courier New"/>
                  <w:shd w:val="clear" w:color="auto" w:fill="F7F7F7"/>
                  <w:rPrChange w:id="3703" w:author="Sangmajadi" w:date="2021-05-24T16:06:00Z">
                    <w:rPr>
                      <w:rStyle w:val="s1"/>
                      <w:rFonts w:ascii="Courier New" w:hAnsi="Courier New" w:cs="Courier New"/>
                      <w:color w:val="BA2121"/>
                      <w:sz w:val="21"/>
                      <w:szCs w:val="21"/>
                      <w:shd w:val="clear" w:color="auto" w:fill="F7F7F7"/>
                    </w:rPr>
                  </w:rPrChange>
                </w:rPr>
                <w:t>Sentimen</w:t>
              </w:r>
              <w:proofErr w:type="spellEnd"/>
              <w:r w:rsidRPr="00D922F4">
                <w:rPr>
                  <w:rStyle w:val="s1"/>
                  <w:rFonts w:ascii="Courier New" w:hAnsi="Courier New" w:cs="Courier New"/>
                  <w:shd w:val="clear" w:color="auto" w:fill="F7F7F7"/>
                  <w:rPrChange w:id="3704" w:author="Sangmajadi" w:date="2021-05-24T16:06:00Z">
                    <w:rPr>
                      <w:rStyle w:val="s1"/>
                      <w:rFonts w:ascii="Courier New" w:hAnsi="Courier New" w:cs="Courier New"/>
                      <w:color w:val="BA2121"/>
                      <w:sz w:val="21"/>
                      <w:szCs w:val="21"/>
                      <w:shd w:val="clear" w:color="auto" w:fill="F7F7F7"/>
                    </w:rPr>
                  </w:rPrChange>
                </w:rPr>
                <w:t>'</w:t>
              </w:r>
              <w:r w:rsidRPr="00D922F4">
                <w:rPr>
                  <w:rStyle w:val="p"/>
                  <w:rFonts w:ascii="Courier New" w:hAnsi="Courier New" w:cs="Courier New"/>
                  <w:shd w:val="clear" w:color="auto" w:fill="F7F7F7"/>
                  <w:rPrChange w:id="3705" w:author="Sangmajadi" w:date="2021-05-24T16:06:00Z">
                    <w:rPr>
                      <w:rStyle w:val="p"/>
                      <w:rFonts w:ascii="Courier New" w:hAnsi="Courier New" w:cs="Courier New"/>
                      <w:color w:val="333333"/>
                      <w:sz w:val="21"/>
                      <w:szCs w:val="21"/>
                      <w:shd w:val="clear" w:color="auto" w:fill="F7F7F7"/>
                    </w:rPr>
                  </w:rPrChange>
                </w:rPr>
                <w:t>]</w:t>
              </w:r>
              <w:r w:rsidRPr="00D922F4">
                <w:rPr>
                  <w:rFonts w:ascii="Courier New" w:hAnsi="Courier New" w:cs="Courier New"/>
                  <w:shd w:val="clear" w:color="auto" w:fill="F7F7F7"/>
                  <w:rPrChange w:id="3706" w:author="Sangmajadi" w:date="2021-05-24T16:06:00Z">
                    <w:rPr>
                      <w:rFonts w:ascii="Courier New" w:hAnsi="Courier New" w:cs="Courier New"/>
                      <w:color w:val="333333"/>
                      <w:sz w:val="21"/>
                      <w:szCs w:val="21"/>
                      <w:shd w:val="clear" w:color="auto" w:fill="F7F7F7"/>
                    </w:rPr>
                  </w:rPrChange>
                </w:rPr>
                <w:t xml:space="preserve"> </w:t>
              </w:r>
              <w:r w:rsidRPr="00D922F4">
                <w:rPr>
                  <w:rStyle w:val="o"/>
                  <w:rFonts w:ascii="Courier New" w:hAnsi="Courier New" w:cs="Courier New"/>
                  <w:shd w:val="clear" w:color="auto" w:fill="F7F7F7"/>
                  <w:rPrChange w:id="3707" w:author="Sangmajadi" w:date="2021-05-24T16:06:00Z">
                    <w:rPr>
                      <w:rStyle w:val="o"/>
                      <w:rFonts w:ascii="Courier New" w:hAnsi="Courier New" w:cs="Courier New"/>
                      <w:color w:val="666666"/>
                      <w:sz w:val="21"/>
                      <w:szCs w:val="21"/>
                      <w:shd w:val="clear" w:color="auto" w:fill="F7F7F7"/>
                    </w:rPr>
                  </w:rPrChange>
                </w:rPr>
                <w:t>==</w:t>
              </w:r>
              <w:r w:rsidRPr="00D922F4">
                <w:rPr>
                  <w:rFonts w:ascii="Courier New" w:hAnsi="Courier New" w:cs="Courier New"/>
                  <w:shd w:val="clear" w:color="auto" w:fill="F7F7F7"/>
                  <w:rPrChange w:id="3708" w:author="Sangmajadi" w:date="2021-05-24T16:06:00Z">
                    <w:rPr>
                      <w:rFonts w:ascii="Courier New" w:hAnsi="Courier New" w:cs="Courier New"/>
                      <w:color w:val="333333"/>
                      <w:sz w:val="21"/>
                      <w:szCs w:val="21"/>
                      <w:shd w:val="clear" w:color="auto" w:fill="F7F7F7"/>
                    </w:rPr>
                  </w:rPrChange>
                </w:rPr>
                <w:t xml:space="preserve"> </w:t>
              </w:r>
              <w:r w:rsidRPr="00D922F4">
                <w:rPr>
                  <w:rStyle w:val="s1"/>
                  <w:rFonts w:ascii="Courier New" w:hAnsi="Courier New" w:cs="Courier New"/>
                  <w:shd w:val="clear" w:color="auto" w:fill="F7F7F7"/>
                  <w:rPrChange w:id="3709" w:author="Sangmajadi" w:date="2021-05-24T16:06:00Z">
                    <w:rPr>
                      <w:rStyle w:val="s1"/>
                      <w:rFonts w:ascii="Courier New" w:hAnsi="Courier New" w:cs="Courier New"/>
                      <w:color w:val="BA2121"/>
                      <w:sz w:val="21"/>
                      <w:szCs w:val="21"/>
                      <w:shd w:val="clear" w:color="auto" w:fill="F7F7F7"/>
                    </w:rPr>
                  </w:rPrChange>
                </w:rPr>
                <w:t>'Positive'</w:t>
              </w:r>
              <w:r w:rsidRPr="00D922F4">
                <w:rPr>
                  <w:rStyle w:val="p"/>
                  <w:rFonts w:ascii="Courier New" w:hAnsi="Courier New" w:cs="Courier New"/>
                  <w:shd w:val="clear" w:color="auto" w:fill="F7F7F7"/>
                  <w:rPrChange w:id="3710" w:author="Sangmajadi" w:date="2021-05-24T16:06:00Z">
                    <w:rPr>
                      <w:rStyle w:val="p"/>
                      <w:rFonts w:ascii="Courier New" w:hAnsi="Courier New" w:cs="Courier New"/>
                      <w:color w:val="333333"/>
                      <w:sz w:val="21"/>
                      <w:szCs w:val="21"/>
                      <w:shd w:val="clear" w:color="auto" w:fill="F7F7F7"/>
                    </w:rPr>
                  </w:rPrChange>
                </w:rPr>
                <w:t>])</w:t>
              </w:r>
              <w:r w:rsidRPr="00D922F4">
                <w:rPr>
                  <w:rFonts w:ascii="Courier New" w:hAnsi="Courier New" w:cs="Courier New"/>
                  <w:shd w:val="clear" w:color="auto" w:fill="F7F7F7"/>
                  <w:rPrChange w:id="3711" w:author="Sangmajadi" w:date="2021-05-24T16:06:00Z">
                    <w:rPr>
                      <w:rFonts w:ascii="Courier New" w:hAnsi="Courier New" w:cs="Courier New"/>
                      <w:color w:val="333333"/>
                      <w:sz w:val="21"/>
                      <w:szCs w:val="21"/>
                      <w:shd w:val="clear" w:color="auto" w:fill="F7F7F7"/>
                    </w:rPr>
                  </w:rPrChange>
                </w:rPr>
                <w:t xml:space="preserve"> </w:t>
              </w:r>
              <w:proofErr w:type="spellStart"/>
              <w:r w:rsidRPr="00D922F4">
                <w:rPr>
                  <w:rStyle w:val="n"/>
                  <w:rFonts w:ascii="Courier New" w:hAnsi="Courier New" w:cs="Courier New"/>
                  <w:shd w:val="clear" w:color="auto" w:fill="F7F7F7"/>
                  <w:rPrChange w:id="3712" w:author="Sangmajadi" w:date="2021-05-24T16:06:00Z">
                    <w:rPr>
                      <w:rStyle w:val="n"/>
                      <w:rFonts w:ascii="Courier New" w:hAnsi="Courier New" w:cs="Courier New"/>
                      <w:color w:val="333333"/>
                      <w:sz w:val="21"/>
                      <w:szCs w:val="21"/>
                      <w:shd w:val="clear" w:color="auto" w:fill="F7F7F7"/>
                    </w:rPr>
                  </w:rPrChange>
                </w:rPr>
                <w:t>plot_wordCloud</w:t>
              </w:r>
              <w:proofErr w:type="spellEnd"/>
              <w:r w:rsidRPr="00D922F4">
                <w:rPr>
                  <w:rStyle w:val="p"/>
                  <w:rFonts w:ascii="Courier New" w:hAnsi="Courier New" w:cs="Courier New"/>
                  <w:shd w:val="clear" w:color="auto" w:fill="F7F7F7"/>
                  <w:rPrChange w:id="3713" w:author="Sangmajadi" w:date="2021-05-24T16:06:00Z">
                    <w:rPr>
                      <w:rStyle w:val="p"/>
                      <w:rFonts w:ascii="Courier New" w:hAnsi="Courier New" w:cs="Courier New"/>
                      <w:color w:val="333333"/>
                      <w:sz w:val="21"/>
                      <w:szCs w:val="21"/>
                      <w:shd w:val="clear" w:color="auto" w:fill="F7F7F7"/>
                    </w:rPr>
                  </w:rPrChange>
                </w:rPr>
                <w:t>(</w:t>
              </w:r>
              <w:proofErr w:type="spellStart"/>
              <w:r w:rsidRPr="00D922F4">
                <w:rPr>
                  <w:rStyle w:val="n"/>
                  <w:rFonts w:ascii="Courier New" w:hAnsi="Courier New" w:cs="Courier New"/>
                  <w:shd w:val="clear" w:color="auto" w:fill="F7F7F7"/>
                  <w:rPrChange w:id="3714" w:author="Sangmajadi" w:date="2021-05-24T16:06:00Z">
                    <w:rPr>
                      <w:rStyle w:val="n"/>
                      <w:rFonts w:ascii="Courier New" w:hAnsi="Courier New" w:cs="Courier New"/>
                      <w:color w:val="333333"/>
                      <w:sz w:val="21"/>
                      <w:szCs w:val="21"/>
                      <w:shd w:val="clear" w:color="auto" w:fill="F7F7F7"/>
                    </w:rPr>
                  </w:rPrChange>
                </w:rPr>
                <w:t>normal_words</w:t>
              </w:r>
              <w:proofErr w:type="spellEnd"/>
              <w:r w:rsidRPr="00D922F4">
                <w:rPr>
                  <w:rStyle w:val="p"/>
                  <w:rFonts w:ascii="Courier New" w:hAnsi="Courier New" w:cs="Courier New"/>
                  <w:shd w:val="clear" w:color="auto" w:fill="F7F7F7"/>
                  <w:rPrChange w:id="3715" w:author="Sangmajadi" w:date="2021-05-24T16:06:00Z">
                    <w:rPr>
                      <w:rStyle w:val="p"/>
                      <w:rFonts w:ascii="Courier New" w:hAnsi="Courier New" w:cs="Courier New"/>
                      <w:color w:val="333333"/>
                      <w:sz w:val="21"/>
                      <w:szCs w:val="21"/>
                      <w:shd w:val="clear" w:color="auto" w:fill="F7F7F7"/>
                    </w:rPr>
                  </w:rPrChange>
                </w:rPr>
                <w:t>)</w:t>
              </w:r>
            </w:ins>
          </w:p>
        </w:tc>
      </w:tr>
    </w:tbl>
    <w:p w14:paraId="4A735FD5" w14:textId="20BEDD38" w:rsidR="00227D18" w:rsidRPr="00227D18" w:rsidDel="00227D18" w:rsidRDefault="00D922F4" w:rsidP="00227D18">
      <w:pPr>
        <w:jc w:val="both"/>
        <w:rPr>
          <w:del w:id="3716" w:author="Sangmajadi" w:date="2021-05-24T15:58:00Z"/>
          <w:rFonts w:ascii="Times New Roman" w:hAnsi="Times New Roman" w:cs="Times New Roman"/>
          <w:sz w:val="24"/>
          <w:szCs w:val="24"/>
          <w:rPrChange w:id="3717" w:author="Sangmajadi" w:date="2021-05-24T15:58:00Z">
            <w:rPr>
              <w:del w:id="3718" w:author="Sangmajadi" w:date="2021-05-24T15:58:00Z"/>
            </w:rPr>
          </w:rPrChange>
        </w:rPr>
        <w:pPrChange w:id="3719" w:author="Sangmajadi" w:date="2021-05-24T15:56:00Z">
          <w:pPr>
            <w:spacing w:line="360" w:lineRule="auto"/>
            <w:ind w:left="720"/>
            <w:jc w:val="both"/>
          </w:pPr>
        </w:pPrChange>
      </w:pPr>
      <w:ins w:id="3720" w:author="Sangmajadi" w:date="2021-05-24T16:02:00Z">
        <w:r>
          <w:rPr>
            <w:rFonts w:ascii="Times New Roman" w:hAnsi="Times New Roman" w:cs="Times New Roman"/>
            <w:sz w:val="24"/>
            <w:szCs w:val="24"/>
          </w:rPr>
          <w:t xml:space="preserve"> </w:t>
        </w:r>
      </w:ins>
    </w:p>
    <w:p w14:paraId="7746696C" w14:textId="77777777" w:rsidR="00E7425B" w:rsidRDefault="00E7425B" w:rsidP="00E7425B">
      <w:pPr>
        <w:spacing w:line="360" w:lineRule="auto"/>
        <w:jc w:val="both"/>
        <w:rPr>
          <w:rFonts w:ascii="Times New Roman" w:eastAsia="Times New Roman" w:hAnsi="Times New Roman" w:cs="Times New Roman"/>
          <w:sz w:val="24"/>
          <w:szCs w:val="24"/>
        </w:rPr>
      </w:pPr>
      <w:r>
        <w:br w:type="page"/>
      </w:r>
    </w:p>
    <w:p w14:paraId="63474021" w14:textId="50569807" w:rsidR="00E7425B" w:rsidRPr="00E03E82" w:rsidRDefault="00E03E82" w:rsidP="00E7425B">
      <w:pPr>
        <w:pStyle w:val="Heading1"/>
        <w:keepNext w:val="0"/>
        <w:keepLines w:val="0"/>
        <w:numPr>
          <w:ilvl w:val="0"/>
          <w:numId w:val="3"/>
        </w:numPr>
        <w:spacing w:before="480" w:line="360" w:lineRule="auto"/>
        <w:jc w:val="center"/>
        <w:rPr>
          <w:rFonts w:ascii="Times New Roman" w:hAnsi="Times New Roman" w:cs="Times New Roman"/>
          <w:b/>
          <w:sz w:val="28"/>
          <w:szCs w:val="28"/>
          <w:rPrChange w:id="3721" w:author="ITD-STU" w:date="2021-05-24T14:43:00Z">
            <w:rPr>
              <w:rFonts w:ascii="Times New Roman" w:hAnsi="Times New Roman" w:cs="Times New Roman"/>
              <w:b/>
              <w:sz w:val="24"/>
              <w:szCs w:val="24"/>
            </w:rPr>
          </w:rPrChange>
        </w:rPr>
      </w:pPr>
      <w:bookmarkStart w:id="3722" w:name="_bvwscijrkmv7"/>
      <w:bookmarkStart w:id="3723" w:name="_Toc72763211"/>
      <w:bookmarkEnd w:id="3722"/>
      <w:r w:rsidRPr="00E03E82">
        <w:rPr>
          <w:rFonts w:ascii="Times New Roman" w:hAnsi="Times New Roman" w:cs="Times New Roman"/>
          <w:b/>
          <w:sz w:val="28"/>
          <w:szCs w:val="28"/>
          <w:rPrChange w:id="3724" w:author="ITD-STU" w:date="2021-05-24T14:43:00Z">
            <w:rPr>
              <w:rFonts w:ascii="Times New Roman" w:hAnsi="Times New Roman" w:cs="Times New Roman"/>
              <w:b/>
              <w:sz w:val="24"/>
              <w:szCs w:val="24"/>
            </w:rPr>
          </w:rPrChange>
        </w:rPr>
        <w:lastRenderedPageBreak/>
        <w:t>HASIL DAN PEMBAHASAN</w:t>
      </w:r>
      <w:bookmarkEnd w:id="3723"/>
    </w:p>
    <w:p w14:paraId="3F742168" w14:textId="77777777" w:rsidR="00E7425B" w:rsidRDefault="00E7425B">
      <w:pPr>
        <w:spacing w:line="360" w:lineRule="auto"/>
        <w:jc w:val="both"/>
        <w:rPr>
          <w:rFonts w:ascii="Times New Roman" w:eastAsia="Times New Roman" w:hAnsi="Times New Roman" w:cs="Times New Roman"/>
          <w:sz w:val="24"/>
          <w:szCs w:val="24"/>
        </w:rPr>
        <w:pPrChange w:id="3725" w:author="Windows User" w:date="2021-05-24T11:45:00Z">
          <w:pPr>
            <w:spacing w:line="360" w:lineRule="auto"/>
          </w:pPr>
        </w:pPrChange>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
    <w:p w14:paraId="65327071" w14:textId="77777777" w:rsidR="00E7425B" w:rsidRPr="001860CA" w:rsidRDefault="00E7425B" w:rsidP="001860CA">
      <w:pPr>
        <w:pStyle w:val="Heading2"/>
        <w:numPr>
          <w:ilvl w:val="1"/>
          <w:numId w:val="3"/>
        </w:numPr>
        <w:spacing w:line="360" w:lineRule="auto"/>
        <w:ind w:left="360"/>
        <w:rPr>
          <w:rFonts w:ascii="Times New Roman" w:eastAsia="Times New Roman" w:hAnsi="Times New Roman" w:cs="Times New Roman"/>
          <w:i/>
          <w:color w:val="auto"/>
          <w:sz w:val="24"/>
        </w:rPr>
      </w:pPr>
      <w:bookmarkStart w:id="3726" w:name="_Toc72763212"/>
      <w:r w:rsidRPr="001860CA">
        <w:rPr>
          <w:rFonts w:ascii="Times New Roman" w:eastAsia="Times New Roman" w:hAnsi="Times New Roman" w:cs="Times New Roman"/>
          <w:color w:val="auto"/>
          <w:sz w:val="24"/>
        </w:rPr>
        <w:t xml:space="preserve">Hasil </w:t>
      </w:r>
      <w:proofErr w:type="spellStart"/>
      <w:r w:rsidRPr="001860CA">
        <w:rPr>
          <w:rFonts w:ascii="Times New Roman" w:eastAsia="Times New Roman" w:hAnsi="Times New Roman" w:cs="Times New Roman"/>
          <w:color w:val="auto"/>
          <w:sz w:val="24"/>
        </w:rPr>
        <w:t>Implementasi</w:t>
      </w:r>
      <w:proofErr w:type="spellEnd"/>
      <w:r w:rsidRPr="001860CA">
        <w:rPr>
          <w:rFonts w:ascii="Times New Roman" w:eastAsia="Times New Roman" w:hAnsi="Times New Roman" w:cs="Times New Roman"/>
          <w:color w:val="auto"/>
          <w:sz w:val="24"/>
        </w:rPr>
        <w:t xml:space="preserve"> </w:t>
      </w:r>
      <w:r w:rsidRPr="001860CA">
        <w:rPr>
          <w:rFonts w:ascii="Times New Roman" w:eastAsia="Times New Roman" w:hAnsi="Times New Roman" w:cs="Times New Roman"/>
          <w:i/>
          <w:color w:val="auto"/>
          <w:sz w:val="24"/>
        </w:rPr>
        <w:t>Exploratory Data</w:t>
      </w:r>
      <w:bookmarkEnd w:id="3726"/>
    </w:p>
    <w:p w14:paraId="5B107AD6" w14:textId="25E31339" w:rsidR="00E7425B" w:rsidRDefault="00E7425B">
      <w:pPr>
        <w:pStyle w:val="NormalWeb"/>
        <w:spacing w:before="0" w:beforeAutospacing="0" w:after="0" w:afterAutospacing="0" w:line="360" w:lineRule="auto"/>
        <w:jc w:val="both"/>
        <w:pPrChange w:id="3727" w:author="ITD-STU" w:date="2021-05-24T14:45:00Z">
          <w:pPr>
            <w:spacing w:line="360" w:lineRule="auto"/>
            <w:jc w:val="both"/>
          </w:pPr>
        </w:pPrChange>
      </w:pPr>
      <w:proofErr w:type="spellStart"/>
      <w:r w:rsidRPr="00E03E82">
        <w:t>Implementasi</w:t>
      </w:r>
      <w:proofErr w:type="spellEnd"/>
      <w:r w:rsidRPr="00E03E82">
        <w:t xml:space="preserve"> </w:t>
      </w:r>
      <w:r w:rsidRPr="00E03E82">
        <w:rPr>
          <w:i/>
        </w:rPr>
        <w:t xml:space="preserve">exploratory data </w:t>
      </w:r>
      <w:proofErr w:type="spellStart"/>
      <w:r w:rsidRPr="00E03E82">
        <w:t>untuk</w:t>
      </w:r>
      <w:proofErr w:type="spellEnd"/>
      <w:r w:rsidRPr="00E03E82">
        <w:t xml:space="preserve"> </w:t>
      </w:r>
      <w:proofErr w:type="spellStart"/>
      <w:r w:rsidRPr="00E03E82">
        <w:t>mengetahui</w:t>
      </w:r>
      <w:proofErr w:type="spellEnd"/>
      <w:r w:rsidRPr="00E03E82">
        <w:t xml:space="preserve"> </w:t>
      </w:r>
      <w:proofErr w:type="spellStart"/>
      <w:r w:rsidRPr="00E03E82">
        <w:t>karakteristik</w:t>
      </w:r>
      <w:proofErr w:type="spellEnd"/>
      <w:r w:rsidRPr="00E03E82">
        <w:t xml:space="preserve"> </w:t>
      </w:r>
      <w:proofErr w:type="spellStart"/>
      <w:r w:rsidRPr="00E03E82">
        <w:t>dari</w:t>
      </w:r>
      <w:proofErr w:type="spellEnd"/>
      <w:r w:rsidRPr="00E03E82">
        <w:t xml:space="preserve"> data yang </w:t>
      </w:r>
      <w:proofErr w:type="spellStart"/>
      <w:r w:rsidRPr="00E03E82">
        <w:t>akan</w:t>
      </w:r>
      <w:proofErr w:type="spellEnd"/>
      <w:r w:rsidRPr="00E03E82">
        <w:t xml:space="preserve"> </w:t>
      </w:r>
      <w:proofErr w:type="spellStart"/>
      <w:r w:rsidRPr="00E03E82">
        <w:t>digunakan</w:t>
      </w:r>
      <w:proofErr w:type="spellEnd"/>
      <w:r w:rsidRPr="00E03E82">
        <w:t xml:space="preserve">, </w:t>
      </w:r>
      <w:proofErr w:type="spellStart"/>
      <w:r w:rsidRPr="00E03E82">
        <w:t>seperti</w:t>
      </w:r>
      <w:proofErr w:type="spellEnd"/>
      <w:r w:rsidRPr="00E03E82">
        <w:t xml:space="preserve"> </w:t>
      </w:r>
      <w:proofErr w:type="spellStart"/>
      <w:r w:rsidRPr="00E03E82">
        <w:t>nama</w:t>
      </w:r>
      <w:proofErr w:type="spellEnd"/>
      <w:r w:rsidRPr="00E03E82">
        <w:t xml:space="preserve"> dan </w:t>
      </w:r>
      <w:proofErr w:type="spellStart"/>
      <w:r w:rsidRPr="00E03E82">
        <w:t>tipe</w:t>
      </w:r>
      <w:proofErr w:type="spellEnd"/>
      <w:r w:rsidRPr="00E03E82">
        <w:t xml:space="preserve"> data </w:t>
      </w:r>
      <w:proofErr w:type="spellStart"/>
      <w:r w:rsidRPr="00E03E82">
        <w:t>dari</w:t>
      </w:r>
      <w:proofErr w:type="spellEnd"/>
      <w:r w:rsidRPr="00E03E82">
        <w:t xml:space="preserve"> </w:t>
      </w:r>
      <w:proofErr w:type="spellStart"/>
      <w:r w:rsidRPr="00E03E82">
        <w:t>setiap</w:t>
      </w:r>
      <w:proofErr w:type="spellEnd"/>
      <w:r w:rsidRPr="00E03E82">
        <w:t xml:space="preserve"> </w:t>
      </w:r>
      <w:proofErr w:type="spellStart"/>
      <w:r w:rsidRPr="00E03E82">
        <w:t>kolom</w:t>
      </w:r>
      <w:proofErr w:type="spellEnd"/>
      <w:r w:rsidRPr="00E03E82">
        <w:t xml:space="preserve"> yang </w:t>
      </w:r>
      <w:proofErr w:type="spellStart"/>
      <w:r w:rsidRPr="00E03E82">
        <w:t>tersedia</w:t>
      </w:r>
      <w:proofErr w:type="spellEnd"/>
      <w:r w:rsidRPr="00E03E82">
        <w:t xml:space="preserve"> pada data. </w:t>
      </w:r>
      <w:proofErr w:type="spellStart"/>
      <w:r w:rsidRPr="00E03E82">
        <w:t>Selain</w:t>
      </w:r>
      <w:proofErr w:type="spellEnd"/>
      <w:r w:rsidRPr="00E03E82">
        <w:t xml:space="preserve"> </w:t>
      </w:r>
      <w:proofErr w:type="spellStart"/>
      <w:r w:rsidRPr="00E03E82">
        <w:t>itu</w:t>
      </w:r>
      <w:proofErr w:type="spellEnd"/>
      <w:r w:rsidRPr="00E03E82">
        <w:t xml:space="preserve"> </w:t>
      </w:r>
      <w:proofErr w:type="spellStart"/>
      <w:r w:rsidRPr="00E03E82">
        <w:t>dalam</w:t>
      </w:r>
      <w:proofErr w:type="spellEnd"/>
      <w:r w:rsidRPr="00E03E82">
        <w:t xml:space="preserve"> </w:t>
      </w:r>
      <w:proofErr w:type="spellStart"/>
      <w:r w:rsidRPr="00E03E82">
        <w:t>implementasi</w:t>
      </w:r>
      <w:proofErr w:type="spellEnd"/>
      <w:r w:rsidRPr="00E03E82">
        <w:t xml:space="preserve"> </w:t>
      </w:r>
      <w:r w:rsidRPr="00E03E82">
        <w:rPr>
          <w:i/>
          <w:rPrChange w:id="3728" w:author="ITD-STU" w:date="2021-05-24T14:44:00Z">
            <w:rPr/>
          </w:rPrChange>
        </w:rPr>
        <w:t>exploratory</w:t>
      </w:r>
      <w:r w:rsidRPr="00E03E82">
        <w:t xml:space="preserve"> data </w:t>
      </w:r>
      <w:proofErr w:type="spellStart"/>
      <w:r w:rsidRPr="00E03E82">
        <w:t>dapat</w:t>
      </w:r>
      <w:proofErr w:type="spellEnd"/>
      <w:r w:rsidRPr="00E03E82">
        <w:t xml:space="preserve"> </w:t>
      </w:r>
      <w:proofErr w:type="spellStart"/>
      <w:r w:rsidRPr="00E03E82">
        <w:t>dilihat</w:t>
      </w:r>
      <w:proofErr w:type="spellEnd"/>
      <w:r w:rsidRPr="00E03E82">
        <w:t xml:space="preserve"> </w:t>
      </w:r>
      <w:proofErr w:type="spellStart"/>
      <w:r w:rsidRPr="00E03E82">
        <w:t>ringkasan</w:t>
      </w:r>
      <w:proofErr w:type="spellEnd"/>
      <w:r w:rsidRPr="00E03E82">
        <w:t xml:space="preserve"> </w:t>
      </w:r>
      <w:proofErr w:type="spellStart"/>
      <w:r w:rsidRPr="00E03E82">
        <w:t>mengenai</w:t>
      </w:r>
      <w:proofErr w:type="spellEnd"/>
      <w:r w:rsidRPr="00E03E82">
        <w:t xml:space="preserve"> </w:t>
      </w:r>
      <w:proofErr w:type="spellStart"/>
      <w:r w:rsidRPr="00E03E82">
        <w:t>jumlah</w:t>
      </w:r>
      <w:proofErr w:type="spellEnd"/>
      <w:r w:rsidRPr="00E03E82">
        <w:t xml:space="preserve"> </w:t>
      </w:r>
      <w:r w:rsidRPr="00E03E82">
        <w:rPr>
          <w:i/>
          <w:rPrChange w:id="3729" w:author="ITD-STU" w:date="2021-05-24T14:44:00Z">
            <w:rPr/>
          </w:rPrChange>
        </w:rPr>
        <w:t>review</w:t>
      </w:r>
      <w:r w:rsidRPr="00E03E82">
        <w:t xml:space="preserve"> dan </w:t>
      </w:r>
      <w:proofErr w:type="spellStart"/>
      <w:r w:rsidRPr="00E03E82">
        <w:t>sentimen</w:t>
      </w:r>
      <w:proofErr w:type="spellEnd"/>
      <w:r w:rsidRPr="00E03E82">
        <w:t xml:space="preserve"> yang </w:t>
      </w:r>
      <w:proofErr w:type="spellStart"/>
      <w:r w:rsidRPr="00E03E82">
        <w:t>terdapat</w:t>
      </w:r>
      <w:proofErr w:type="spellEnd"/>
      <w:r w:rsidRPr="00E03E82">
        <w:t xml:space="preserve"> pada data </w:t>
      </w:r>
      <w:proofErr w:type="spellStart"/>
      <w:r w:rsidRPr="00E03E82">
        <w:t>tersebut</w:t>
      </w:r>
      <w:proofErr w:type="spellEnd"/>
      <w:r w:rsidRPr="00E03E82">
        <w:t xml:space="preserve">, </w:t>
      </w:r>
      <w:proofErr w:type="spellStart"/>
      <w:r w:rsidRPr="00E03E82">
        <w:t>nilai</w:t>
      </w:r>
      <w:proofErr w:type="spellEnd"/>
      <w:r w:rsidRPr="00E03E82">
        <w:t xml:space="preserve"> </w:t>
      </w:r>
      <w:r w:rsidRPr="00E03E82">
        <w:rPr>
          <w:i/>
          <w:rPrChange w:id="3730" w:author="ITD-STU" w:date="2021-05-24T14:44:00Z">
            <w:rPr/>
          </w:rPrChange>
        </w:rPr>
        <w:t>mean</w:t>
      </w:r>
      <w:r w:rsidRPr="00E03E82">
        <w:t xml:space="preserve">, </w:t>
      </w:r>
      <w:proofErr w:type="spellStart"/>
      <w:r w:rsidRPr="00E03E82">
        <w:t>standar</w:t>
      </w:r>
      <w:proofErr w:type="spellEnd"/>
      <w:r w:rsidRPr="00E03E82">
        <w:t xml:space="preserve"> </w:t>
      </w:r>
      <w:proofErr w:type="spellStart"/>
      <w:r w:rsidRPr="00E03E82">
        <w:t>deviasi</w:t>
      </w:r>
      <w:proofErr w:type="spellEnd"/>
      <w:r w:rsidRPr="00E03E82">
        <w:t xml:space="preserve">, </w:t>
      </w:r>
      <w:r w:rsidRPr="00E03E82">
        <w:rPr>
          <w:i/>
          <w:rPrChange w:id="3731" w:author="ITD-STU" w:date="2021-05-24T14:44:00Z">
            <w:rPr/>
          </w:rPrChange>
        </w:rPr>
        <w:t>minimum</w:t>
      </w:r>
      <w:r w:rsidRPr="00E03E82">
        <w:t xml:space="preserve"> dan </w:t>
      </w:r>
      <w:r w:rsidRPr="00E03E82">
        <w:rPr>
          <w:i/>
          <w:rPrChange w:id="3732" w:author="ITD-STU" w:date="2021-05-24T14:44:00Z">
            <w:rPr/>
          </w:rPrChange>
        </w:rPr>
        <w:t>maximum</w:t>
      </w:r>
      <w:r w:rsidRPr="00E03E82">
        <w:t xml:space="preserve">. </w:t>
      </w:r>
      <w:proofErr w:type="spellStart"/>
      <w:ins w:id="3733" w:author="ITD-STU" w:date="2021-05-24T14:44:00Z">
        <w:r w:rsidR="00E03E82" w:rsidRPr="00E03E82">
          <w:rPr>
            <w:rPrChange w:id="3734" w:author="ITD-STU" w:date="2021-05-24T14:44:00Z">
              <w:rPr>
                <w:color w:val="FF0000"/>
              </w:rPr>
            </w:rPrChange>
          </w:rPr>
          <w:t>Berikut</w:t>
        </w:r>
        <w:proofErr w:type="spellEnd"/>
        <w:r w:rsidR="00E03E82" w:rsidRPr="00E03E82">
          <w:rPr>
            <w:rPrChange w:id="3735" w:author="ITD-STU" w:date="2021-05-24T14:44:00Z">
              <w:rPr>
                <w:color w:val="FF0000"/>
              </w:rPr>
            </w:rPrChange>
          </w:rPr>
          <w:t xml:space="preserve"> </w:t>
        </w:r>
        <w:proofErr w:type="spellStart"/>
        <w:r w:rsidR="00E03E82" w:rsidRPr="00E03E82">
          <w:rPr>
            <w:rPrChange w:id="3736" w:author="ITD-STU" w:date="2021-05-24T14:44:00Z">
              <w:rPr>
                <w:color w:val="FF0000"/>
              </w:rPr>
            </w:rPrChange>
          </w:rPr>
          <w:t>ini</w:t>
        </w:r>
        <w:proofErr w:type="spellEnd"/>
        <w:r w:rsidR="00E03E82" w:rsidRPr="00E03E82">
          <w:rPr>
            <w:rPrChange w:id="3737" w:author="ITD-STU" w:date="2021-05-24T14:44:00Z">
              <w:rPr>
                <w:color w:val="FF0000"/>
              </w:rPr>
            </w:rPrChange>
          </w:rPr>
          <w:t xml:space="preserve"> </w:t>
        </w:r>
        <w:proofErr w:type="spellStart"/>
        <w:r w:rsidR="00E03E82" w:rsidRPr="00E03E82">
          <w:rPr>
            <w:rPrChange w:id="3738" w:author="ITD-STU" w:date="2021-05-24T14:44:00Z">
              <w:rPr>
                <w:color w:val="FF0000"/>
              </w:rPr>
            </w:rPrChange>
          </w:rPr>
          <w:t>adalah</w:t>
        </w:r>
        <w:proofErr w:type="spellEnd"/>
        <w:r w:rsidR="00E03E82" w:rsidRPr="00E03E82">
          <w:rPr>
            <w:rPrChange w:id="3739" w:author="ITD-STU" w:date="2021-05-24T14:44:00Z">
              <w:rPr>
                <w:color w:val="FF0000"/>
              </w:rPr>
            </w:rPrChange>
          </w:rPr>
          <w:t xml:space="preserve"> </w:t>
        </w:r>
        <w:proofErr w:type="spellStart"/>
        <w:r w:rsidR="00E03E82" w:rsidRPr="00E03E82">
          <w:rPr>
            <w:rPrChange w:id="3740" w:author="ITD-STU" w:date="2021-05-24T14:44:00Z">
              <w:rPr>
                <w:color w:val="FF0000"/>
              </w:rPr>
            </w:rPrChange>
          </w:rPr>
          <w:t>hasil</w:t>
        </w:r>
        <w:proofErr w:type="spellEnd"/>
        <w:r w:rsidR="00E03E82" w:rsidRPr="00E03E82">
          <w:rPr>
            <w:rPrChange w:id="3741" w:author="ITD-STU" w:date="2021-05-24T14:44:00Z">
              <w:rPr>
                <w:color w:val="FF0000"/>
              </w:rPr>
            </w:rPrChange>
          </w:rPr>
          <w:t xml:space="preserve"> </w:t>
        </w:r>
        <w:proofErr w:type="spellStart"/>
        <w:r w:rsidR="00E03E82" w:rsidRPr="00E03E82">
          <w:rPr>
            <w:rPrChange w:id="3742" w:author="ITD-STU" w:date="2021-05-24T14:44:00Z">
              <w:rPr>
                <w:color w:val="FF0000"/>
              </w:rPr>
            </w:rPrChange>
          </w:rPr>
          <w:t>dari</w:t>
        </w:r>
        <w:proofErr w:type="spellEnd"/>
        <w:r w:rsidR="00E03E82" w:rsidRPr="00E03E82">
          <w:rPr>
            <w:rPrChange w:id="3743" w:author="ITD-STU" w:date="2021-05-24T14:44:00Z">
              <w:rPr>
                <w:color w:val="FF0000"/>
              </w:rPr>
            </w:rPrChange>
          </w:rPr>
          <w:t xml:space="preserve"> </w:t>
        </w:r>
        <w:r w:rsidR="00E03E82" w:rsidRPr="00E03E82">
          <w:rPr>
            <w:i/>
            <w:rPrChange w:id="3744" w:author="ITD-STU" w:date="2021-05-24T14:45:00Z">
              <w:rPr>
                <w:color w:val="FF0000"/>
              </w:rPr>
            </w:rPrChange>
          </w:rPr>
          <w:t>load data</w:t>
        </w:r>
        <w:r w:rsidR="00E03E82" w:rsidRPr="00E03E82">
          <w:rPr>
            <w:rPrChange w:id="3745" w:author="ITD-STU" w:date="2021-05-24T14:44:00Z">
              <w:rPr>
                <w:color w:val="FF0000"/>
              </w:rPr>
            </w:rPrChange>
          </w:rPr>
          <w:t xml:space="preserve"> yang </w:t>
        </w:r>
        <w:proofErr w:type="spellStart"/>
        <w:r w:rsidR="00E03E82" w:rsidRPr="00E03E82">
          <w:rPr>
            <w:rPrChange w:id="3746" w:author="ITD-STU" w:date="2021-05-24T14:44:00Z">
              <w:rPr>
                <w:color w:val="FF0000"/>
              </w:rPr>
            </w:rPrChange>
          </w:rPr>
          <w:t>digunakan</w:t>
        </w:r>
        <w:proofErr w:type="spellEnd"/>
        <w:r w:rsidR="00E03E82" w:rsidRPr="00E03E82">
          <w:rPr>
            <w:rPrChange w:id="3747" w:author="ITD-STU" w:date="2021-05-24T14:44:00Z">
              <w:rPr>
                <w:color w:val="FF0000"/>
              </w:rPr>
            </w:rPrChange>
          </w:rPr>
          <w:t xml:space="preserve">, pada </w:t>
        </w:r>
        <w:proofErr w:type="spellStart"/>
        <w:r w:rsidR="00E03E82" w:rsidRPr="00E03E82">
          <w:rPr>
            <w:rPrChange w:id="3748" w:author="ITD-STU" w:date="2021-05-24T14:44:00Z">
              <w:rPr>
                <w:color w:val="FF0000"/>
              </w:rPr>
            </w:rPrChange>
          </w:rPr>
          <w:t>hasil</w:t>
        </w:r>
        <w:proofErr w:type="spellEnd"/>
        <w:r w:rsidR="00E03E82" w:rsidRPr="00E03E82">
          <w:rPr>
            <w:rPrChange w:id="3749" w:author="ITD-STU" w:date="2021-05-24T14:44:00Z">
              <w:rPr>
                <w:color w:val="FF0000"/>
              </w:rPr>
            </w:rPrChange>
          </w:rPr>
          <w:t xml:space="preserve"> </w:t>
        </w:r>
        <w:proofErr w:type="spellStart"/>
        <w:r w:rsidR="00E03E82" w:rsidRPr="00E03E82">
          <w:rPr>
            <w:rPrChange w:id="3750" w:author="ITD-STU" w:date="2021-05-24T14:44:00Z">
              <w:rPr>
                <w:color w:val="FF0000"/>
              </w:rPr>
            </w:rPrChange>
          </w:rPr>
          <w:t>tersebut</w:t>
        </w:r>
        <w:proofErr w:type="spellEnd"/>
        <w:r w:rsidR="00E03E82" w:rsidRPr="00E03E82">
          <w:rPr>
            <w:rPrChange w:id="3751" w:author="ITD-STU" w:date="2021-05-24T14:44:00Z">
              <w:rPr>
                <w:color w:val="FF0000"/>
              </w:rPr>
            </w:rPrChange>
          </w:rPr>
          <w:t xml:space="preserve"> </w:t>
        </w:r>
        <w:proofErr w:type="spellStart"/>
        <w:r w:rsidR="00E03E82" w:rsidRPr="00E03E82">
          <w:rPr>
            <w:rPrChange w:id="3752" w:author="ITD-STU" w:date="2021-05-24T14:44:00Z">
              <w:rPr>
                <w:color w:val="FF0000"/>
              </w:rPr>
            </w:rPrChange>
          </w:rPr>
          <w:t>menampilkan</w:t>
        </w:r>
        <w:proofErr w:type="spellEnd"/>
        <w:r w:rsidR="00E03E82" w:rsidRPr="00E03E82">
          <w:rPr>
            <w:rPrChange w:id="3753" w:author="ITD-STU" w:date="2021-05-24T14:44:00Z">
              <w:rPr>
                <w:color w:val="FF0000"/>
              </w:rPr>
            </w:rPrChange>
          </w:rPr>
          <w:t xml:space="preserve"> </w:t>
        </w:r>
        <w:proofErr w:type="spellStart"/>
        <w:r w:rsidR="00E03E82" w:rsidRPr="00E03E82">
          <w:rPr>
            <w:rPrChange w:id="3754" w:author="ITD-STU" w:date="2021-05-24T14:44:00Z">
              <w:rPr>
                <w:color w:val="FF0000"/>
              </w:rPr>
            </w:rPrChange>
          </w:rPr>
          <w:t>atribut</w:t>
        </w:r>
        <w:proofErr w:type="spellEnd"/>
        <w:r w:rsidR="00E03E82" w:rsidRPr="00E03E82">
          <w:rPr>
            <w:rPrChange w:id="3755" w:author="ITD-STU" w:date="2021-05-24T14:44:00Z">
              <w:rPr>
                <w:color w:val="FF0000"/>
              </w:rPr>
            </w:rPrChange>
          </w:rPr>
          <w:t xml:space="preserve"> </w:t>
        </w:r>
        <w:r w:rsidR="00E03E82" w:rsidRPr="00E03E82">
          <w:rPr>
            <w:i/>
            <w:rPrChange w:id="3756" w:author="ITD-STU" w:date="2021-05-24T14:44:00Z">
              <w:rPr>
                <w:color w:val="FF0000"/>
              </w:rPr>
            </w:rPrChange>
          </w:rPr>
          <w:t>review</w:t>
        </w:r>
        <w:r w:rsidR="00E03E82" w:rsidRPr="00E03E82">
          <w:rPr>
            <w:rPrChange w:id="3757" w:author="ITD-STU" w:date="2021-05-24T14:44:00Z">
              <w:rPr>
                <w:color w:val="FF0000"/>
              </w:rPr>
            </w:rPrChange>
          </w:rPr>
          <w:t xml:space="preserve"> dan </w:t>
        </w:r>
        <w:r w:rsidR="00E03E82" w:rsidRPr="00E03E82">
          <w:rPr>
            <w:i/>
            <w:rPrChange w:id="3758" w:author="ITD-STU" w:date="2021-05-24T14:44:00Z">
              <w:rPr>
                <w:color w:val="FF0000"/>
              </w:rPr>
            </w:rPrChange>
          </w:rPr>
          <w:t>sentiment</w:t>
        </w:r>
        <w:r w:rsidR="00E03E82" w:rsidRPr="00E03E82">
          <w:rPr>
            <w:rPrChange w:id="3759" w:author="ITD-STU" w:date="2021-05-24T14:44:00Z">
              <w:rPr>
                <w:color w:val="FF0000"/>
              </w:rPr>
            </w:rPrChange>
          </w:rPr>
          <w:t xml:space="preserve"> </w:t>
        </w:r>
        <w:proofErr w:type="spellStart"/>
        <w:r w:rsidR="00E03E82" w:rsidRPr="00E03E82">
          <w:rPr>
            <w:rPrChange w:id="3760" w:author="ITD-STU" w:date="2021-05-24T14:44:00Z">
              <w:rPr>
                <w:color w:val="FF0000"/>
              </w:rPr>
            </w:rPrChange>
          </w:rPr>
          <w:t>sebanyak</w:t>
        </w:r>
        <w:proofErr w:type="spellEnd"/>
        <w:r w:rsidR="00E03E82" w:rsidRPr="00E03E82">
          <w:rPr>
            <w:rPrChange w:id="3761" w:author="ITD-STU" w:date="2021-05-24T14:44:00Z">
              <w:rPr>
                <w:color w:val="FF0000"/>
              </w:rPr>
            </w:rPrChange>
          </w:rPr>
          <w:t xml:space="preserve"> 10 data. </w:t>
        </w:r>
      </w:ins>
    </w:p>
    <w:p w14:paraId="22455124" w14:textId="77777777" w:rsidR="00B611C7" w:rsidRDefault="00B611C7" w:rsidP="00B611C7">
      <w:pPr>
        <w:keepNext/>
        <w:spacing w:line="360" w:lineRule="auto"/>
        <w:jc w:val="center"/>
      </w:pPr>
      <w:r>
        <w:rPr>
          <w:noProof/>
        </w:rPr>
        <w:drawing>
          <wp:inline distT="0" distB="0" distL="0" distR="0" wp14:anchorId="6B7844D3" wp14:editId="7FF5565F">
            <wp:extent cx="23336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3625" cy="2324100"/>
                    </a:xfrm>
                    <a:prstGeom prst="rect">
                      <a:avLst/>
                    </a:prstGeom>
                  </pic:spPr>
                </pic:pic>
              </a:graphicData>
            </a:graphic>
          </wp:inline>
        </w:drawing>
      </w:r>
    </w:p>
    <w:p w14:paraId="58468D0C" w14:textId="77777777"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762" w:name="_Toc72747293"/>
      <w:bookmarkStart w:id="3763" w:name="_Toc72760954"/>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r w:rsidR="00E03E82">
        <w:rPr>
          <w:rFonts w:ascii="Times New Roman" w:hAnsi="Times New Roman" w:cs="Times New Roman"/>
          <w:noProof/>
          <w:color w:val="auto"/>
          <w:sz w:val="20"/>
        </w:rPr>
        <w:t>3</w:t>
      </w:r>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r w:rsidRPr="00E03E82">
        <w:rPr>
          <w:rFonts w:ascii="Times New Roman" w:hAnsi="Times New Roman" w:cs="Times New Roman"/>
          <w:i/>
          <w:color w:val="auto"/>
          <w:sz w:val="20"/>
          <w:rPrChange w:id="3764" w:author="ITD-STU" w:date="2021-05-24T14:45:00Z">
            <w:rPr>
              <w:rFonts w:ascii="Times New Roman" w:hAnsi="Times New Roman" w:cs="Times New Roman"/>
              <w:color w:val="auto"/>
              <w:sz w:val="20"/>
            </w:rPr>
          </w:rPrChange>
        </w:rPr>
        <w:t>Load Data Parquet</w:t>
      </w:r>
      <w:bookmarkEnd w:id="3762"/>
      <w:bookmarkEnd w:id="3763"/>
    </w:p>
    <w:p w14:paraId="64FECA9A" w14:textId="77777777" w:rsidR="0040143C" w:rsidRDefault="0040143C">
      <w:pPr>
        <w:spacing w:line="360" w:lineRule="auto"/>
        <w:jc w:val="both"/>
        <w:rPr>
          <w:ins w:id="3765" w:author="ITD-STU" w:date="2021-05-24T14:46:00Z"/>
          <w:rFonts w:ascii="Times New Roman" w:eastAsia="Times New Roman" w:hAnsi="Times New Roman" w:cs="Times New Roman"/>
          <w:sz w:val="24"/>
          <w:szCs w:val="24"/>
        </w:rPr>
        <w:pPrChange w:id="3766" w:author="ITD-STU" w:date="2021-05-24T14:45:00Z">
          <w:pPr>
            <w:spacing w:line="240" w:lineRule="auto"/>
            <w:jc w:val="both"/>
          </w:pPr>
        </w:pPrChange>
      </w:pPr>
      <w:proofErr w:type="spellStart"/>
      <w:ins w:id="3767" w:author="ITD-STU" w:date="2021-05-24T14:45:00Z">
        <w:r w:rsidRPr="0040143C">
          <w:rPr>
            <w:rFonts w:ascii="Times New Roman" w:eastAsia="Times New Roman" w:hAnsi="Times New Roman" w:cs="Times New Roman"/>
            <w:sz w:val="24"/>
            <w:szCs w:val="24"/>
            <w:rPrChange w:id="3768" w:author="ITD-STU" w:date="2021-05-24T14:45:00Z">
              <w:rPr>
                <w:rFonts w:ascii="Times New Roman" w:eastAsia="Times New Roman" w:hAnsi="Times New Roman" w:cs="Times New Roman"/>
                <w:color w:val="FF0000"/>
                <w:sz w:val="24"/>
                <w:szCs w:val="24"/>
              </w:rPr>
            </w:rPrChange>
          </w:rPr>
          <w:t>Berikut</w:t>
        </w:r>
        <w:proofErr w:type="spellEnd"/>
        <w:r w:rsidRPr="0040143C">
          <w:rPr>
            <w:rFonts w:ascii="Times New Roman" w:eastAsia="Times New Roman" w:hAnsi="Times New Roman" w:cs="Times New Roman"/>
            <w:sz w:val="24"/>
            <w:szCs w:val="24"/>
            <w:rPrChange w:id="3769"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70" w:author="ITD-STU" w:date="2021-05-24T14:45:00Z">
              <w:rPr>
                <w:rFonts w:ascii="Times New Roman" w:eastAsia="Times New Roman" w:hAnsi="Times New Roman" w:cs="Times New Roman"/>
                <w:color w:val="FF0000"/>
                <w:sz w:val="24"/>
                <w:szCs w:val="24"/>
              </w:rPr>
            </w:rPrChange>
          </w:rPr>
          <w:t>ini</w:t>
        </w:r>
        <w:proofErr w:type="spellEnd"/>
        <w:r w:rsidRPr="0040143C">
          <w:rPr>
            <w:rFonts w:ascii="Times New Roman" w:eastAsia="Times New Roman" w:hAnsi="Times New Roman" w:cs="Times New Roman"/>
            <w:sz w:val="24"/>
            <w:szCs w:val="24"/>
            <w:rPrChange w:id="3771"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72" w:author="ITD-STU" w:date="2021-05-24T14:45:00Z">
              <w:rPr>
                <w:rFonts w:ascii="Times New Roman" w:eastAsia="Times New Roman" w:hAnsi="Times New Roman" w:cs="Times New Roman"/>
                <w:color w:val="FF0000"/>
                <w:sz w:val="24"/>
                <w:szCs w:val="24"/>
              </w:rPr>
            </w:rPrChange>
          </w:rPr>
          <w:t>adalah</w:t>
        </w:r>
        <w:proofErr w:type="spellEnd"/>
        <w:r w:rsidRPr="0040143C">
          <w:rPr>
            <w:rFonts w:ascii="Times New Roman" w:eastAsia="Times New Roman" w:hAnsi="Times New Roman" w:cs="Times New Roman"/>
            <w:sz w:val="24"/>
            <w:szCs w:val="24"/>
            <w:rPrChange w:id="3773"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74" w:author="ITD-STU" w:date="2021-05-24T14:45: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775"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76" w:author="ITD-STU" w:date="2021-05-24T14:45:00Z">
              <w:rPr>
                <w:rFonts w:ascii="Times New Roman" w:eastAsia="Times New Roman" w:hAnsi="Times New Roman" w:cs="Times New Roman"/>
                <w:color w:val="FF0000"/>
                <w:sz w:val="24"/>
                <w:szCs w:val="24"/>
              </w:rPr>
            </w:rPrChange>
          </w:rPr>
          <w:t>untuk</w:t>
        </w:r>
        <w:proofErr w:type="spellEnd"/>
        <w:r w:rsidRPr="0040143C">
          <w:rPr>
            <w:rFonts w:ascii="Times New Roman" w:eastAsia="Times New Roman" w:hAnsi="Times New Roman" w:cs="Times New Roman"/>
            <w:sz w:val="24"/>
            <w:szCs w:val="24"/>
            <w:rPrChange w:id="3777"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78" w:author="ITD-STU" w:date="2021-05-24T14:45:00Z">
              <w:rPr>
                <w:rFonts w:ascii="Times New Roman" w:eastAsia="Times New Roman" w:hAnsi="Times New Roman" w:cs="Times New Roman"/>
                <w:color w:val="FF0000"/>
                <w:sz w:val="24"/>
                <w:szCs w:val="24"/>
              </w:rPr>
            </w:rPrChange>
          </w:rPr>
          <w:t>menampilkan</w:t>
        </w:r>
        <w:proofErr w:type="spellEnd"/>
        <w:r w:rsidRPr="0040143C">
          <w:rPr>
            <w:rFonts w:ascii="Times New Roman" w:eastAsia="Times New Roman" w:hAnsi="Times New Roman" w:cs="Times New Roman"/>
            <w:sz w:val="24"/>
            <w:szCs w:val="24"/>
            <w:rPrChange w:id="3779"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80" w:author="ITD-STU" w:date="2021-05-24T14:45:00Z">
              <w:rPr>
                <w:rFonts w:ascii="Times New Roman" w:eastAsia="Times New Roman" w:hAnsi="Times New Roman" w:cs="Times New Roman"/>
                <w:color w:val="FF0000"/>
                <w:sz w:val="24"/>
                <w:szCs w:val="24"/>
              </w:rPr>
            </w:rPrChange>
          </w:rPr>
          <w:t>atribut</w:t>
        </w:r>
        <w:proofErr w:type="spellEnd"/>
        <w:r w:rsidRPr="0040143C">
          <w:rPr>
            <w:rFonts w:ascii="Times New Roman" w:eastAsia="Times New Roman" w:hAnsi="Times New Roman" w:cs="Times New Roman"/>
            <w:sz w:val="24"/>
            <w:szCs w:val="24"/>
            <w:rPrChange w:id="3781" w:author="ITD-STU" w:date="2021-05-24T14:45:00Z">
              <w:rPr>
                <w:rFonts w:ascii="Times New Roman" w:eastAsia="Times New Roman" w:hAnsi="Times New Roman" w:cs="Times New Roman"/>
                <w:color w:val="FF0000"/>
                <w:sz w:val="24"/>
                <w:szCs w:val="24"/>
              </w:rPr>
            </w:rPrChange>
          </w:rPr>
          <w:t xml:space="preserve"> dan </w:t>
        </w:r>
        <w:proofErr w:type="spellStart"/>
        <w:r w:rsidRPr="0040143C">
          <w:rPr>
            <w:rFonts w:ascii="Times New Roman" w:eastAsia="Times New Roman" w:hAnsi="Times New Roman" w:cs="Times New Roman"/>
            <w:sz w:val="24"/>
            <w:szCs w:val="24"/>
            <w:rPrChange w:id="3782" w:author="ITD-STU" w:date="2021-05-24T14:45:00Z">
              <w:rPr>
                <w:rFonts w:ascii="Times New Roman" w:eastAsia="Times New Roman" w:hAnsi="Times New Roman" w:cs="Times New Roman"/>
                <w:color w:val="FF0000"/>
                <w:sz w:val="24"/>
                <w:szCs w:val="24"/>
              </w:rPr>
            </w:rPrChange>
          </w:rPr>
          <w:t>tipe</w:t>
        </w:r>
        <w:proofErr w:type="spellEnd"/>
        <w:r w:rsidRPr="0040143C">
          <w:rPr>
            <w:rFonts w:ascii="Times New Roman" w:eastAsia="Times New Roman" w:hAnsi="Times New Roman" w:cs="Times New Roman"/>
            <w:sz w:val="24"/>
            <w:szCs w:val="24"/>
            <w:rPrChange w:id="3783" w:author="ITD-STU" w:date="2021-05-24T14:45:00Z">
              <w:rPr>
                <w:rFonts w:ascii="Times New Roman" w:eastAsia="Times New Roman" w:hAnsi="Times New Roman" w:cs="Times New Roman"/>
                <w:color w:val="FF0000"/>
                <w:sz w:val="24"/>
                <w:szCs w:val="24"/>
              </w:rPr>
            </w:rPrChange>
          </w:rPr>
          <w:t xml:space="preserve"> data </w:t>
        </w:r>
        <w:proofErr w:type="spellStart"/>
        <w:r w:rsidRPr="0040143C">
          <w:rPr>
            <w:rFonts w:ascii="Times New Roman" w:eastAsia="Times New Roman" w:hAnsi="Times New Roman" w:cs="Times New Roman"/>
            <w:sz w:val="24"/>
            <w:szCs w:val="24"/>
            <w:rPrChange w:id="3784" w:author="ITD-STU" w:date="2021-05-24T14:45:00Z">
              <w:rPr>
                <w:rFonts w:ascii="Times New Roman" w:eastAsia="Times New Roman" w:hAnsi="Times New Roman" w:cs="Times New Roman"/>
                <w:color w:val="FF0000"/>
                <w:sz w:val="24"/>
                <w:szCs w:val="24"/>
              </w:rPr>
            </w:rPrChange>
          </w:rPr>
          <w:t>atribut</w:t>
        </w:r>
        <w:proofErr w:type="spellEnd"/>
        <w:r w:rsidRPr="0040143C">
          <w:rPr>
            <w:rFonts w:ascii="Times New Roman" w:eastAsia="Times New Roman" w:hAnsi="Times New Roman" w:cs="Times New Roman"/>
            <w:sz w:val="24"/>
            <w:szCs w:val="24"/>
            <w:rPrChange w:id="3785" w:author="ITD-STU" w:date="2021-05-24T14:45:00Z">
              <w:rPr>
                <w:rFonts w:ascii="Times New Roman" w:eastAsia="Times New Roman" w:hAnsi="Times New Roman" w:cs="Times New Roman"/>
                <w:color w:val="FF0000"/>
                <w:sz w:val="24"/>
                <w:szCs w:val="24"/>
              </w:rPr>
            </w:rPrChange>
          </w:rPr>
          <w:t xml:space="preserve"> yang </w:t>
        </w:r>
        <w:proofErr w:type="spellStart"/>
        <w:r w:rsidRPr="0040143C">
          <w:rPr>
            <w:rFonts w:ascii="Times New Roman" w:eastAsia="Times New Roman" w:hAnsi="Times New Roman" w:cs="Times New Roman"/>
            <w:sz w:val="24"/>
            <w:szCs w:val="24"/>
            <w:rPrChange w:id="3786" w:author="ITD-STU" w:date="2021-05-24T14:45:00Z">
              <w:rPr>
                <w:rFonts w:ascii="Times New Roman" w:eastAsia="Times New Roman" w:hAnsi="Times New Roman" w:cs="Times New Roman"/>
                <w:color w:val="FF0000"/>
                <w:sz w:val="24"/>
                <w:szCs w:val="24"/>
              </w:rPr>
            </w:rPrChange>
          </w:rPr>
          <w:t>terdapat</w:t>
        </w:r>
        <w:proofErr w:type="spellEnd"/>
        <w:r w:rsidRPr="0040143C">
          <w:rPr>
            <w:rFonts w:ascii="Times New Roman" w:eastAsia="Times New Roman" w:hAnsi="Times New Roman" w:cs="Times New Roman"/>
            <w:sz w:val="24"/>
            <w:szCs w:val="24"/>
            <w:rPrChange w:id="3787" w:author="ITD-STU" w:date="2021-05-24T14:45:00Z">
              <w:rPr>
                <w:rFonts w:ascii="Times New Roman" w:eastAsia="Times New Roman" w:hAnsi="Times New Roman" w:cs="Times New Roman"/>
                <w:color w:val="FF0000"/>
                <w:sz w:val="24"/>
                <w:szCs w:val="24"/>
              </w:rPr>
            </w:rPrChange>
          </w:rPr>
          <w:t xml:space="preserve"> pada </w:t>
        </w:r>
        <w:r w:rsidRPr="0040143C">
          <w:rPr>
            <w:rFonts w:ascii="Times New Roman" w:eastAsia="Times New Roman" w:hAnsi="Times New Roman" w:cs="Times New Roman"/>
            <w:i/>
            <w:sz w:val="24"/>
            <w:szCs w:val="24"/>
            <w:rPrChange w:id="3788" w:author="ITD-STU" w:date="2021-05-24T14:45:00Z">
              <w:rPr>
                <w:rFonts w:ascii="Times New Roman" w:eastAsia="Times New Roman" w:hAnsi="Times New Roman" w:cs="Times New Roman"/>
                <w:color w:val="FF0000"/>
                <w:sz w:val="24"/>
                <w:szCs w:val="24"/>
              </w:rPr>
            </w:rPrChange>
          </w:rPr>
          <w:t>dataset</w:t>
        </w:r>
        <w:r w:rsidRPr="0040143C">
          <w:rPr>
            <w:rFonts w:ascii="Times New Roman" w:eastAsia="Times New Roman" w:hAnsi="Times New Roman" w:cs="Times New Roman"/>
            <w:sz w:val="24"/>
            <w:szCs w:val="24"/>
            <w:rPrChange w:id="3789" w:author="ITD-STU" w:date="2021-05-24T14:45:00Z">
              <w:rPr>
                <w:rFonts w:ascii="Times New Roman" w:eastAsia="Times New Roman" w:hAnsi="Times New Roman" w:cs="Times New Roman"/>
                <w:color w:val="FF0000"/>
                <w:sz w:val="24"/>
                <w:szCs w:val="24"/>
              </w:rPr>
            </w:rPrChange>
          </w:rPr>
          <w:t xml:space="preserve">. Pada </w:t>
        </w:r>
        <w:r w:rsidRPr="0040143C">
          <w:rPr>
            <w:rFonts w:ascii="Times New Roman" w:eastAsia="Times New Roman" w:hAnsi="Times New Roman" w:cs="Times New Roman"/>
            <w:i/>
            <w:sz w:val="24"/>
            <w:szCs w:val="24"/>
            <w:rPrChange w:id="3790" w:author="ITD-STU" w:date="2021-05-24T14:45:00Z">
              <w:rPr>
                <w:rFonts w:ascii="Times New Roman" w:eastAsia="Times New Roman" w:hAnsi="Times New Roman" w:cs="Times New Roman"/>
                <w:color w:val="FF0000"/>
                <w:sz w:val="24"/>
                <w:szCs w:val="24"/>
              </w:rPr>
            </w:rPrChange>
          </w:rPr>
          <w:t>dataset</w:t>
        </w:r>
        <w:r w:rsidRPr="0040143C">
          <w:rPr>
            <w:rFonts w:ascii="Times New Roman" w:eastAsia="Times New Roman" w:hAnsi="Times New Roman" w:cs="Times New Roman"/>
            <w:sz w:val="24"/>
            <w:szCs w:val="24"/>
            <w:rPrChange w:id="3791"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92" w:author="ITD-STU" w:date="2021-05-24T14:45:00Z">
              <w:rPr>
                <w:rFonts w:ascii="Times New Roman" w:eastAsia="Times New Roman" w:hAnsi="Times New Roman" w:cs="Times New Roman"/>
                <w:color w:val="FF0000"/>
                <w:sz w:val="24"/>
                <w:szCs w:val="24"/>
              </w:rPr>
            </w:rPrChange>
          </w:rPr>
          <w:t>memiliki</w:t>
        </w:r>
        <w:proofErr w:type="spellEnd"/>
        <w:r w:rsidRPr="0040143C">
          <w:rPr>
            <w:rFonts w:ascii="Times New Roman" w:eastAsia="Times New Roman" w:hAnsi="Times New Roman" w:cs="Times New Roman"/>
            <w:sz w:val="24"/>
            <w:szCs w:val="24"/>
            <w:rPrChange w:id="3793"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94" w:author="ITD-STU" w:date="2021-05-24T14:45:00Z">
              <w:rPr>
                <w:rFonts w:ascii="Times New Roman" w:eastAsia="Times New Roman" w:hAnsi="Times New Roman" w:cs="Times New Roman"/>
                <w:color w:val="FF0000"/>
                <w:sz w:val="24"/>
                <w:szCs w:val="24"/>
              </w:rPr>
            </w:rPrChange>
          </w:rPr>
          <w:t>atribut</w:t>
        </w:r>
        <w:proofErr w:type="spellEnd"/>
        <w:r w:rsidRPr="0040143C">
          <w:rPr>
            <w:rFonts w:ascii="Times New Roman" w:eastAsia="Times New Roman" w:hAnsi="Times New Roman" w:cs="Times New Roman"/>
            <w:sz w:val="24"/>
            <w:szCs w:val="24"/>
            <w:rPrChange w:id="3795" w:author="ITD-STU" w:date="2021-05-24T14:45: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796" w:author="ITD-STU" w:date="2021-05-24T14:45:00Z">
              <w:rPr>
                <w:rFonts w:ascii="Times New Roman" w:eastAsia="Times New Roman" w:hAnsi="Times New Roman" w:cs="Times New Roman"/>
                <w:color w:val="FF0000"/>
                <w:sz w:val="24"/>
                <w:szCs w:val="24"/>
              </w:rPr>
            </w:rPrChange>
          </w:rPr>
          <w:t>review</w:t>
        </w:r>
        <w:r w:rsidRPr="0040143C">
          <w:rPr>
            <w:rFonts w:ascii="Times New Roman" w:eastAsia="Times New Roman" w:hAnsi="Times New Roman" w:cs="Times New Roman"/>
            <w:sz w:val="24"/>
            <w:szCs w:val="24"/>
            <w:rPrChange w:id="3797"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798" w:author="ITD-STU" w:date="2021-05-24T14:45:00Z">
              <w:rPr>
                <w:rFonts w:ascii="Times New Roman" w:eastAsia="Times New Roman" w:hAnsi="Times New Roman" w:cs="Times New Roman"/>
                <w:color w:val="FF0000"/>
                <w:sz w:val="24"/>
                <w:szCs w:val="24"/>
              </w:rPr>
            </w:rPrChange>
          </w:rPr>
          <w:t>dengan</w:t>
        </w:r>
        <w:proofErr w:type="spellEnd"/>
        <w:r w:rsidRPr="0040143C">
          <w:rPr>
            <w:rFonts w:ascii="Times New Roman" w:eastAsia="Times New Roman" w:hAnsi="Times New Roman" w:cs="Times New Roman"/>
            <w:sz w:val="24"/>
            <w:szCs w:val="24"/>
            <w:rPrChange w:id="3799"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00" w:author="ITD-STU" w:date="2021-05-24T14:45:00Z">
              <w:rPr>
                <w:rFonts w:ascii="Times New Roman" w:eastAsia="Times New Roman" w:hAnsi="Times New Roman" w:cs="Times New Roman"/>
                <w:color w:val="FF0000"/>
                <w:sz w:val="24"/>
                <w:szCs w:val="24"/>
              </w:rPr>
            </w:rPrChange>
          </w:rPr>
          <w:t>tipe</w:t>
        </w:r>
        <w:proofErr w:type="spellEnd"/>
        <w:r w:rsidRPr="0040143C">
          <w:rPr>
            <w:rFonts w:ascii="Times New Roman" w:eastAsia="Times New Roman" w:hAnsi="Times New Roman" w:cs="Times New Roman"/>
            <w:sz w:val="24"/>
            <w:szCs w:val="24"/>
            <w:rPrChange w:id="3801" w:author="ITD-STU" w:date="2021-05-24T14:45: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802" w:author="ITD-STU" w:date="2021-05-24T14:45:00Z">
              <w:rPr>
                <w:rFonts w:ascii="Times New Roman" w:eastAsia="Times New Roman" w:hAnsi="Times New Roman" w:cs="Times New Roman"/>
                <w:color w:val="FF0000"/>
                <w:sz w:val="24"/>
                <w:szCs w:val="24"/>
              </w:rPr>
            </w:rPrChange>
          </w:rPr>
          <w:t>data string</w:t>
        </w:r>
        <w:r w:rsidRPr="0040143C">
          <w:rPr>
            <w:rFonts w:ascii="Times New Roman" w:eastAsia="Times New Roman" w:hAnsi="Times New Roman" w:cs="Times New Roman"/>
            <w:sz w:val="24"/>
            <w:szCs w:val="24"/>
            <w:rPrChange w:id="3803" w:author="ITD-STU" w:date="2021-05-24T14:45:00Z">
              <w:rPr>
                <w:rFonts w:ascii="Times New Roman" w:eastAsia="Times New Roman" w:hAnsi="Times New Roman" w:cs="Times New Roman"/>
                <w:color w:val="FF0000"/>
                <w:sz w:val="24"/>
                <w:szCs w:val="24"/>
              </w:rPr>
            </w:rPrChange>
          </w:rPr>
          <w:t xml:space="preserve"> dan </w:t>
        </w:r>
        <w:proofErr w:type="spellStart"/>
        <w:r w:rsidRPr="0040143C">
          <w:rPr>
            <w:rFonts w:ascii="Times New Roman" w:eastAsia="Times New Roman" w:hAnsi="Times New Roman" w:cs="Times New Roman"/>
            <w:sz w:val="24"/>
            <w:szCs w:val="24"/>
            <w:rPrChange w:id="3804" w:author="ITD-STU" w:date="2021-05-24T14:45:00Z">
              <w:rPr>
                <w:rFonts w:ascii="Times New Roman" w:eastAsia="Times New Roman" w:hAnsi="Times New Roman" w:cs="Times New Roman"/>
                <w:color w:val="FF0000"/>
                <w:sz w:val="24"/>
                <w:szCs w:val="24"/>
              </w:rPr>
            </w:rPrChange>
          </w:rPr>
          <w:t>atribut</w:t>
        </w:r>
        <w:proofErr w:type="spellEnd"/>
        <w:r w:rsidRPr="0040143C">
          <w:rPr>
            <w:rFonts w:ascii="Times New Roman" w:eastAsia="Times New Roman" w:hAnsi="Times New Roman" w:cs="Times New Roman"/>
            <w:sz w:val="24"/>
            <w:szCs w:val="24"/>
            <w:rPrChange w:id="3805" w:author="ITD-STU" w:date="2021-05-24T14:45: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806" w:author="ITD-STU" w:date="2021-05-24T14:45:00Z">
              <w:rPr>
                <w:rFonts w:ascii="Times New Roman" w:eastAsia="Times New Roman" w:hAnsi="Times New Roman" w:cs="Times New Roman"/>
                <w:color w:val="FF0000"/>
                <w:sz w:val="24"/>
                <w:szCs w:val="24"/>
              </w:rPr>
            </w:rPrChange>
          </w:rPr>
          <w:t>sentiment</w:t>
        </w:r>
        <w:r w:rsidRPr="0040143C">
          <w:rPr>
            <w:rFonts w:ascii="Times New Roman" w:eastAsia="Times New Roman" w:hAnsi="Times New Roman" w:cs="Times New Roman"/>
            <w:sz w:val="24"/>
            <w:szCs w:val="24"/>
            <w:rPrChange w:id="3807"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08" w:author="ITD-STU" w:date="2021-05-24T14:45:00Z">
              <w:rPr>
                <w:rFonts w:ascii="Times New Roman" w:eastAsia="Times New Roman" w:hAnsi="Times New Roman" w:cs="Times New Roman"/>
                <w:color w:val="FF0000"/>
                <w:sz w:val="24"/>
                <w:szCs w:val="24"/>
              </w:rPr>
            </w:rPrChange>
          </w:rPr>
          <w:t>dengan</w:t>
        </w:r>
        <w:proofErr w:type="spellEnd"/>
        <w:r w:rsidRPr="0040143C">
          <w:rPr>
            <w:rFonts w:ascii="Times New Roman" w:eastAsia="Times New Roman" w:hAnsi="Times New Roman" w:cs="Times New Roman"/>
            <w:sz w:val="24"/>
            <w:szCs w:val="24"/>
            <w:rPrChange w:id="3809" w:author="ITD-STU" w:date="2021-05-24T14:45: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10" w:author="ITD-STU" w:date="2021-05-24T14:45:00Z">
              <w:rPr>
                <w:rFonts w:ascii="Times New Roman" w:eastAsia="Times New Roman" w:hAnsi="Times New Roman" w:cs="Times New Roman"/>
                <w:color w:val="FF0000"/>
                <w:sz w:val="24"/>
                <w:szCs w:val="24"/>
              </w:rPr>
            </w:rPrChange>
          </w:rPr>
          <w:t>tipe</w:t>
        </w:r>
        <w:proofErr w:type="spellEnd"/>
        <w:r w:rsidRPr="0040143C">
          <w:rPr>
            <w:rFonts w:ascii="Times New Roman" w:eastAsia="Times New Roman" w:hAnsi="Times New Roman" w:cs="Times New Roman"/>
            <w:sz w:val="24"/>
            <w:szCs w:val="24"/>
            <w:rPrChange w:id="3811" w:author="ITD-STU" w:date="2021-05-24T14:45:00Z">
              <w:rPr>
                <w:rFonts w:ascii="Times New Roman" w:eastAsia="Times New Roman" w:hAnsi="Times New Roman" w:cs="Times New Roman"/>
                <w:color w:val="FF0000"/>
                <w:sz w:val="24"/>
                <w:szCs w:val="24"/>
              </w:rPr>
            </w:rPrChange>
          </w:rPr>
          <w:t xml:space="preserve"> data </w:t>
        </w:r>
        <w:r w:rsidRPr="0040143C">
          <w:rPr>
            <w:rFonts w:ascii="Times New Roman" w:eastAsia="Times New Roman" w:hAnsi="Times New Roman" w:cs="Times New Roman"/>
            <w:i/>
            <w:sz w:val="24"/>
            <w:szCs w:val="24"/>
            <w:rPrChange w:id="3812" w:author="ITD-STU" w:date="2021-05-24T14:46:00Z">
              <w:rPr>
                <w:rFonts w:ascii="Times New Roman" w:eastAsia="Times New Roman" w:hAnsi="Times New Roman" w:cs="Times New Roman"/>
                <w:color w:val="FF0000"/>
                <w:sz w:val="24"/>
                <w:szCs w:val="24"/>
              </w:rPr>
            </w:rPrChange>
          </w:rPr>
          <w:t>string</w:t>
        </w:r>
        <w:r w:rsidRPr="0040143C">
          <w:rPr>
            <w:rFonts w:ascii="Times New Roman" w:eastAsia="Times New Roman" w:hAnsi="Times New Roman" w:cs="Times New Roman"/>
            <w:sz w:val="24"/>
            <w:szCs w:val="24"/>
            <w:rPrChange w:id="3813" w:author="ITD-STU" w:date="2021-05-24T14:45:00Z">
              <w:rPr>
                <w:rFonts w:ascii="Times New Roman" w:eastAsia="Times New Roman" w:hAnsi="Times New Roman" w:cs="Times New Roman"/>
                <w:color w:val="FF0000"/>
                <w:sz w:val="24"/>
                <w:szCs w:val="24"/>
              </w:rPr>
            </w:rPrChange>
          </w:rPr>
          <w:t>. </w:t>
        </w:r>
      </w:ins>
    </w:p>
    <w:p w14:paraId="576D837B" w14:textId="14534802" w:rsidR="0040143C" w:rsidRDefault="0040143C">
      <w:pPr>
        <w:spacing w:line="360" w:lineRule="auto"/>
        <w:jc w:val="center"/>
        <w:rPr>
          <w:ins w:id="3814" w:author="ITD-STU" w:date="2021-05-24T14:46:00Z"/>
          <w:rFonts w:ascii="Times New Roman" w:eastAsia="Times New Roman" w:hAnsi="Times New Roman" w:cs="Times New Roman"/>
          <w:sz w:val="24"/>
          <w:szCs w:val="24"/>
        </w:rPr>
        <w:pPrChange w:id="3815" w:author="ITD-STU" w:date="2021-05-24T14:46:00Z">
          <w:pPr>
            <w:spacing w:line="240" w:lineRule="auto"/>
            <w:jc w:val="both"/>
          </w:pPr>
        </w:pPrChange>
      </w:pPr>
      <w:ins w:id="3816" w:author="ITD-STU" w:date="2021-05-24T14:46:00Z">
        <w:r>
          <w:rPr>
            <w:noProof/>
            <w:bdr w:val="none" w:sz="0" w:space="0" w:color="auto" w:frame="1"/>
          </w:rPr>
          <w:drawing>
            <wp:inline distT="0" distB="0" distL="0" distR="0" wp14:anchorId="305CB86B" wp14:editId="6E897C7E">
              <wp:extent cx="3283585" cy="485029"/>
              <wp:effectExtent l="0" t="0" r="0" b="0"/>
              <wp:docPr id="11" name="Picture 11" descr="https://lh4.googleusercontent.com/KORqj2JHK8bQz1oWMCxQRGVva6FqfYcd_aznpb7vzk4HbWco0aPeJIbv91AJKLw336NRKEKoiqssB8pEu8muW3uimzMegbZAZJU5SUY6L5h0_o8texCiAE5Atd_BVz11zHSNRd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ORqj2JHK8bQz1oWMCxQRGVva6FqfYcd_aznpb7vzk4HbWco0aPeJIbv91AJKLw336NRKEKoiqssB8pEu8muW3uimzMegbZAZJU5SUY6L5h0_o8texCiAE5Atd_BVz11zHSNRdU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6905" cy="488474"/>
                      </a:xfrm>
                      <a:prstGeom prst="rect">
                        <a:avLst/>
                      </a:prstGeom>
                      <a:noFill/>
                      <a:ln>
                        <a:noFill/>
                      </a:ln>
                    </pic:spPr>
                  </pic:pic>
                </a:graphicData>
              </a:graphic>
            </wp:inline>
          </w:drawing>
        </w:r>
      </w:ins>
    </w:p>
    <w:p w14:paraId="392A6778" w14:textId="1283FC9E" w:rsidR="0040143C" w:rsidRPr="00B611C7" w:rsidRDefault="0040143C" w:rsidP="0040143C">
      <w:pPr>
        <w:pStyle w:val="Caption"/>
        <w:jc w:val="center"/>
        <w:rPr>
          <w:ins w:id="3817" w:author="ITD-STU" w:date="2021-05-24T14:46:00Z"/>
          <w:rFonts w:ascii="Times New Roman" w:eastAsia="Times New Roman" w:hAnsi="Times New Roman" w:cs="Times New Roman"/>
          <w:color w:val="auto"/>
          <w:sz w:val="28"/>
          <w:szCs w:val="24"/>
        </w:rPr>
      </w:pPr>
      <w:bookmarkStart w:id="3818" w:name="_Toc72760955"/>
      <w:ins w:id="3819" w:author="ITD-STU" w:date="2021-05-24T14:46:00Z">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r>
          <w:rPr>
            <w:rFonts w:ascii="Times New Roman" w:hAnsi="Times New Roman" w:cs="Times New Roman"/>
            <w:noProof/>
            <w:color w:val="auto"/>
            <w:sz w:val="20"/>
          </w:rPr>
          <w:t>4</w:t>
        </w:r>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40143C">
          <w:rPr>
            <w:rFonts w:ascii="Times New Roman" w:hAnsi="Times New Roman" w:cs="Times New Roman"/>
            <w:color w:val="auto"/>
            <w:sz w:val="20"/>
            <w:rPrChange w:id="3820" w:author="ITD-STU" w:date="2021-05-24T14:46:00Z">
              <w:rPr>
                <w:rFonts w:ascii="Times New Roman" w:hAnsi="Times New Roman" w:cs="Times New Roman"/>
                <w:i/>
                <w:color w:val="auto"/>
                <w:sz w:val="20"/>
              </w:rPr>
            </w:rPrChange>
          </w:rPr>
          <w:t>Atribut</w:t>
        </w:r>
        <w:proofErr w:type="spellEnd"/>
        <w:r w:rsidRPr="0040143C">
          <w:rPr>
            <w:rFonts w:ascii="Times New Roman" w:hAnsi="Times New Roman" w:cs="Times New Roman"/>
            <w:color w:val="auto"/>
            <w:sz w:val="20"/>
            <w:rPrChange w:id="3821" w:author="ITD-STU" w:date="2021-05-24T14:46:00Z">
              <w:rPr>
                <w:rFonts w:ascii="Times New Roman" w:hAnsi="Times New Roman" w:cs="Times New Roman"/>
                <w:i/>
                <w:color w:val="auto"/>
                <w:sz w:val="20"/>
              </w:rPr>
            </w:rPrChange>
          </w:rPr>
          <w:t xml:space="preserve"> dan </w:t>
        </w:r>
        <w:proofErr w:type="spellStart"/>
        <w:r w:rsidRPr="0040143C">
          <w:rPr>
            <w:rFonts w:ascii="Times New Roman" w:hAnsi="Times New Roman" w:cs="Times New Roman"/>
            <w:color w:val="auto"/>
            <w:sz w:val="20"/>
            <w:rPrChange w:id="3822" w:author="ITD-STU" w:date="2021-05-24T14:46:00Z">
              <w:rPr>
                <w:rFonts w:ascii="Times New Roman" w:hAnsi="Times New Roman" w:cs="Times New Roman"/>
                <w:i/>
                <w:color w:val="auto"/>
                <w:sz w:val="20"/>
              </w:rPr>
            </w:rPrChange>
          </w:rPr>
          <w:t>tipe</w:t>
        </w:r>
        <w:proofErr w:type="spellEnd"/>
        <w:r w:rsidRPr="0040143C">
          <w:rPr>
            <w:rFonts w:ascii="Times New Roman" w:hAnsi="Times New Roman" w:cs="Times New Roman"/>
            <w:color w:val="auto"/>
            <w:sz w:val="20"/>
            <w:rPrChange w:id="3823" w:author="ITD-STU" w:date="2021-05-24T14:46:00Z">
              <w:rPr>
                <w:rFonts w:ascii="Times New Roman" w:hAnsi="Times New Roman" w:cs="Times New Roman"/>
                <w:i/>
                <w:color w:val="auto"/>
                <w:sz w:val="20"/>
              </w:rPr>
            </w:rPrChange>
          </w:rPr>
          <w:t xml:space="preserve"> data </w:t>
        </w:r>
        <w:proofErr w:type="spellStart"/>
        <w:r w:rsidRPr="0040143C">
          <w:rPr>
            <w:rFonts w:ascii="Times New Roman" w:hAnsi="Times New Roman" w:cs="Times New Roman"/>
            <w:color w:val="auto"/>
            <w:sz w:val="20"/>
            <w:rPrChange w:id="3824" w:author="ITD-STU" w:date="2021-05-24T14:46:00Z">
              <w:rPr>
                <w:rFonts w:ascii="Times New Roman" w:hAnsi="Times New Roman" w:cs="Times New Roman"/>
                <w:i/>
                <w:color w:val="auto"/>
                <w:sz w:val="20"/>
              </w:rPr>
            </w:rPrChange>
          </w:rPr>
          <w:t>atribut</w:t>
        </w:r>
        <w:bookmarkEnd w:id="3818"/>
        <w:proofErr w:type="spellEnd"/>
      </w:ins>
    </w:p>
    <w:p w14:paraId="259DDD54" w14:textId="77777777" w:rsidR="00E7425B" w:rsidRDefault="00E7425B" w:rsidP="00E7425B">
      <w:pPr>
        <w:spacing w:line="360" w:lineRule="auto"/>
        <w:rPr>
          <w:ins w:id="3825" w:author="ITD-STU" w:date="2021-05-24T14:47:00Z"/>
          <w:rFonts w:ascii="Times New Roman" w:eastAsia="Times New Roman" w:hAnsi="Times New Roman" w:cs="Times New Roman"/>
          <w:sz w:val="24"/>
          <w:szCs w:val="24"/>
        </w:rPr>
      </w:pPr>
    </w:p>
    <w:p w14:paraId="002C1D58" w14:textId="77777777" w:rsidR="0040143C" w:rsidRDefault="0040143C" w:rsidP="00E7425B">
      <w:pPr>
        <w:spacing w:line="360" w:lineRule="auto"/>
        <w:rPr>
          <w:ins w:id="3826" w:author="ITD-STU" w:date="2021-05-24T14:47:00Z"/>
          <w:rFonts w:ascii="Times New Roman" w:eastAsia="Times New Roman" w:hAnsi="Times New Roman" w:cs="Times New Roman"/>
          <w:sz w:val="24"/>
          <w:szCs w:val="24"/>
        </w:rPr>
      </w:pPr>
    </w:p>
    <w:p w14:paraId="376E567E" w14:textId="77777777" w:rsidR="0040143C" w:rsidRDefault="0040143C" w:rsidP="00E7425B">
      <w:pPr>
        <w:spacing w:line="360" w:lineRule="auto"/>
        <w:rPr>
          <w:ins w:id="3827" w:author="ITD-STU" w:date="2021-05-24T14:47:00Z"/>
          <w:rFonts w:ascii="Times New Roman" w:eastAsia="Times New Roman" w:hAnsi="Times New Roman" w:cs="Times New Roman"/>
          <w:sz w:val="24"/>
          <w:szCs w:val="24"/>
        </w:rPr>
      </w:pPr>
    </w:p>
    <w:p w14:paraId="1EF8E8FB" w14:textId="77777777" w:rsidR="0040143C" w:rsidRDefault="0040143C" w:rsidP="00E7425B">
      <w:pPr>
        <w:spacing w:line="360" w:lineRule="auto"/>
        <w:rPr>
          <w:ins w:id="3828" w:author="ITD-STU" w:date="2021-05-24T14:47:00Z"/>
          <w:rFonts w:ascii="Times New Roman" w:eastAsia="Times New Roman" w:hAnsi="Times New Roman" w:cs="Times New Roman"/>
          <w:sz w:val="24"/>
          <w:szCs w:val="24"/>
        </w:rPr>
      </w:pPr>
    </w:p>
    <w:p w14:paraId="4E0EB8CE" w14:textId="77777777" w:rsidR="0040143C" w:rsidRDefault="0040143C" w:rsidP="00E7425B">
      <w:pPr>
        <w:spacing w:line="360" w:lineRule="auto"/>
        <w:rPr>
          <w:ins w:id="3829" w:author="ITD-STU" w:date="2021-05-24T14:47:00Z"/>
          <w:rFonts w:ascii="Times New Roman" w:eastAsia="Times New Roman" w:hAnsi="Times New Roman" w:cs="Times New Roman"/>
          <w:sz w:val="24"/>
          <w:szCs w:val="24"/>
        </w:rPr>
      </w:pPr>
    </w:p>
    <w:p w14:paraId="25D48596" w14:textId="50B37BEE" w:rsidR="0040143C" w:rsidRDefault="0040143C">
      <w:pPr>
        <w:spacing w:line="360" w:lineRule="auto"/>
        <w:jc w:val="both"/>
        <w:rPr>
          <w:rFonts w:ascii="Times New Roman" w:eastAsia="Times New Roman" w:hAnsi="Times New Roman" w:cs="Times New Roman"/>
          <w:sz w:val="24"/>
          <w:szCs w:val="24"/>
        </w:rPr>
        <w:pPrChange w:id="3830" w:author="ITD-STU" w:date="2021-05-24T14:47:00Z">
          <w:pPr>
            <w:spacing w:line="360" w:lineRule="auto"/>
          </w:pPr>
        </w:pPrChange>
      </w:pPr>
      <w:ins w:id="3831" w:author="ITD-STU" w:date="2021-05-24T14:47:00Z">
        <w:r w:rsidRPr="0040143C">
          <w:rPr>
            <w:rFonts w:ascii="Times New Roman" w:eastAsia="Times New Roman" w:hAnsi="Times New Roman" w:cs="Times New Roman"/>
            <w:sz w:val="24"/>
            <w:szCs w:val="24"/>
            <w:rPrChange w:id="3832" w:author="ITD-STU" w:date="2021-05-24T14:47:00Z">
              <w:rPr>
                <w:rFonts w:ascii="Times New Roman" w:eastAsia="Times New Roman" w:hAnsi="Times New Roman" w:cs="Times New Roman"/>
                <w:color w:val="FF0000"/>
                <w:sz w:val="24"/>
                <w:szCs w:val="24"/>
              </w:rPr>
            </w:rPrChange>
          </w:rPr>
          <w:lastRenderedPageBreak/>
          <w:t xml:space="preserve">Pada </w:t>
        </w:r>
        <w:proofErr w:type="spellStart"/>
        <w:r w:rsidRPr="0040143C">
          <w:rPr>
            <w:rFonts w:ascii="Times New Roman" w:eastAsia="Times New Roman" w:hAnsi="Times New Roman" w:cs="Times New Roman"/>
            <w:sz w:val="24"/>
            <w:szCs w:val="24"/>
            <w:rPrChange w:id="3833" w:author="ITD-STU" w:date="2021-05-24T14:47: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834"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35" w:author="ITD-STU" w:date="2021-05-24T14:47:00Z">
              <w:rPr>
                <w:rFonts w:ascii="Times New Roman" w:eastAsia="Times New Roman" w:hAnsi="Times New Roman" w:cs="Times New Roman"/>
                <w:color w:val="FF0000"/>
                <w:sz w:val="24"/>
                <w:szCs w:val="24"/>
              </w:rPr>
            </w:rPrChange>
          </w:rPr>
          <w:t>berikut</w:t>
        </w:r>
        <w:proofErr w:type="spellEnd"/>
        <w:r w:rsidRPr="0040143C">
          <w:rPr>
            <w:rFonts w:ascii="Times New Roman" w:eastAsia="Times New Roman" w:hAnsi="Times New Roman" w:cs="Times New Roman"/>
            <w:sz w:val="24"/>
            <w:szCs w:val="24"/>
            <w:rPrChange w:id="3836"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37" w:author="ITD-STU" w:date="2021-05-24T14:47:00Z">
              <w:rPr>
                <w:rFonts w:ascii="Times New Roman" w:eastAsia="Times New Roman" w:hAnsi="Times New Roman" w:cs="Times New Roman"/>
                <w:color w:val="FF0000"/>
                <w:sz w:val="24"/>
                <w:szCs w:val="24"/>
              </w:rPr>
            </w:rPrChange>
          </w:rPr>
          <w:t>ini</w:t>
        </w:r>
        <w:proofErr w:type="spellEnd"/>
        <w:r w:rsidRPr="0040143C">
          <w:rPr>
            <w:rFonts w:ascii="Times New Roman" w:eastAsia="Times New Roman" w:hAnsi="Times New Roman" w:cs="Times New Roman"/>
            <w:sz w:val="24"/>
            <w:szCs w:val="24"/>
            <w:rPrChange w:id="3838"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39" w:author="ITD-STU" w:date="2021-05-24T14:47:00Z">
              <w:rPr>
                <w:rFonts w:ascii="Times New Roman" w:eastAsia="Times New Roman" w:hAnsi="Times New Roman" w:cs="Times New Roman"/>
                <w:color w:val="FF0000"/>
                <w:sz w:val="24"/>
                <w:szCs w:val="24"/>
              </w:rPr>
            </w:rPrChange>
          </w:rPr>
          <w:t>akan</w:t>
        </w:r>
        <w:proofErr w:type="spellEnd"/>
        <w:r w:rsidRPr="0040143C">
          <w:rPr>
            <w:rFonts w:ascii="Times New Roman" w:eastAsia="Times New Roman" w:hAnsi="Times New Roman" w:cs="Times New Roman"/>
            <w:sz w:val="24"/>
            <w:szCs w:val="24"/>
            <w:rPrChange w:id="3840"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41" w:author="ITD-STU" w:date="2021-05-24T14:47:00Z">
              <w:rPr>
                <w:rFonts w:ascii="Times New Roman" w:eastAsia="Times New Roman" w:hAnsi="Times New Roman" w:cs="Times New Roman"/>
                <w:color w:val="FF0000"/>
                <w:sz w:val="24"/>
                <w:szCs w:val="24"/>
              </w:rPr>
            </w:rPrChange>
          </w:rPr>
          <w:t>ditampilkan</w:t>
        </w:r>
        <w:proofErr w:type="spellEnd"/>
        <w:r w:rsidRPr="0040143C">
          <w:rPr>
            <w:rFonts w:ascii="Times New Roman" w:eastAsia="Times New Roman" w:hAnsi="Times New Roman" w:cs="Times New Roman"/>
            <w:sz w:val="24"/>
            <w:szCs w:val="24"/>
            <w:rPrChange w:id="3842"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43" w:author="ITD-STU" w:date="2021-05-24T14:47: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844"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45" w:author="ITD-STU" w:date="2021-05-24T14:47:00Z">
              <w:rPr>
                <w:rFonts w:ascii="Times New Roman" w:eastAsia="Times New Roman" w:hAnsi="Times New Roman" w:cs="Times New Roman"/>
                <w:color w:val="FF0000"/>
                <w:sz w:val="24"/>
                <w:szCs w:val="24"/>
              </w:rPr>
            </w:rPrChange>
          </w:rPr>
          <w:t>dari</w:t>
        </w:r>
        <w:proofErr w:type="spellEnd"/>
        <w:r w:rsidRPr="0040143C">
          <w:rPr>
            <w:rFonts w:ascii="Times New Roman" w:eastAsia="Times New Roman" w:hAnsi="Times New Roman" w:cs="Times New Roman"/>
            <w:sz w:val="24"/>
            <w:szCs w:val="24"/>
            <w:rPrChange w:id="3846" w:author="ITD-STU" w:date="2021-05-24T14:47: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847" w:author="ITD-STU" w:date="2021-05-24T14:47:00Z">
              <w:rPr>
                <w:rFonts w:ascii="Times New Roman" w:eastAsia="Times New Roman" w:hAnsi="Times New Roman" w:cs="Times New Roman"/>
                <w:color w:val="FF0000"/>
                <w:sz w:val="24"/>
                <w:szCs w:val="24"/>
              </w:rPr>
            </w:rPrChange>
          </w:rPr>
          <w:t>summary</w:t>
        </w:r>
        <w:r w:rsidRPr="0040143C">
          <w:rPr>
            <w:rFonts w:ascii="Times New Roman" w:eastAsia="Times New Roman" w:hAnsi="Times New Roman" w:cs="Times New Roman"/>
            <w:sz w:val="24"/>
            <w:szCs w:val="24"/>
            <w:rPrChange w:id="3848"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49" w:author="ITD-STU" w:date="2021-05-24T14:47:00Z">
              <w:rPr>
                <w:rFonts w:ascii="Times New Roman" w:eastAsia="Times New Roman" w:hAnsi="Times New Roman" w:cs="Times New Roman"/>
                <w:color w:val="FF0000"/>
                <w:sz w:val="24"/>
                <w:szCs w:val="24"/>
              </w:rPr>
            </w:rPrChange>
          </w:rPr>
          <w:t>deskripsi</w:t>
        </w:r>
        <w:proofErr w:type="spellEnd"/>
        <w:r w:rsidRPr="0040143C">
          <w:rPr>
            <w:rFonts w:ascii="Times New Roman" w:eastAsia="Times New Roman" w:hAnsi="Times New Roman" w:cs="Times New Roman"/>
            <w:sz w:val="24"/>
            <w:szCs w:val="24"/>
            <w:rPrChange w:id="3850" w:author="ITD-STU" w:date="2021-05-24T14:47: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51" w:author="ITD-STU" w:date="2021-05-24T14:47:00Z">
              <w:rPr>
                <w:rFonts w:ascii="Times New Roman" w:eastAsia="Times New Roman" w:hAnsi="Times New Roman" w:cs="Times New Roman"/>
                <w:color w:val="FF0000"/>
                <w:sz w:val="24"/>
                <w:szCs w:val="24"/>
              </w:rPr>
            </w:rPrChange>
          </w:rPr>
          <w:t>dari</w:t>
        </w:r>
        <w:proofErr w:type="spellEnd"/>
        <w:r w:rsidRPr="0040143C">
          <w:rPr>
            <w:rFonts w:ascii="Times New Roman" w:eastAsia="Times New Roman" w:hAnsi="Times New Roman" w:cs="Times New Roman"/>
            <w:sz w:val="24"/>
            <w:szCs w:val="24"/>
            <w:rPrChange w:id="3852" w:author="ITD-STU" w:date="2021-05-24T14:47: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853" w:author="ITD-STU" w:date="2021-05-24T14:47:00Z">
              <w:rPr>
                <w:rFonts w:ascii="Times New Roman" w:eastAsia="Times New Roman" w:hAnsi="Times New Roman" w:cs="Times New Roman"/>
                <w:color w:val="FF0000"/>
                <w:sz w:val="24"/>
                <w:szCs w:val="24"/>
              </w:rPr>
            </w:rPrChange>
          </w:rPr>
          <w:t>dataset</w:t>
        </w:r>
        <w:r w:rsidRPr="0040143C">
          <w:rPr>
            <w:rFonts w:ascii="Times New Roman" w:eastAsia="Times New Roman" w:hAnsi="Times New Roman" w:cs="Times New Roman"/>
            <w:sz w:val="24"/>
            <w:szCs w:val="24"/>
            <w:rPrChange w:id="3854" w:author="ITD-STU" w:date="2021-05-24T14:47:00Z">
              <w:rPr>
                <w:rFonts w:ascii="Times New Roman" w:eastAsia="Times New Roman" w:hAnsi="Times New Roman" w:cs="Times New Roman"/>
                <w:color w:val="FF0000"/>
                <w:sz w:val="24"/>
                <w:szCs w:val="24"/>
              </w:rPr>
            </w:rPrChange>
          </w:rPr>
          <w:t xml:space="preserve"> yang </w:t>
        </w:r>
        <w:proofErr w:type="spellStart"/>
        <w:r w:rsidRPr="0040143C">
          <w:rPr>
            <w:rFonts w:ascii="Times New Roman" w:eastAsia="Times New Roman" w:hAnsi="Times New Roman" w:cs="Times New Roman"/>
            <w:sz w:val="24"/>
            <w:szCs w:val="24"/>
            <w:rPrChange w:id="3855" w:author="ITD-STU" w:date="2021-05-24T14:47:00Z">
              <w:rPr>
                <w:rFonts w:ascii="Times New Roman" w:eastAsia="Times New Roman" w:hAnsi="Times New Roman" w:cs="Times New Roman"/>
                <w:color w:val="FF0000"/>
                <w:sz w:val="24"/>
                <w:szCs w:val="24"/>
              </w:rPr>
            </w:rPrChange>
          </w:rPr>
          <w:t>digunakan</w:t>
        </w:r>
        <w:proofErr w:type="spellEnd"/>
        <w:r w:rsidRPr="0040143C">
          <w:rPr>
            <w:rFonts w:ascii="Times New Roman" w:eastAsia="Times New Roman" w:hAnsi="Times New Roman" w:cs="Times New Roman"/>
            <w:sz w:val="24"/>
            <w:szCs w:val="24"/>
            <w:rPrChange w:id="3856" w:author="ITD-STU" w:date="2021-05-24T14:47:00Z">
              <w:rPr>
                <w:rFonts w:ascii="Times New Roman" w:eastAsia="Times New Roman" w:hAnsi="Times New Roman" w:cs="Times New Roman"/>
                <w:color w:val="FF0000"/>
                <w:sz w:val="24"/>
                <w:szCs w:val="24"/>
              </w:rPr>
            </w:rPrChange>
          </w:rPr>
          <w:t>. </w:t>
        </w:r>
      </w:ins>
    </w:p>
    <w:p w14:paraId="34409C6F" w14:textId="77777777" w:rsidR="00B611C7" w:rsidRDefault="00B611C7" w:rsidP="00B611C7">
      <w:pPr>
        <w:keepNext/>
        <w:spacing w:line="360" w:lineRule="auto"/>
        <w:jc w:val="center"/>
      </w:pPr>
      <w:r>
        <w:rPr>
          <w:noProof/>
        </w:rPr>
        <w:drawing>
          <wp:inline distT="0" distB="0" distL="0" distR="0" wp14:anchorId="01FF874E" wp14:editId="42F67A80">
            <wp:extent cx="2886075" cy="1371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86075" cy="1371600"/>
                    </a:xfrm>
                    <a:prstGeom prst="rect">
                      <a:avLst/>
                    </a:prstGeom>
                  </pic:spPr>
                </pic:pic>
              </a:graphicData>
            </a:graphic>
          </wp:inline>
        </w:drawing>
      </w:r>
    </w:p>
    <w:p w14:paraId="2DBE1BA7" w14:textId="77777777"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857" w:name="_Toc72747294"/>
      <w:bookmarkStart w:id="3858" w:name="_Toc72760956"/>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d="3859" w:author="ITD-STU" w:date="2021-05-24T14:47:00Z">
        <w:r w:rsidR="0040143C">
          <w:rPr>
            <w:rFonts w:ascii="Times New Roman" w:hAnsi="Times New Roman" w:cs="Times New Roman"/>
            <w:noProof/>
            <w:color w:val="auto"/>
            <w:sz w:val="20"/>
          </w:rPr>
          <w:t>5</w:t>
        </w:r>
      </w:ins>
      <w:del w:id="3860" w:author="ITD-STU" w:date="2021-05-24T14:47:00Z">
        <w:r w:rsidR="005033EC" w:rsidDel="0040143C">
          <w:rPr>
            <w:rFonts w:ascii="Times New Roman" w:hAnsi="Times New Roman" w:cs="Times New Roman"/>
            <w:noProof/>
            <w:color w:val="auto"/>
            <w:sz w:val="20"/>
          </w:rPr>
          <w:delText>4</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Deskripsi</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dari</w:t>
      </w:r>
      <w:proofErr w:type="spellEnd"/>
      <w:r w:rsidRPr="00B611C7">
        <w:rPr>
          <w:rFonts w:ascii="Times New Roman" w:hAnsi="Times New Roman" w:cs="Times New Roman"/>
          <w:color w:val="auto"/>
          <w:sz w:val="20"/>
        </w:rPr>
        <w:t xml:space="preserve"> data yang </w:t>
      </w:r>
      <w:proofErr w:type="spellStart"/>
      <w:r w:rsidRPr="00B611C7">
        <w:rPr>
          <w:rFonts w:ascii="Times New Roman" w:hAnsi="Times New Roman" w:cs="Times New Roman"/>
          <w:color w:val="auto"/>
          <w:sz w:val="20"/>
        </w:rPr>
        <w:t>digunakan</w:t>
      </w:r>
      <w:bookmarkEnd w:id="3857"/>
      <w:bookmarkEnd w:id="3858"/>
      <w:proofErr w:type="spellEnd"/>
    </w:p>
    <w:p w14:paraId="76D8CB4D" w14:textId="77777777" w:rsidR="0040143C" w:rsidRPr="0040143C" w:rsidRDefault="0040143C">
      <w:pPr>
        <w:spacing w:line="360" w:lineRule="auto"/>
        <w:jc w:val="both"/>
        <w:rPr>
          <w:ins w:id="3861" w:author="ITD-STU" w:date="2021-05-24T14:48:00Z"/>
          <w:rFonts w:ascii="Times New Roman" w:eastAsia="Times New Roman" w:hAnsi="Times New Roman" w:cs="Times New Roman"/>
          <w:sz w:val="24"/>
          <w:szCs w:val="24"/>
        </w:rPr>
        <w:pPrChange w:id="3862" w:author="ITD-STU" w:date="2021-05-24T14:48:00Z">
          <w:pPr>
            <w:spacing w:line="240" w:lineRule="auto"/>
            <w:jc w:val="both"/>
          </w:pPr>
        </w:pPrChange>
      </w:pPr>
      <w:proofErr w:type="spellStart"/>
      <w:ins w:id="3863" w:author="ITD-STU" w:date="2021-05-24T14:48:00Z">
        <w:r w:rsidRPr="0040143C">
          <w:rPr>
            <w:rFonts w:ascii="Times New Roman" w:eastAsia="Times New Roman" w:hAnsi="Times New Roman" w:cs="Times New Roman"/>
            <w:sz w:val="24"/>
            <w:szCs w:val="24"/>
            <w:rPrChange w:id="3864" w:author="ITD-STU" w:date="2021-05-24T14:48:00Z">
              <w:rPr>
                <w:rFonts w:ascii="Times New Roman" w:eastAsia="Times New Roman" w:hAnsi="Times New Roman" w:cs="Times New Roman"/>
                <w:color w:val="FF0000"/>
                <w:sz w:val="24"/>
                <w:szCs w:val="24"/>
              </w:rPr>
            </w:rPrChange>
          </w:rPr>
          <w:t>Berikut</w:t>
        </w:r>
        <w:proofErr w:type="spellEnd"/>
        <w:r w:rsidRPr="0040143C">
          <w:rPr>
            <w:rFonts w:ascii="Times New Roman" w:eastAsia="Times New Roman" w:hAnsi="Times New Roman" w:cs="Times New Roman"/>
            <w:sz w:val="24"/>
            <w:szCs w:val="24"/>
            <w:rPrChange w:id="3865"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66" w:author="ITD-STU" w:date="2021-05-24T14:48:00Z">
              <w:rPr>
                <w:rFonts w:ascii="Times New Roman" w:eastAsia="Times New Roman" w:hAnsi="Times New Roman" w:cs="Times New Roman"/>
                <w:color w:val="FF0000"/>
                <w:sz w:val="24"/>
                <w:szCs w:val="24"/>
              </w:rPr>
            </w:rPrChange>
          </w:rPr>
          <w:t>ini</w:t>
        </w:r>
        <w:proofErr w:type="spellEnd"/>
        <w:r w:rsidRPr="0040143C">
          <w:rPr>
            <w:rFonts w:ascii="Times New Roman" w:eastAsia="Times New Roman" w:hAnsi="Times New Roman" w:cs="Times New Roman"/>
            <w:sz w:val="24"/>
            <w:szCs w:val="24"/>
            <w:rPrChange w:id="3867"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68" w:author="ITD-STU" w:date="2021-05-24T14:48:00Z">
              <w:rPr>
                <w:rFonts w:ascii="Times New Roman" w:eastAsia="Times New Roman" w:hAnsi="Times New Roman" w:cs="Times New Roman"/>
                <w:color w:val="FF0000"/>
                <w:sz w:val="24"/>
                <w:szCs w:val="24"/>
              </w:rPr>
            </w:rPrChange>
          </w:rPr>
          <w:t>adalah</w:t>
        </w:r>
        <w:proofErr w:type="spellEnd"/>
        <w:r w:rsidRPr="0040143C">
          <w:rPr>
            <w:rFonts w:ascii="Times New Roman" w:eastAsia="Times New Roman" w:hAnsi="Times New Roman" w:cs="Times New Roman"/>
            <w:sz w:val="24"/>
            <w:szCs w:val="24"/>
            <w:rPrChange w:id="3869"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70" w:author="ITD-STU" w:date="2021-05-24T14:48: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871"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72" w:author="ITD-STU" w:date="2021-05-24T14:48:00Z">
              <w:rPr>
                <w:rFonts w:ascii="Times New Roman" w:eastAsia="Times New Roman" w:hAnsi="Times New Roman" w:cs="Times New Roman"/>
                <w:color w:val="FF0000"/>
                <w:sz w:val="24"/>
                <w:szCs w:val="24"/>
              </w:rPr>
            </w:rPrChange>
          </w:rPr>
          <w:t>dari</w:t>
        </w:r>
        <w:proofErr w:type="spellEnd"/>
        <w:r w:rsidRPr="0040143C">
          <w:rPr>
            <w:rFonts w:ascii="Times New Roman" w:eastAsia="Times New Roman" w:hAnsi="Times New Roman" w:cs="Times New Roman"/>
            <w:sz w:val="24"/>
            <w:szCs w:val="24"/>
            <w:rPrChange w:id="3873"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74" w:author="ITD-STU" w:date="2021-05-24T14:48:00Z">
              <w:rPr>
                <w:rFonts w:ascii="Times New Roman" w:eastAsia="Times New Roman" w:hAnsi="Times New Roman" w:cs="Times New Roman"/>
                <w:color w:val="FF0000"/>
                <w:sz w:val="24"/>
                <w:szCs w:val="24"/>
              </w:rPr>
            </w:rPrChange>
          </w:rPr>
          <w:t>analisis</w:t>
        </w:r>
        <w:proofErr w:type="spellEnd"/>
        <w:r w:rsidRPr="0040143C">
          <w:rPr>
            <w:rFonts w:ascii="Times New Roman" w:eastAsia="Times New Roman" w:hAnsi="Times New Roman" w:cs="Times New Roman"/>
            <w:sz w:val="24"/>
            <w:szCs w:val="24"/>
            <w:rPrChange w:id="3875"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76" w:author="ITD-STU" w:date="2021-05-24T14:48:00Z">
              <w:rPr>
                <w:rFonts w:ascii="Times New Roman" w:eastAsia="Times New Roman" w:hAnsi="Times New Roman" w:cs="Times New Roman"/>
                <w:color w:val="FF0000"/>
                <w:sz w:val="24"/>
                <w:szCs w:val="24"/>
              </w:rPr>
            </w:rPrChange>
          </w:rPr>
          <w:t>jumlah</w:t>
        </w:r>
        <w:proofErr w:type="spellEnd"/>
        <w:r w:rsidRPr="0040143C">
          <w:rPr>
            <w:rFonts w:ascii="Times New Roman" w:eastAsia="Times New Roman" w:hAnsi="Times New Roman" w:cs="Times New Roman"/>
            <w:sz w:val="24"/>
            <w:szCs w:val="24"/>
            <w:rPrChange w:id="3877" w:author="ITD-STU" w:date="2021-05-24T14:48:00Z">
              <w:rPr>
                <w:rFonts w:ascii="Times New Roman" w:eastAsia="Times New Roman" w:hAnsi="Times New Roman" w:cs="Times New Roman"/>
                <w:color w:val="FF0000"/>
                <w:sz w:val="24"/>
                <w:szCs w:val="24"/>
              </w:rPr>
            </w:rPrChange>
          </w:rPr>
          <w:t xml:space="preserve"> data yang </w:t>
        </w:r>
        <w:proofErr w:type="spellStart"/>
        <w:r w:rsidRPr="0040143C">
          <w:rPr>
            <w:rFonts w:ascii="Times New Roman" w:eastAsia="Times New Roman" w:hAnsi="Times New Roman" w:cs="Times New Roman"/>
            <w:sz w:val="24"/>
            <w:szCs w:val="24"/>
            <w:rPrChange w:id="3878" w:author="ITD-STU" w:date="2021-05-24T14:48:00Z">
              <w:rPr>
                <w:rFonts w:ascii="Times New Roman" w:eastAsia="Times New Roman" w:hAnsi="Times New Roman" w:cs="Times New Roman"/>
                <w:color w:val="FF0000"/>
                <w:sz w:val="24"/>
                <w:szCs w:val="24"/>
              </w:rPr>
            </w:rPrChange>
          </w:rPr>
          <w:t>memiliki</w:t>
        </w:r>
        <w:proofErr w:type="spellEnd"/>
        <w:r w:rsidRPr="0040143C">
          <w:rPr>
            <w:rFonts w:ascii="Times New Roman" w:eastAsia="Times New Roman" w:hAnsi="Times New Roman" w:cs="Times New Roman"/>
            <w:sz w:val="24"/>
            <w:szCs w:val="24"/>
            <w:rPrChange w:id="3879"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80" w:author="ITD-STU" w:date="2021-05-24T14:48:00Z">
              <w:rPr>
                <w:rFonts w:ascii="Times New Roman" w:eastAsia="Times New Roman" w:hAnsi="Times New Roman" w:cs="Times New Roman"/>
                <w:color w:val="FF0000"/>
                <w:sz w:val="24"/>
                <w:szCs w:val="24"/>
              </w:rPr>
            </w:rPrChange>
          </w:rPr>
          <w:t>sentimen</w:t>
        </w:r>
        <w:proofErr w:type="spellEnd"/>
        <w:r w:rsidRPr="0040143C">
          <w:rPr>
            <w:rFonts w:ascii="Times New Roman" w:eastAsia="Times New Roman" w:hAnsi="Times New Roman" w:cs="Times New Roman"/>
            <w:sz w:val="24"/>
            <w:szCs w:val="24"/>
            <w:rPrChange w:id="3881" w:author="ITD-STU" w:date="2021-05-24T14:48: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882" w:author="ITD-STU" w:date="2021-05-24T14:48:00Z">
              <w:rPr>
                <w:rFonts w:ascii="Times New Roman" w:eastAsia="Times New Roman" w:hAnsi="Times New Roman" w:cs="Times New Roman"/>
                <w:color w:val="FF0000"/>
                <w:sz w:val="24"/>
                <w:szCs w:val="24"/>
              </w:rPr>
            </w:rPrChange>
          </w:rPr>
          <w:t>positif</w:t>
        </w:r>
        <w:proofErr w:type="spellEnd"/>
        <w:r w:rsidRPr="0040143C">
          <w:rPr>
            <w:rFonts w:ascii="Times New Roman" w:eastAsia="Times New Roman" w:hAnsi="Times New Roman" w:cs="Times New Roman"/>
            <w:sz w:val="24"/>
            <w:szCs w:val="24"/>
            <w:rPrChange w:id="3883" w:author="ITD-STU" w:date="2021-05-24T14:48:00Z">
              <w:rPr>
                <w:rFonts w:ascii="Times New Roman" w:eastAsia="Times New Roman" w:hAnsi="Times New Roman" w:cs="Times New Roman"/>
                <w:color w:val="FF0000"/>
                <w:sz w:val="24"/>
                <w:szCs w:val="24"/>
              </w:rPr>
            </w:rPrChange>
          </w:rPr>
          <w:t xml:space="preserve"> dan </w:t>
        </w:r>
        <w:proofErr w:type="spellStart"/>
        <w:r w:rsidRPr="0040143C">
          <w:rPr>
            <w:rFonts w:ascii="Times New Roman" w:eastAsia="Times New Roman" w:hAnsi="Times New Roman" w:cs="Times New Roman"/>
            <w:sz w:val="24"/>
            <w:szCs w:val="24"/>
            <w:rPrChange w:id="3884" w:author="ITD-STU" w:date="2021-05-24T14:48:00Z">
              <w:rPr>
                <w:rFonts w:ascii="Times New Roman" w:eastAsia="Times New Roman" w:hAnsi="Times New Roman" w:cs="Times New Roman"/>
                <w:color w:val="FF0000"/>
                <w:sz w:val="24"/>
                <w:szCs w:val="24"/>
              </w:rPr>
            </w:rPrChange>
          </w:rPr>
          <w:t>negatif</w:t>
        </w:r>
        <w:proofErr w:type="spellEnd"/>
        <w:r w:rsidRPr="0040143C">
          <w:rPr>
            <w:rFonts w:ascii="Times New Roman" w:eastAsia="Times New Roman" w:hAnsi="Times New Roman" w:cs="Times New Roman"/>
            <w:sz w:val="24"/>
            <w:szCs w:val="24"/>
            <w:rPrChange w:id="3885" w:author="ITD-STU" w:date="2021-05-24T14:48:00Z">
              <w:rPr>
                <w:rFonts w:ascii="Times New Roman" w:eastAsia="Times New Roman" w:hAnsi="Times New Roman" w:cs="Times New Roman"/>
                <w:color w:val="FF0000"/>
                <w:sz w:val="24"/>
                <w:szCs w:val="24"/>
              </w:rPr>
            </w:rPrChange>
          </w:rPr>
          <w:t>. </w:t>
        </w:r>
      </w:ins>
    </w:p>
    <w:p w14:paraId="75FC3730" w14:textId="42F233B1" w:rsidR="0040143C" w:rsidRDefault="0040143C">
      <w:pPr>
        <w:spacing w:line="240" w:lineRule="auto"/>
        <w:jc w:val="center"/>
        <w:rPr>
          <w:ins w:id="3886" w:author="ITD-STU" w:date="2021-05-24T14:49:00Z"/>
          <w:rFonts w:ascii="Times New Roman" w:eastAsia="Times New Roman" w:hAnsi="Times New Roman" w:cs="Times New Roman"/>
          <w:sz w:val="24"/>
          <w:szCs w:val="24"/>
        </w:rPr>
        <w:pPrChange w:id="3887" w:author="ITD-STU" w:date="2021-05-24T14:48:00Z">
          <w:pPr>
            <w:spacing w:line="240" w:lineRule="auto"/>
            <w:jc w:val="both"/>
          </w:pPr>
        </w:pPrChange>
      </w:pPr>
      <w:ins w:id="3888" w:author="ITD-STU" w:date="2021-05-24T14:48:00Z">
        <w:r w:rsidRPr="0040143C">
          <w:rPr>
            <w:rFonts w:ascii="Times New Roman" w:eastAsia="Times New Roman" w:hAnsi="Times New Roman" w:cs="Times New Roman"/>
            <w:noProof/>
            <w:color w:val="FF0000"/>
            <w:sz w:val="24"/>
            <w:szCs w:val="24"/>
            <w:bdr w:val="none" w:sz="0" w:space="0" w:color="auto" w:frame="1"/>
          </w:rPr>
          <w:drawing>
            <wp:inline distT="0" distB="0" distL="0" distR="0" wp14:anchorId="7CB70272" wp14:editId="29648807">
              <wp:extent cx="1550670" cy="986155"/>
              <wp:effectExtent l="0" t="0" r="0" b="4445"/>
              <wp:docPr id="15" name="Picture 15" descr="https://lh4.googleusercontent.com/BVwTuyKJvHrNGpPsmmyI_WLg67_JtwW-eswDlrnxg82fHjk5OAuDJpyQaxNBLsDjSZ2wgrcuLS5aQ05g4RtAsLGH58gMt9j98syHJ4GxJCue3qj-6V5kWP3c4F14PHBlJMTSGG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VwTuyKJvHrNGpPsmmyI_WLg67_JtwW-eswDlrnxg82fHjk5OAuDJpyQaxNBLsDjSZ2wgrcuLS5aQ05g4RtAsLGH58gMt9j98syHJ4GxJCue3qj-6V5kWP3c4F14PHBlJMTSGG4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0670" cy="986155"/>
                      </a:xfrm>
                      <a:prstGeom prst="rect">
                        <a:avLst/>
                      </a:prstGeom>
                      <a:noFill/>
                      <a:ln>
                        <a:noFill/>
                      </a:ln>
                    </pic:spPr>
                  </pic:pic>
                </a:graphicData>
              </a:graphic>
            </wp:inline>
          </w:drawing>
        </w:r>
      </w:ins>
    </w:p>
    <w:p w14:paraId="4BF931E8" w14:textId="42BA503E" w:rsidR="0040143C" w:rsidRPr="0040143C" w:rsidRDefault="0040143C">
      <w:pPr>
        <w:pStyle w:val="Caption"/>
        <w:jc w:val="center"/>
        <w:rPr>
          <w:ins w:id="3889" w:author="ITD-STU" w:date="2021-05-24T14:48:00Z"/>
          <w:rFonts w:ascii="Times New Roman" w:eastAsia="Times New Roman" w:hAnsi="Times New Roman" w:cs="Times New Roman"/>
          <w:sz w:val="28"/>
          <w:szCs w:val="24"/>
          <w:rPrChange w:id="3890" w:author="ITD-STU" w:date="2021-05-24T14:49:00Z">
            <w:rPr>
              <w:ins w:id="3891" w:author="ITD-STU" w:date="2021-05-24T14:48:00Z"/>
              <w:rFonts w:ascii="Times New Roman" w:eastAsia="Times New Roman" w:hAnsi="Times New Roman" w:cs="Times New Roman"/>
              <w:sz w:val="24"/>
              <w:szCs w:val="24"/>
            </w:rPr>
          </w:rPrChange>
        </w:rPr>
        <w:pPrChange w:id="3892" w:author="ITD-STU" w:date="2021-05-24T14:49:00Z">
          <w:pPr>
            <w:spacing w:line="240" w:lineRule="auto"/>
            <w:jc w:val="both"/>
          </w:pPr>
        </w:pPrChange>
      </w:pPr>
      <w:bookmarkStart w:id="3893" w:name="_Toc72760957"/>
      <w:ins w:id="3894" w:author="ITD-STU" w:date="2021-05-24T14:49:00Z">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r>
          <w:rPr>
            <w:rFonts w:ascii="Times New Roman" w:hAnsi="Times New Roman" w:cs="Times New Roman"/>
            <w:noProof/>
            <w:color w:val="auto"/>
            <w:sz w:val="20"/>
          </w:rPr>
          <w:t>6</w:t>
        </w:r>
        <w:r w:rsidRPr="00B611C7">
          <w:rPr>
            <w:rFonts w:ascii="Times New Roman" w:hAnsi="Times New Roman" w:cs="Times New Roman"/>
            <w:color w:val="auto"/>
            <w:sz w:val="20"/>
          </w:rPr>
          <w:fldChar w:fldCharType="end"/>
        </w:r>
        <w:r>
          <w:rPr>
            <w:rFonts w:ascii="Times New Roman" w:hAnsi="Times New Roman" w:cs="Times New Roman"/>
            <w:color w:val="auto"/>
            <w:sz w:val="20"/>
          </w:rPr>
          <w:t xml:space="preserve">. </w:t>
        </w:r>
        <w:proofErr w:type="spellStart"/>
        <w:r>
          <w:rPr>
            <w:rFonts w:ascii="Times New Roman" w:hAnsi="Times New Roman" w:cs="Times New Roman"/>
            <w:color w:val="auto"/>
            <w:sz w:val="20"/>
          </w:rPr>
          <w:t>Jumlah</w:t>
        </w:r>
        <w:proofErr w:type="spellEnd"/>
        <w:r>
          <w:rPr>
            <w:rFonts w:ascii="Times New Roman" w:hAnsi="Times New Roman" w:cs="Times New Roman"/>
            <w:color w:val="auto"/>
            <w:sz w:val="20"/>
          </w:rPr>
          <w:t xml:space="preserve"> data sentiment </w:t>
        </w:r>
        <w:proofErr w:type="spellStart"/>
        <w:r>
          <w:rPr>
            <w:rFonts w:ascii="Times New Roman" w:hAnsi="Times New Roman" w:cs="Times New Roman"/>
            <w:color w:val="auto"/>
            <w:sz w:val="20"/>
          </w:rPr>
          <w:t>positif</w:t>
        </w:r>
        <w:proofErr w:type="spellEnd"/>
        <w:r>
          <w:rPr>
            <w:rFonts w:ascii="Times New Roman" w:hAnsi="Times New Roman" w:cs="Times New Roman"/>
            <w:color w:val="auto"/>
            <w:sz w:val="20"/>
          </w:rPr>
          <w:t xml:space="preserve"> dan </w:t>
        </w:r>
        <w:proofErr w:type="spellStart"/>
        <w:r>
          <w:rPr>
            <w:rFonts w:ascii="Times New Roman" w:hAnsi="Times New Roman" w:cs="Times New Roman"/>
            <w:color w:val="auto"/>
            <w:sz w:val="20"/>
          </w:rPr>
          <w:t>negatif</w:t>
        </w:r>
      </w:ins>
      <w:bookmarkEnd w:id="3893"/>
      <w:proofErr w:type="spellEnd"/>
    </w:p>
    <w:p w14:paraId="67DE3421" w14:textId="77777777" w:rsidR="0040143C" w:rsidRPr="0040143C" w:rsidRDefault="0040143C">
      <w:pPr>
        <w:spacing w:line="360" w:lineRule="auto"/>
        <w:jc w:val="both"/>
        <w:rPr>
          <w:ins w:id="3895" w:author="ITD-STU" w:date="2021-05-24T14:48:00Z"/>
          <w:rFonts w:ascii="Times New Roman" w:eastAsia="Times New Roman" w:hAnsi="Times New Roman" w:cs="Times New Roman"/>
          <w:sz w:val="24"/>
          <w:szCs w:val="24"/>
        </w:rPr>
        <w:pPrChange w:id="3896" w:author="ITD-STU" w:date="2021-05-24T14:49:00Z">
          <w:pPr>
            <w:spacing w:line="240" w:lineRule="auto"/>
            <w:jc w:val="both"/>
          </w:pPr>
        </w:pPrChange>
      </w:pPr>
      <w:proofErr w:type="spellStart"/>
      <w:ins w:id="3897" w:author="ITD-STU" w:date="2021-05-24T14:48:00Z">
        <w:r w:rsidRPr="0040143C">
          <w:rPr>
            <w:rFonts w:ascii="Times New Roman" w:eastAsia="Times New Roman" w:hAnsi="Times New Roman" w:cs="Times New Roman"/>
            <w:sz w:val="24"/>
            <w:szCs w:val="24"/>
            <w:rPrChange w:id="3898" w:author="ITD-STU" w:date="2021-05-24T14:49:00Z">
              <w:rPr>
                <w:rFonts w:ascii="Times New Roman" w:eastAsia="Times New Roman" w:hAnsi="Times New Roman" w:cs="Times New Roman"/>
                <w:color w:val="FF0000"/>
                <w:sz w:val="24"/>
                <w:szCs w:val="24"/>
              </w:rPr>
            </w:rPrChange>
          </w:rPr>
          <w:t>Berikut</w:t>
        </w:r>
        <w:proofErr w:type="spellEnd"/>
        <w:r w:rsidRPr="0040143C">
          <w:rPr>
            <w:rFonts w:ascii="Times New Roman" w:eastAsia="Times New Roman" w:hAnsi="Times New Roman" w:cs="Times New Roman"/>
            <w:sz w:val="24"/>
            <w:szCs w:val="24"/>
            <w:rPrChange w:id="3899"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00" w:author="ITD-STU" w:date="2021-05-24T14:49:00Z">
              <w:rPr>
                <w:rFonts w:ascii="Times New Roman" w:eastAsia="Times New Roman" w:hAnsi="Times New Roman" w:cs="Times New Roman"/>
                <w:color w:val="FF0000"/>
                <w:sz w:val="24"/>
                <w:szCs w:val="24"/>
              </w:rPr>
            </w:rPrChange>
          </w:rPr>
          <w:t>ini</w:t>
        </w:r>
        <w:proofErr w:type="spellEnd"/>
        <w:r w:rsidRPr="0040143C">
          <w:rPr>
            <w:rFonts w:ascii="Times New Roman" w:eastAsia="Times New Roman" w:hAnsi="Times New Roman" w:cs="Times New Roman"/>
            <w:sz w:val="24"/>
            <w:szCs w:val="24"/>
            <w:rPrChange w:id="3901"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02" w:author="ITD-STU" w:date="2021-05-24T14:49:00Z">
              <w:rPr>
                <w:rFonts w:ascii="Times New Roman" w:eastAsia="Times New Roman" w:hAnsi="Times New Roman" w:cs="Times New Roman"/>
                <w:color w:val="FF0000"/>
                <w:sz w:val="24"/>
                <w:szCs w:val="24"/>
              </w:rPr>
            </w:rPrChange>
          </w:rPr>
          <w:t>adalah</w:t>
        </w:r>
        <w:proofErr w:type="spellEnd"/>
        <w:r w:rsidRPr="0040143C">
          <w:rPr>
            <w:rFonts w:ascii="Times New Roman" w:eastAsia="Times New Roman" w:hAnsi="Times New Roman" w:cs="Times New Roman"/>
            <w:sz w:val="24"/>
            <w:szCs w:val="24"/>
            <w:rPrChange w:id="3903"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04" w:author="ITD-STU" w:date="2021-05-24T14:49: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905"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06" w:author="ITD-STU" w:date="2021-05-24T14:49:00Z">
              <w:rPr>
                <w:rFonts w:ascii="Times New Roman" w:eastAsia="Times New Roman" w:hAnsi="Times New Roman" w:cs="Times New Roman"/>
                <w:color w:val="FF0000"/>
                <w:sz w:val="24"/>
                <w:szCs w:val="24"/>
              </w:rPr>
            </w:rPrChange>
          </w:rPr>
          <w:t>dari</w:t>
        </w:r>
        <w:proofErr w:type="spellEnd"/>
        <w:r w:rsidRPr="0040143C">
          <w:rPr>
            <w:rFonts w:ascii="Times New Roman" w:eastAsia="Times New Roman" w:hAnsi="Times New Roman" w:cs="Times New Roman"/>
            <w:sz w:val="24"/>
            <w:szCs w:val="24"/>
            <w:rPrChange w:id="3907"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08" w:author="ITD-STU" w:date="2021-05-24T14:49:00Z">
              <w:rPr>
                <w:rFonts w:ascii="Times New Roman" w:eastAsia="Times New Roman" w:hAnsi="Times New Roman" w:cs="Times New Roman"/>
                <w:color w:val="FF0000"/>
                <w:sz w:val="24"/>
                <w:szCs w:val="24"/>
              </w:rPr>
            </w:rPrChange>
          </w:rPr>
          <w:t>menampilkan</w:t>
        </w:r>
        <w:proofErr w:type="spellEnd"/>
        <w:r w:rsidRPr="0040143C">
          <w:rPr>
            <w:rFonts w:ascii="Times New Roman" w:eastAsia="Times New Roman" w:hAnsi="Times New Roman" w:cs="Times New Roman"/>
            <w:sz w:val="24"/>
            <w:szCs w:val="24"/>
            <w:rPrChange w:id="3909"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10" w:author="ITD-STU" w:date="2021-05-24T14:49:00Z">
              <w:rPr>
                <w:rFonts w:ascii="Times New Roman" w:eastAsia="Times New Roman" w:hAnsi="Times New Roman" w:cs="Times New Roman"/>
                <w:color w:val="FF0000"/>
                <w:sz w:val="24"/>
                <w:szCs w:val="24"/>
              </w:rPr>
            </w:rPrChange>
          </w:rPr>
          <w:t>visualisasi</w:t>
        </w:r>
        <w:proofErr w:type="spellEnd"/>
        <w:r w:rsidRPr="0040143C">
          <w:rPr>
            <w:rFonts w:ascii="Times New Roman" w:eastAsia="Times New Roman" w:hAnsi="Times New Roman" w:cs="Times New Roman"/>
            <w:sz w:val="24"/>
            <w:szCs w:val="24"/>
            <w:rPrChange w:id="3911" w:author="ITD-STU" w:date="2021-05-24T14:49: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912" w:author="ITD-STU" w:date="2021-05-24T14:50:00Z">
              <w:rPr>
                <w:rFonts w:ascii="Times New Roman" w:eastAsia="Times New Roman" w:hAnsi="Times New Roman" w:cs="Times New Roman"/>
                <w:color w:val="FF0000"/>
                <w:sz w:val="24"/>
                <w:szCs w:val="24"/>
              </w:rPr>
            </w:rPrChange>
          </w:rPr>
          <w:t>dataset</w:t>
        </w:r>
        <w:r w:rsidRPr="0040143C">
          <w:rPr>
            <w:rFonts w:ascii="Times New Roman" w:eastAsia="Times New Roman" w:hAnsi="Times New Roman" w:cs="Times New Roman"/>
            <w:sz w:val="24"/>
            <w:szCs w:val="24"/>
            <w:rPrChange w:id="3913"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14" w:author="ITD-STU" w:date="2021-05-24T14:49:00Z">
              <w:rPr>
                <w:rFonts w:ascii="Times New Roman" w:eastAsia="Times New Roman" w:hAnsi="Times New Roman" w:cs="Times New Roman"/>
                <w:color w:val="FF0000"/>
                <w:sz w:val="24"/>
                <w:szCs w:val="24"/>
              </w:rPr>
            </w:rPrChange>
          </w:rPr>
          <w:t>dalam</w:t>
        </w:r>
        <w:proofErr w:type="spellEnd"/>
        <w:r w:rsidRPr="0040143C">
          <w:rPr>
            <w:rFonts w:ascii="Times New Roman" w:eastAsia="Times New Roman" w:hAnsi="Times New Roman" w:cs="Times New Roman"/>
            <w:sz w:val="24"/>
            <w:szCs w:val="24"/>
            <w:rPrChange w:id="3915" w:author="ITD-STU" w:date="2021-05-24T14:49: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16" w:author="ITD-STU" w:date="2021-05-24T14:49:00Z">
              <w:rPr>
                <w:rFonts w:ascii="Times New Roman" w:eastAsia="Times New Roman" w:hAnsi="Times New Roman" w:cs="Times New Roman"/>
                <w:color w:val="FF0000"/>
                <w:sz w:val="24"/>
                <w:szCs w:val="24"/>
              </w:rPr>
            </w:rPrChange>
          </w:rPr>
          <w:t>bentuk</w:t>
        </w:r>
        <w:proofErr w:type="spellEnd"/>
        <w:r w:rsidRPr="0040143C">
          <w:rPr>
            <w:rFonts w:ascii="Times New Roman" w:eastAsia="Times New Roman" w:hAnsi="Times New Roman" w:cs="Times New Roman"/>
            <w:sz w:val="24"/>
            <w:szCs w:val="24"/>
            <w:rPrChange w:id="3917" w:author="ITD-STU" w:date="2021-05-24T14:49:00Z">
              <w:rPr>
                <w:rFonts w:ascii="Times New Roman" w:eastAsia="Times New Roman" w:hAnsi="Times New Roman" w:cs="Times New Roman"/>
                <w:color w:val="FF0000"/>
                <w:sz w:val="24"/>
                <w:szCs w:val="24"/>
              </w:rPr>
            </w:rPrChange>
          </w:rPr>
          <w:t xml:space="preserve"> </w:t>
        </w:r>
        <w:r w:rsidRPr="0040143C">
          <w:rPr>
            <w:rFonts w:ascii="Times New Roman" w:eastAsia="Times New Roman" w:hAnsi="Times New Roman" w:cs="Times New Roman"/>
            <w:i/>
            <w:sz w:val="24"/>
            <w:szCs w:val="24"/>
            <w:rPrChange w:id="3918" w:author="ITD-STU" w:date="2021-05-24T14:50:00Z">
              <w:rPr>
                <w:rFonts w:ascii="Times New Roman" w:eastAsia="Times New Roman" w:hAnsi="Times New Roman" w:cs="Times New Roman"/>
                <w:color w:val="FF0000"/>
                <w:sz w:val="24"/>
                <w:szCs w:val="24"/>
              </w:rPr>
            </w:rPrChange>
          </w:rPr>
          <w:t>bar chart.</w:t>
        </w:r>
      </w:ins>
    </w:p>
    <w:p w14:paraId="5282D464" w14:textId="5532068A" w:rsidR="0040143C" w:rsidRDefault="0040143C">
      <w:pPr>
        <w:spacing w:line="240" w:lineRule="auto"/>
        <w:jc w:val="center"/>
        <w:rPr>
          <w:ins w:id="3919" w:author="ITD-STU" w:date="2021-05-24T14:49:00Z"/>
          <w:rFonts w:ascii="Times New Roman" w:eastAsia="Times New Roman" w:hAnsi="Times New Roman" w:cs="Times New Roman"/>
          <w:sz w:val="24"/>
          <w:szCs w:val="24"/>
        </w:rPr>
        <w:pPrChange w:id="3920" w:author="ITD-STU" w:date="2021-05-24T14:49:00Z">
          <w:pPr>
            <w:spacing w:line="240" w:lineRule="auto"/>
          </w:pPr>
        </w:pPrChange>
      </w:pPr>
      <w:ins w:id="3921" w:author="ITD-STU" w:date="2021-05-24T14:48:00Z">
        <w:r w:rsidRPr="0040143C">
          <w:rPr>
            <w:rFonts w:ascii="Times New Roman" w:eastAsia="Times New Roman" w:hAnsi="Times New Roman" w:cs="Times New Roman"/>
            <w:noProof/>
            <w:color w:val="000000"/>
            <w:sz w:val="24"/>
            <w:szCs w:val="24"/>
            <w:bdr w:val="none" w:sz="0" w:space="0" w:color="auto" w:frame="1"/>
          </w:rPr>
          <w:drawing>
            <wp:inline distT="0" distB="0" distL="0" distR="0" wp14:anchorId="13E5D6D0" wp14:editId="10C0F2DF">
              <wp:extent cx="5168265" cy="2600325"/>
              <wp:effectExtent l="0" t="0" r="0" b="9525"/>
              <wp:docPr id="14" name="Picture 14" descr="https://lh3.googleusercontent.com/Qkk-hIB26iJoFV0iH3vtTeNZFhFHAC22yycPbUrE8CMHPEnLaGPym-b4FZyucbeUs05ruxAfMmBwppCfywvBBPVqAGjfq-LEGvGO3Klv1GoRWAq-acoIUgJlNr17_rST8uh6qb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kk-hIB26iJoFV0iH3vtTeNZFhFHAC22yycPbUrE8CMHPEnLaGPym-b4FZyucbeUs05ruxAfMmBwppCfywvBBPVqAGjfq-LEGvGO3Klv1GoRWAq-acoIUgJlNr17_rST8uh6qb6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265" cy="2600325"/>
                      </a:xfrm>
                      <a:prstGeom prst="rect">
                        <a:avLst/>
                      </a:prstGeom>
                      <a:noFill/>
                      <a:ln>
                        <a:noFill/>
                      </a:ln>
                    </pic:spPr>
                  </pic:pic>
                </a:graphicData>
              </a:graphic>
            </wp:inline>
          </w:drawing>
        </w:r>
      </w:ins>
    </w:p>
    <w:p w14:paraId="1179112F" w14:textId="0142002C" w:rsidR="0040143C" w:rsidRPr="00B611C7" w:rsidRDefault="0040143C" w:rsidP="0040143C">
      <w:pPr>
        <w:pStyle w:val="Caption"/>
        <w:jc w:val="center"/>
        <w:rPr>
          <w:ins w:id="3922" w:author="ITD-STU" w:date="2021-05-24T14:49:00Z"/>
          <w:rFonts w:ascii="Times New Roman" w:eastAsia="Times New Roman" w:hAnsi="Times New Roman" w:cs="Times New Roman"/>
          <w:color w:val="auto"/>
          <w:sz w:val="28"/>
          <w:szCs w:val="24"/>
        </w:rPr>
      </w:pPr>
      <w:bookmarkStart w:id="3923" w:name="_Toc72760958"/>
      <w:ins w:id="3924" w:author="ITD-STU" w:date="2021-05-24T14:49:00Z">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ns w:id="3925" w:author="ITD-STU" w:date="2021-05-24T14:50:00Z">
        <w:r>
          <w:rPr>
            <w:rFonts w:ascii="Times New Roman" w:hAnsi="Times New Roman" w:cs="Times New Roman"/>
            <w:noProof/>
            <w:color w:val="auto"/>
            <w:sz w:val="20"/>
          </w:rPr>
          <w:t>7</w:t>
        </w:r>
      </w:ins>
      <w:ins w:id="3926" w:author="ITD-STU" w:date="2021-05-24T14:49:00Z">
        <w:r w:rsidRPr="00B611C7">
          <w:rPr>
            <w:rFonts w:ascii="Times New Roman" w:hAnsi="Times New Roman" w:cs="Times New Roman"/>
            <w:color w:val="auto"/>
            <w:sz w:val="20"/>
          </w:rPr>
          <w:fldChar w:fldCharType="end"/>
        </w:r>
        <w:r>
          <w:rPr>
            <w:rFonts w:ascii="Times New Roman" w:hAnsi="Times New Roman" w:cs="Times New Roman"/>
            <w:color w:val="auto"/>
            <w:sz w:val="20"/>
          </w:rPr>
          <w:t xml:space="preserve">. </w:t>
        </w:r>
        <w:r w:rsidRPr="0040143C">
          <w:rPr>
            <w:rFonts w:ascii="Times New Roman" w:hAnsi="Times New Roman" w:cs="Times New Roman"/>
            <w:i/>
            <w:color w:val="auto"/>
            <w:sz w:val="20"/>
            <w:rPrChange w:id="3927" w:author="ITD-STU" w:date="2021-05-24T14:50:00Z">
              <w:rPr>
                <w:rFonts w:ascii="Times New Roman" w:hAnsi="Times New Roman" w:cs="Times New Roman"/>
                <w:color w:val="auto"/>
                <w:sz w:val="20"/>
              </w:rPr>
            </w:rPrChange>
          </w:rPr>
          <w:t>Bar chart</w:t>
        </w:r>
        <w:r>
          <w:rPr>
            <w:rFonts w:ascii="Times New Roman" w:hAnsi="Times New Roman" w:cs="Times New Roman"/>
            <w:color w:val="auto"/>
            <w:sz w:val="20"/>
          </w:rPr>
          <w:t xml:space="preserve"> yang </w:t>
        </w:r>
        <w:proofErr w:type="spellStart"/>
        <w:r>
          <w:rPr>
            <w:rFonts w:ascii="Times New Roman" w:hAnsi="Times New Roman" w:cs="Times New Roman"/>
            <w:color w:val="auto"/>
            <w:sz w:val="20"/>
          </w:rPr>
          <w:t>menunjukkan</w:t>
        </w:r>
        <w:proofErr w:type="spellEnd"/>
        <w:r>
          <w:rPr>
            <w:rFonts w:ascii="Times New Roman" w:hAnsi="Times New Roman" w:cs="Times New Roman"/>
            <w:color w:val="auto"/>
            <w:sz w:val="20"/>
          </w:rPr>
          <w:t xml:space="preserve"> </w:t>
        </w:r>
        <w:proofErr w:type="spellStart"/>
        <w:r>
          <w:rPr>
            <w:rFonts w:ascii="Times New Roman" w:hAnsi="Times New Roman" w:cs="Times New Roman"/>
            <w:color w:val="auto"/>
            <w:sz w:val="20"/>
          </w:rPr>
          <w:t>jumlah</w:t>
        </w:r>
        <w:proofErr w:type="spellEnd"/>
        <w:r>
          <w:rPr>
            <w:rFonts w:ascii="Times New Roman" w:hAnsi="Times New Roman" w:cs="Times New Roman"/>
            <w:color w:val="auto"/>
            <w:sz w:val="20"/>
          </w:rPr>
          <w:t xml:space="preserve"> data sentiment </w:t>
        </w:r>
        <w:proofErr w:type="spellStart"/>
        <w:r>
          <w:rPr>
            <w:rFonts w:ascii="Times New Roman" w:hAnsi="Times New Roman" w:cs="Times New Roman"/>
            <w:color w:val="auto"/>
            <w:sz w:val="20"/>
          </w:rPr>
          <w:t>positif</w:t>
        </w:r>
        <w:proofErr w:type="spellEnd"/>
        <w:r>
          <w:rPr>
            <w:rFonts w:ascii="Times New Roman" w:hAnsi="Times New Roman" w:cs="Times New Roman"/>
            <w:color w:val="auto"/>
            <w:sz w:val="20"/>
          </w:rPr>
          <w:t xml:space="preserve"> dan </w:t>
        </w:r>
        <w:proofErr w:type="spellStart"/>
        <w:r>
          <w:rPr>
            <w:rFonts w:ascii="Times New Roman" w:hAnsi="Times New Roman" w:cs="Times New Roman"/>
            <w:color w:val="auto"/>
            <w:sz w:val="20"/>
          </w:rPr>
          <w:t>negatif</w:t>
        </w:r>
        <w:bookmarkEnd w:id="3923"/>
        <w:proofErr w:type="spellEnd"/>
      </w:ins>
    </w:p>
    <w:p w14:paraId="302172B4" w14:textId="77777777" w:rsidR="0040143C" w:rsidRPr="0040143C" w:rsidRDefault="0040143C">
      <w:pPr>
        <w:spacing w:line="240" w:lineRule="auto"/>
        <w:jc w:val="center"/>
        <w:rPr>
          <w:ins w:id="3928" w:author="ITD-STU" w:date="2021-05-24T14:48:00Z"/>
          <w:rFonts w:ascii="Times New Roman" w:eastAsia="Times New Roman" w:hAnsi="Times New Roman" w:cs="Times New Roman"/>
          <w:sz w:val="24"/>
          <w:szCs w:val="24"/>
        </w:rPr>
        <w:pPrChange w:id="3929" w:author="ITD-STU" w:date="2021-05-24T14:49:00Z">
          <w:pPr>
            <w:spacing w:line="240" w:lineRule="auto"/>
          </w:pPr>
        </w:pPrChange>
      </w:pPr>
    </w:p>
    <w:p w14:paraId="001AEA95" w14:textId="4B825411" w:rsidR="0040143C" w:rsidRPr="0040143C" w:rsidRDefault="0040143C" w:rsidP="0040143C">
      <w:pPr>
        <w:spacing w:line="240" w:lineRule="auto"/>
        <w:rPr>
          <w:ins w:id="3930" w:author="ITD-STU" w:date="2021-05-24T14:48:00Z"/>
          <w:rFonts w:ascii="Times New Roman" w:eastAsia="Times New Roman" w:hAnsi="Times New Roman" w:cs="Times New Roman"/>
          <w:sz w:val="24"/>
          <w:szCs w:val="24"/>
        </w:rPr>
      </w:pPr>
      <w:proofErr w:type="spellStart"/>
      <w:ins w:id="3931" w:author="ITD-STU" w:date="2021-05-24T14:48:00Z">
        <w:r w:rsidRPr="0040143C">
          <w:rPr>
            <w:rFonts w:ascii="Times New Roman" w:eastAsia="Times New Roman" w:hAnsi="Times New Roman" w:cs="Times New Roman"/>
            <w:sz w:val="24"/>
            <w:szCs w:val="24"/>
            <w:rPrChange w:id="3932" w:author="ITD-STU" w:date="2021-05-24T14:50:00Z">
              <w:rPr>
                <w:rFonts w:ascii="Times New Roman" w:eastAsia="Times New Roman" w:hAnsi="Times New Roman" w:cs="Times New Roman"/>
                <w:color w:val="FF0000"/>
                <w:sz w:val="24"/>
                <w:szCs w:val="24"/>
              </w:rPr>
            </w:rPrChange>
          </w:rPr>
          <w:t>Berikut</w:t>
        </w:r>
        <w:proofErr w:type="spellEnd"/>
        <w:r w:rsidRPr="0040143C">
          <w:rPr>
            <w:rFonts w:ascii="Times New Roman" w:eastAsia="Times New Roman" w:hAnsi="Times New Roman" w:cs="Times New Roman"/>
            <w:sz w:val="24"/>
            <w:szCs w:val="24"/>
            <w:rPrChange w:id="3933" w:author="ITD-STU" w:date="2021-05-24T14:50: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34" w:author="ITD-STU" w:date="2021-05-24T14:50:00Z">
              <w:rPr>
                <w:rFonts w:ascii="Times New Roman" w:eastAsia="Times New Roman" w:hAnsi="Times New Roman" w:cs="Times New Roman"/>
                <w:color w:val="FF0000"/>
                <w:sz w:val="24"/>
                <w:szCs w:val="24"/>
              </w:rPr>
            </w:rPrChange>
          </w:rPr>
          <w:t>ini</w:t>
        </w:r>
        <w:proofErr w:type="spellEnd"/>
        <w:r w:rsidRPr="0040143C">
          <w:rPr>
            <w:rFonts w:ascii="Times New Roman" w:eastAsia="Times New Roman" w:hAnsi="Times New Roman" w:cs="Times New Roman"/>
            <w:sz w:val="24"/>
            <w:szCs w:val="24"/>
            <w:rPrChange w:id="3935" w:author="ITD-STU" w:date="2021-05-24T14:50: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36" w:author="ITD-STU" w:date="2021-05-24T14:50:00Z">
              <w:rPr>
                <w:rFonts w:ascii="Times New Roman" w:eastAsia="Times New Roman" w:hAnsi="Times New Roman" w:cs="Times New Roman"/>
                <w:color w:val="FF0000"/>
                <w:sz w:val="24"/>
                <w:szCs w:val="24"/>
              </w:rPr>
            </w:rPrChange>
          </w:rPr>
          <w:t>hasil</w:t>
        </w:r>
        <w:proofErr w:type="spellEnd"/>
        <w:r w:rsidRPr="0040143C">
          <w:rPr>
            <w:rFonts w:ascii="Times New Roman" w:eastAsia="Times New Roman" w:hAnsi="Times New Roman" w:cs="Times New Roman"/>
            <w:sz w:val="24"/>
            <w:szCs w:val="24"/>
            <w:rPrChange w:id="3937" w:author="ITD-STU" w:date="2021-05-24T14:50: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38" w:author="ITD-STU" w:date="2021-05-24T14:50:00Z">
              <w:rPr>
                <w:rFonts w:ascii="Times New Roman" w:eastAsia="Times New Roman" w:hAnsi="Times New Roman" w:cs="Times New Roman"/>
                <w:color w:val="FF0000"/>
                <w:sz w:val="24"/>
                <w:szCs w:val="24"/>
              </w:rPr>
            </w:rPrChange>
          </w:rPr>
          <w:t>dari</w:t>
        </w:r>
        <w:proofErr w:type="spellEnd"/>
        <w:r w:rsidRPr="0040143C">
          <w:rPr>
            <w:rFonts w:ascii="Times New Roman" w:eastAsia="Times New Roman" w:hAnsi="Times New Roman" w:cs="Times New Roman"/>
            <w:sz w:val="24"/>
            <w:szCs w:val="24"/>
            <w:rPrChange w:id="3939" w:author="ITD-STU" w:date="2021-05-24T14:50:00Z">
              <w:rPr>
                <w:rFonts w:ascii="Times New Roman" w:eastAsia="Times New Roman" w:hAnsi="Times New Roman" w:cs="Times New Roman"/>
                <w:color w:val="FF0000"/>
                <w:sz w:val="24"/>
                <w:szCs w:val="24"/>
              </w:rPr>
            </w:rPrChange>
          </w:rPr>
          <w:t xml:space="preserve"> </w:t>
        </w:r>
        <w:proofErr w:type="spellStart"/>
        <w:r w:rsidRPr="0040143C">
          <w:rPr>
            <w:rFonts w:ascii="Times New Roman" w:eastAsia="Times New Roman" w:hAnsi="Times New Roman" w:cs="Times New Roman"/>
            <w:sz w:val="24"/>
            <w:szCs w:val="24"/>
            <w:rPrChange w:id="3940" w:author="ITD-STU" w:date="2021-05-24T14:50:00Z">
              <w:rPr>
                <w:rFonts w:ascii="Times New Roman" w:eastAsia="Times New Roman" w:hAnsi="Times New Roman" w:cs="Times New Roman"/>
                <w:color w:val="FF0000"/>
                <w:sz w:val="24"/>
                <w:szCs w:val="24"/>
              </w:rPr>
            </w:rPrChange>
          </w:rPr>
          <w:t>vi</w:t>
        </w:r>
        <w:r>
          <w:rPr>
            <w:rFonts w:ascii="Times New Roman" w:eastAsia="Times New Roman" w:hAnsi="Times New Roman" w:cs="Times New Roman"/>
            <w:sz w:val="24"/>
            <w:szCs w:val="24"/>
          </w:rPr>
          <w:t>sualisasi</w:t>
        </w:r>
        <w:proofErr w:type="spellEnd"/>
        <w:r>
          <w:rPr>
            <w:rFonts w:ascii="Times New Roman" w:eastAsia="Times New Roman" w:hAnsi="Times New Roman" w:cs="Times New Roman"/>
            <w:sz w:val="24"/>
            <w:szCs w:val="24"/>
          </w:rPr>
          <w:t xml:space="preserve"> </w:t>
        </w:r>
        <w:r w:rsidRPr="0040143C">
          <w:rPr>
            <w:rFonts w:ascii="Times New Roman" w:eastAsia="Times New Roman" w:hAnsi="Times New Roman" w:cs="Times New Roman"/>
            <w:i/>
            <w:sz w:val="24"/>
            <w:szCs w:val="24"/>
            <w:rPrChange w:id="3941" w:author="ITD-STU" w:date="2021-05-24T14:50:00Z">
              <w:rPr>
                <w:rFonts w:ascii="Times New Roman" w:eastAsia="Times New Roman" w:hAnsi="Times New Roman" w:cs="Times New Roman"/>
                <w:sz w:val="24"/>
                <w:szCs w:val="24"/>
              </w:rPr>
            </w:rPrChange>
          </w:rPr>
          <w:t>dataset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w:t>
        </w:r>
        <w:r w:rsidRPr="0040143C">
          <w:rPr>
            <w:rFonts w:ascii="Times New Roman" w:eastAsia="Times New Roman" w:hAnsi="Times New Roman" w:cs="Times New Roman"/>
            <w:i/>
            <w:sz w:val="24"/>
            <w:szCs w:val="24"/>
            <w:rPrChange w:id="3942" w:author="ITD-STU" w:date="2021-05-24T14:50:00Z">
              <w:rPr>
                <w:rFonts w:ascii="Times New Roman" w:eastAsia="Times New Roman" w:hAnsi="Times New Roman" w:cs="Times New Roman"/>
                <w:color w:val="FF0000"/>
                <w:sz w:val="24"/>
                <w:szCs w:val="24"/>
              </w:rPr>
            </w:rPrChange>
          </w:rPr>
          <w:t>funnel chart.</w:t>
        </w:r>
      </w:ins>
    </w:p>
    <w:p w14:paraId="23A5F8F9" w14:textId="600E8EF1" w:rsidR="0040143C" w:rsidRDefault="0040143C" w:rsidP="0040143C">
      <w:pPr>
        <w:spacing w:line="240" w:lineRule="auto"/>
        <w:jc w:val="center"/>
        <w:rPr>
          <w:ins w:id="3943" w:author="ITD-STU" w:date="2021-05-24T14:51:00Z"/>
          <w:rFonts w:ascii="Times New Roman" w:eastAsia="Times New Roman" w:hAnsi="Times New Roman" w:cs="Times New Roman"/>
          <w:sz w:val="24"/>
          <w:szCs w:val="24"/>
        </w:rPr>
      </w:pPr>
      <w:ins w:id="3944" w:author="ITD-STU" w:date="2021-05-24T14:48:00Z">
        <w:r w:rsidRPr="0040143C">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36EA5BA" wp14:editId="022DAFC7">
              <wp:extent cx="4198288" cy="2307226"/>
              <wp:effectExtent l="0" t="0" r="0" b="0"/>
              <wp:docPr id="13" name="Picture 13" descr="https://lh4.googleusercontent.com/3eG8_mvvXsz3iKUiP-Es9PJstkOwSdWTYwgo5Y8vsgjGiIKnn4Eb5rLRjtYWIHSN-rJw9YHGfkspuJSPO30iCqZXvmRZnBMAhXGs5couirMvAvEEaKtMc9gFgCKlWOBqwRP6JX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eG8_mvvXsz3iKUiP-Es9PJstkOwSdWTYwgo5Y8vsgjGiIKnn4Eb5rLRjtYWIHSN-rJw9YHGfkspuJSPO30iCqZXvmRZnBMAhXGs5couirMvAvEEaKtMc9gFgCKlWOBqwRP6JXoH"/>
                      <pic:cNvPicPr>
                        <a:picLocks noChangeAspect="1" noChangeArrowheads="1"/>
                      </pic:cNvPicPr>
                    </pic:nvPicPr>
                    <pic:blipFill rotWithShape="1">
                      <a:blip r:embed="rId18">
                        <a:extLst>
                          <a:ext uri="{28A0092B-C50C-407E-A947-70E740481C1C}">
                            <a14:useLocalDpi xmlns:a14="http://schemas.microsoft.com/office/drawing/2010/main" val="0"/>
                          </a:ext>
                        </a:extLst>
                      </a:blip>
                      <a:srcRect l="35989" t="30337" r="12513" b="21077"/>
                      <a:stretch/>
                    </pic:blipFill>
                    <pic:spPr bwMode="auto">
                      <a:xfrm>
                        <a:off x="0" y="0"/>
                        <a:ext cx="4236332" cy="2328133"/>
                      </a:xfrm>
                      <a:prstGeom prst="rect">
                        <a:avLst/>
                      </a:prstGeom>
                      <a:noFill/>
                      <a:ln>
                        <a:noFill/>
                      </a:ln>
                      <a:extLst>
                        <a:ext uri="{53640926-AAD7-44D8-BBD7-CCE9431645EC}">
                          <a14:shadowObscured xmlns:a14="http://schemas.microsoft.com/office/drawing/2010/main"/>
                        </a:ext>
                      </a:extLst>
                    </pic:spPr>
                  </pic:pic>
                </a:graphicData>
              </a:graphic>
            </wp:inline>
          </w:drawing>
        </w:r>
      </w:ins>
    </w:p>
    <w:p w14:paraId="7948D5FD" w14:textId="6B45B758" w:rsidR="0040143C" w:rsidRDefault="0040143C">
      <w:pPr>
        <w:pStyle w:val="Caption"/>
        <w:jc w:val="center"/>
        <w:rPr>
          <w:ins w:id="3945" w:author="ITD-STU" w:date="2021-05-24T14:51:00Z"/>
          <w:rFonts w:ascii="Times New Roman" w:hAnsi="Times New Roman" w:cs="Times New Roman"/>
          <w:sz w:val="20"/>
        </w:rPr>
        <w:pPrChange w:id="3946" w:author="ITD-STU" w:date="2021-05-24T14:51:00Z">
          <w:pPr>
            <w:spacing w:line="360" w:lineRule="auto"/>
          </w:pPr>
        </w:pPrChange>
      </w:pPr>
      <w:bookmarkStart w:id="3947" w:name="_Toc72760959"/>
      <w:ins w:id="3948" w:author="ITD-STU" w:date="2021-05-24T14:51:00Z">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r>
          <w:rPr>
            <w:rFonts w:ascii="Times New Roman" w:hAnsi="Times New Roman" w:cs="Times New Roman"/>
            <w:noProof/>
            <w:color w:val="auto"/>
            <w:sz w:val="20"/>
          </w:rPr>
          <w:t>8</w:t>
        </w:r>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r w:rsidRPr="0040143C">
          <w:rPr>
            <w:rFonts w:ascii="Times New Roman" w:hAnsi="Times New Roman" w:cs="Times New Roman"/>
            <w:i/>
            <w:color w:val="auto"/>
            <w:sz w:val="20"/>
            <w:rPrChange w:id="3949" w:author="ITD-STU" w:date="2021-05-24T14:51:00Z">
              <w:rPr>
                <w:rFonts w:ascii="Times New Roman" w:hAnsi="Times New Roman" w:cs="Times New Roman"/>
                <w:sz w:val="20"/>
              </w:rPr>
            </w:rPrChange>
          </w:rPr>
          <w:t>Funnel</w:t>
        </w:r>
        <w:r>
          <w:rPr>
            <w:rFonts w:ascii="Times New Roman" w:hAnsi="Times New Roman" w:cs="Times New Roman"/>
            <w:color w:val="auto"/>
            <w:sz w:val="20"/>
          </w:rPr>
          <w:t xml:space="preserve"> </w:t>
        </w:r>
        <w:r w:rsidRPr="002E7F1C">
          <w:rPr>
            <w:rFonts w:ascii="Times New Roman" w:hAnsi="Times New Roman" w:cs="Times New Roman"/>
            <w:i/>
            <w:color w:val="auto"/>
            <w:sz w:val="20"/>
          </w:rPr>
          <w:t>chart</w:t>
        </w:r>
        <w:r>
          <w:rPr>
            <w:rFonts w:ascii="Times New Roman" w:hAnsi="Times New Roman" w:cs="Times New Roman"/>
            <w:color w:val="auto"/>
            <w:sz w:val="20"/>
          </w:rPr>
          <w:t xml:space="preserve"> yang </w:t>
        </w:r>
        <w:proofErr w:type="spellStart"/>
        <w:r>
          <w:rPr>
            <w:rFonts w:ascii="Times New Roman" w:hAnsi="Times New Roman" w:cs="Times New Roman"/>
            <w:color w:val="auto"/>
            <w:sz w:val="20"/>
          </w:rPr>
          <w:t>menunjukkan</w:t>
        </w:r>
        <w:proofErr w:type="spellEnd"/>
        <w:r>
          <w:rPr>
            <w:rFonts w:ascii="Times New Roman" w:hAnsi="Times New Roman" w:cs="Times New Roman"/>
            <w:color w:val="auto"/>
            <w:sz w:val="20"/>
          </w:rPr>
          <w:t xml:space="preserve"> </w:t>
        </w:r>
        <w:proofErr w:type="spellStart"/>
        <w:r>
          <w:rPr>
            <w:rFonts w:ascii="Times New Roman" w:hAnsi="Times New Roman" w:cs="Times New Roman"/>
            <w:color w:val="auto"/>
            <w:sz w:val="20"/>
          </w:rPr>
          <w:t>jumlah</w:t>
        </w:r>
        <w:proofErr w:type="spellEnd"/>
        <w:r>
          <w:rPr>
            <w:rFonts w:ascii="Times New Roman" w:hAnsi="Times New Roman" w:cs="Times New Roman"/>
            <w:color w:val="auto"/>
            <w:sz w:val="20"/>
          </w:rPr>
          <w:t xml:space="preserve"> data sentiment </w:t>
        </w:r>
        <w:proofErr w:type="spellStart"/>
        <w:r>
          <w:rPr>
            <w:rFonts w:ascii="Times New Roman" w:hAnsi="Times New Roman" w:cs="Times New Roman"/>
            <w:color w:val="auto"/>
            <w:sz w:val="20"/>
          </w:rPr>
          <w:t>positif</w:t>
        </w:r>
        <w:proofErr w:type="spellEnd"/>
        <w:r>
          <w:rPr>
            <w:rFonts w:ascii="Times New Roman" w:hAnsi="Times New Roman" w:cs="Times New Roman"/>
            <w:color w:val="auto"/>
            <w:sz w:val="20"/>
          </w:rPr>
          <w:t xml:space="preserve"> dan negative</w:t>
        </w:r>
        <w:bookmarkEnd w:id="3947"/>
      </w:ins>
    </w:p>
    <w:p w14:paraId="43C38950" w14:textId="77777777" w:rsidR="0040143C" w:rsidRPr="0040143C" w:rsidRDefault="0040143C">
      <w:pPr>
        <w:rPr>
          <w:ins w:id="3950" w:author="ITD-STU" w:date="2021-05-24T14:48:00Z"/>
          <w:rPrChange w:id="3951" w:author="ITD-STU" w:date="2021-05-24T14:51:00Z">
            <w:rPr>
              <w:ins w:id="3952" w:author="ITD-STU" w:date="2021-05-24T14:48:00Z"/>
              <w:rFonts w:ascii="Times New Roman" w:eastAsia="Times New Roman" w:hAnsi="Times New Roman" w:cs="Times New Roman"/>
              <w:sz w:val="24"/>
              <w:szCs w:val="24"/>
            </w:rPr>
          </w:rPrChange>
        </w:rPr>
        <w:pPrChange w:id="3953" w:author="ITD-STU" w:date="2021-05-24T14:51:00Z">
          <w:pPr>
            <w:spacing w:line="360" w:lineRule="auto"/>
          </w:pPr>
        </w:pPrChange>
      </w:pPr>
    </w:p>
    <w:p w14:paraId="71379A86" w14:textId="77777777" w:rsidR="00E7425B" w:rsidRDefault="00E7425B" w:rsidP="00E7425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40143C">
        <w:rPr>
          <w:rFonts w:ascii="Times New Roman" w:eastAsia="Times New Roman" w:hAnsi="Times New Roman" w:cs="Times New Roman"/>
          <w:i/>
          <w:sz w:val="24"/>
          <w:szCs w:val="24"/>
          <w:rPrChange w:id="3954" w:author="ITD-STU" w:date="2021-05-24T14:48: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D30041B" w14:textId="77777777" w:rsidR="00B611C7" w:rsidRDefault="00E7425B" w:rsidP="00B611C7">
      <w:pPr>
        <w:keepNext/>
        <w:spacing w:line="360" w:lineRule="auto"/>
      </w:pPr>
      <w:r>
        <w:rPr>
          <w:rFonts w:ascii="Times New Roman" w:eastAsia="Times New Roman" w:hAnsi="Times New Roman" w:cs="Times New Roman"/>
          <w:noProof/>
          <w:sz w:val="24"/>
          <w:szCs w:val="24"/>
        </w:rPr>
        <w:drawing>
          <wp:inline distT="0" distB="0" distL="0" distR="0" wp14:anchorId="04C65F11" wp14:editId="12BDBB13">
            <wp:extent cx="5734050" cy="747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809" cy="752084"/>
                    </a:xfrm>
                    <a:prstGeom prst="rect">
                      <a:avLst/>
                    </a:prstGeom>
                    <a:noFill/>
                    <a:ln>
                      <a:noFill/>
                    </a:ln>
                  </pic:spPr>
                </pic:pic>
              </a:graphicData>
            </a:graphic>
          </wp:inline>
        </w:drawing>
      </w:r>
    </w:p>
    <w:p w14:paraId="361A82B6" w14:textId="77777777"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955" w:name="_Toc72747295"/>
      <w:bookmarkStart w:id="3956" w:name="_Toc72760960"/>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d="3957" w:author="ITD-STU" w:date="2021-05-24T14:51:00Z">
        <w:r w:rsidR="0040143C">
          <w:rPr>
            <w:rFonts w:ascii="Times New Roman" w:hAnsi="Times New Roman" w:cs="Times New Roman"/>
            <w:noProof/>
            <w:color w:val="auto"/>
            <w:sz w:val="20"/>
          </w:rPr>
          <w:t>9</w:t>
        </w:r>
      </w:ins>
      <w:del w:id="3958" w:author="ITD-STU" w:date="2021-05-24T14:48:00Z">
        <w:r w:rsidR="005033EC" w:rsidDel="0040143C">
          <w:rPr>
            <w:rFonts w:ascii="Times New Roman" w:hAnsi="Times New Roman" w:cs="Times New Roman"/>
            <w:noProof/>
            <w:color w:val="auto"/>
            <w:sz w:val="20"/>
          </w:rPr>
          <w:delText>5</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Hasil </w:t>
      </w:r>
      <w:proofErr w:type="spellStart"/>
      <w:r w:rsidRPr="00B611C7">
        <w:rPr>
          <w:rFonts w:ascii="Times New Roman" w:hAnsi="Times New Roman" w:cs="Times New Roman"/>
          <w:color w:val="auto"/>
          <w:sz w:val="20"/>
        </w:rPr>
        <w:t>implementasi</w:t>
      </w:r>
      <w:proofErr w:type="spellEnd"/>
      <w:r w:rsidRPr="00B611C7">
        <w:rPr>
          <w:rFonts w:ascii="Times New Roman" w:hAnsi="Times New Roman" w:cs="Times New Roman"/>
          <w:color w:val="auto"/>
          <w:sz w:val="20"/>
        </w:rPr>
        <w:t xml:space="preserve"> </w:t>
      </w:r>
      <w:r w:rsidRPr="0040143C">
        <w:rPr>
          <w:rFonts w:ascii="Times New Roman" w:hAnsi="Times New Roman" w:cs="Times New Roman"/>
          <w:i/>
          <w:color w:val="auto"/>
          <w:sz w:val="20"/>
          <w:rPrChange w:id="3959" w:author="ITD-STU" w:date="2021-05-24T14:48:00Z">
            <w:rPr>
              <w:rFonts w:ascii="Times New Roman" w:hAnsi="Times New Roman" w:cs="Times New Roman"/>
              <w:color w:val="auto"/>
              <w:sz w:val="20"/>
            </w:rPr>
          </w:rPrChange>
        </w:rPr>
        <w:t>review</w:t>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positif</w:t>
      </w:r>
      <w:bookmarkEnd w:id="3955"/>
      <w:bookmarkEnd w:id="3956"/>
      <w:proofErr w:type="spellEnd"/>
    </w:p>
    <w:p w14:paraId="3215402F" w14:textId="77777777" w:rsidR="00B611C7" w:rsidRDefault="00E7425B" w:rsidP="00B611C7">
      <w:pPr>
        <w:keepNext/>
        <w:spacing w:line="360" w:lineRule="auto"/>
        <w:jc w:val="center"/>
      </w:pPr>
      <w:r>
        <w:rPr>
          <w:rFonts w:ascii="Times New Roman" w:eastAsia="Times New Roman" w:hAnsi="Times New Roman" w:cs="Times New Roman"/>
          <w:noProof/>
          <w:sz w:val="24"/>
          <w:szCs w:val="24"/>
        </w:rPr>
        <w:drawing>
          <wp:inline distT="0" distB="0" distL="0" distR="0" wp14:anchorId="46F33D97" wp14:editId="7C8EB081">
            <wp:extent cx="2409825" cy="141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1419225"/>
                    </a:xfrm>
                    <a:prstGeom prst="rect">
                      <a:avLst/>
                    </a:prstGeom>
                    <a:noFill/>
                    <a:ln>
                      <a:noFill/>
                    </a:ln>
                  </pic:spPr>
                </pic:pic>
              </a:graphicData>
            </a:graphic>
          </wp:inline>
        </w:drawing>
      </w:r>
    </w:p>
    <w:p w14:paraId="744C0A29" w14:textId="77777777"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960" w:name="_Toc72747296"/>
      <w:bookmarkStart w:id="3961" w:name="_Toc72760961"/>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d="3962" w:author="ITD-STU" w:date="2021-05-24T14:51:00Z">
        <w:r w:rsidR="0040143C">
          <w:rPr>
            <w:rFonts w:ascii="Times New Roman" w:hAnsi="Times New Roman" w:cs="Times New Roman"/>
            <w:noProof/>
            <w:color w:val="auto"/>
            <w:sz w:val="20"/>
          </w:rPr>
          <w:t>10</w:t>
        </w:r>
      </w:ins>
      <w:del w:id="3963" w:author="ITD-STU" w:date="2021-05-24T14:48:00Z">
        <w:r w:rsidR="005033EC" w:rsidDel="0040143C">
          <w:rPr>
            <w:rFonts w:ascii="Times New Roman" w:hAnsi="Times New Roman" w:cs="Times New Roman"/>
            <w:noProof/>
            <w:color w:val="auto"/>
            <w:sz w:val="20"/>
          </w:rPr>
          <w:delText>6</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Contoh</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dari</w:t>
      </w:r>
      <w:proofErr w:type="spellEnd"/>
      <w:r w:rsidRPr="00B611C7">
        <w:rPr>
          <w:rFonts w:ascii="Times New Roman" w:hAnsi="Times New Roman" w:cs="Times New Roman"/>
          <w:color w:val="auto"/>
          <w:sz w:val="20"/>
        </w:rPr>
        <w:t xml:space="preserve"> kata yang </w:t>
      </w:r>
      <w:proofErr w:type="spellStart"/>
      <w:r w:rsidRPr="00B611C7">
        <w:rPr>
          <w:rFonts w:ascii="Times New Roman" w:hAnsi="Times New Roman" w:cs="Times New Roman"/>
          <w:color w:val="auto"/>
          <w:sz w:val="20"/>
        </w:rPr>
        <w:t>bermakna</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positif</w:t>
      </w:r>
      <w:bookmarkEnd w:id="3960"/>
      <w:bookmarkEnd w:id="3961"/>
      <w:proofErr w:type="spellEnd"/>
    </w:p>
    <w:p w14:paraId="242EC4DA" w14:textId="77777777" w:rsidR="00E7425B" w:rsidRDefault="00E7425B" w:rsidP="00E7425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40143C">
        <w:rPr>
          <w:rFonts w:ascii="Times New Roman" w:eastAsia="Times New Roman" w:hAnsi="Times New Roman" w:cs="Times New Roman"/>
          <w:i/>
          <w:sz w:val="24"/>
          <w:szCs w:val="24"/>
          <w:rPrChange w:id="3964" w:author="ITD-STU" w:date="2021-05-24T14:52:00Z">
            <w:rPr>
              <w:rFonts w:ascii="Times New Roman" w:eastAsia="Times New Roman" w:hAnsi="Times New Roman" w:cs="Times New Roman"/>
              <w:sz w:val="24"/>
              <w:szCs w:val="24"/>
            </w:rPr>
          </w:rPrChange>
        </w:rPr>
        <w:t>review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31429FB6" w14:textId="77777777" w:rsidR="00B611C7" w:rsidRDefault="00E7425B" w:rsidP="00B611C7">
      <w:pPr>
        <w:keepNext/>
        <w:spacing w:line="360" w:lineRule="auto"/>
      </w:pPr>
      <w:r>
        <w:rPr>
          <w:rFonts w:ascii="Times New Roman" w:eastAsia="Times New Roman" w:hAnsi="Times New Roman" w:cs="Times New Roman"/>
          <w:noProof/>
          <w:sz w:val="24"/>
          <w:szCs w:val="24"/>
        </w:rPr>
        <w:drawing>
          <wp:inline distT="0" distB="0" distL="0" distR="0" wp14:anchorId="09163F3A" wp14:editId="35843903">
            <wp:extent cx="573405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552575"/>
                    </a:xfrm>
                    <a:prstGeom prst="rect">
                      <a:avLst/>
                    </a:prstGeom>
                    <a:noFill/>
                    <a:ln>
                      <a:noFill/>
                    </a:ln>
                  </pic:spPr>
                </pic:pic>
              </a:graphicData>
            </a:graphic>
          </wp:inline>
        </w:drawing>
      </w:r>
    </w:p>
    <w:p w14:paraId="63F5CBA7" w14:textId="77777777" w:rsidR="00E7425B" w:rsidRPr="00B611C7" w:rsidRDefault="00B611C7" w:rsidP="00B611C7">
      <w:pPr>
        <w:pStyle w:val="Caption"/>
        <w:jc w:val="center"/>
        <w:rPr>
          <w:rFonts w:ascii="Times New Roman" w:eastAsia="Times New Roman" w:hAnsi="Times New Roman" w:cs="Times New Roman"/>
          <w:color w:val="auto"/>
          <w:sz w:val="28"/>
          <w:szCs w:val="24"/>
        </w:rPr>
      </w:pPr>
      <w:bookmarkStart w:id="3965" w:name="_Toc72747297"/>
      <w:bookmarkStart w:id="3966" w:name="_Toc72760962"/>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d="3967" w:author="ITD-STU" w:date="2021-05-24T14:52:00Z">
        <w:r w:rsidR="0040143C">
          <w:rPr>
            <w:rFonts w:ascii="Times New Roman" w:hAnsi="Times New Roman" w:cs="Times New Roman"/>
            <w:noProof/>
            <w:color w:val="auto"/>
            <w:sz w:val="20"/>
          </w:rPr>
          <w:t>11</w:t>
        </w:r>
      </w:ins>
      <w:del w:id="3968" w:author="ITD-STU" w:date="2021-05-24T14:52:00Z">
        <w:r w:rsidR="005033EC" w:rsidDel="0040143C">
          <w:rPr>
            <w:rFonts w:ascii="Times New Roman" w:hAnsi="Times New Roman" w:cs="Times New Roman"/>
            <w:noProof/>
            <w:color w:val="auto"/>
            <w:sz w:val="20"/>
          </w:rPr>
          <w:delText>7</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Hasil </w:t>
      </w:r>
      <w:proofErr w:type="spellStart"/>
      <w:r w:rsidRPr="00B611C7">
        <w:rPr>
          <w:rFonts w:ascii="Times New Roman" w:hAnsi="Times New Roman" w:cs="Times New Roman"/>
          <w:color w:val="auto"/>
          <w:sz w:val="20"/>
        </w:rPr>
        <w:t>implementasi</w:t>
      </w:r>
      <w:proofErr w:type="spellEnd"/>
      <w:r w:rsidRPr="00B611C7">
        <w:rPr>
          <w:rFonts w:ascii="Times New Roman" w:hAnsi="Times New Roman" w:cs="Times New Roman"/>
          <w:color w:val="auto"/>
          <w:sz w:val="20"/>
        </w:rPr>
        <w:t xml:space="preserve"> </w:t>
      </w:r>
      <w:r w:rsidRPr="0040143C">
        <w:rPr>
          <w:rFonts w:ascii="Times New Roman" w:hAnsi="Times New Roman" w:cs="Times New Roman"/>
          <w:i/>
          <w:color w:val="auto"/>
          <w:sz w:val="20"/>
          <w:rPrChange w:id="3969" w:author="ITD-STU" w:date="2021-05-24T14:52:00Z">
            <w:rPr>
              <w:rFonts w:ascii="Times New Roman" w:hAnsi="Times New Roman" w:cs="Times New Roman"/>
              <w:color w:val="auto"/>
              <w:sz w:val="20"/>
            </w:rPr>
          </w:rPrChange>
        </w:rPr>
        <w:t>review</w:t>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negatif</w:t>
      </w:r>
      <w:bookmarkEnd w:id="3965"/>
      <w:bookmarkEnd w:id="3966"/>
      <w:proofErr w:type="spellEnd"/>
    </w:p>
    <w:p w14:paraId="6792AAE5" w14:textId="77777777" w:rsidR="00B611C7" w:rsidRDefault="00E7425B" w:rsidP="00B611C7">
      <w:pPr>
        <w:keepNext/>
        <w:spacing w:line="360" w:lineRule="auto"/>
        <w:jc w:val="center"/>
      </w:pPr>
      <w:r>
        <w:rPr>
          <w:rFonts w:ascii="Times New Roman" w:eastAsia="Times New Roman" w:hAnsi="Times New Roman" w:cs="Times New Roman"/>
          <w:noProof/>
          <w:sz w:val="24"/>
          <w:szCs w:val="24"/>
        </w:rPr>
        <w:lastRenderedPageBreak/>
        <w:drawing>
          <wp:inline distT="0" distB="0" distL="0" distR="0" wp14:anchorId="2C8BF09F" wp14:editId="0F9AD703">
            <wp:extent cx="2447925" cy="1343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7925" cy="1343025"/>
                    </a:xfrm>
                    <a:prstGeom prst="rect">
                      <a:avLst/>
                    </a:prstGeom>
                    <a:noFill/>
                    <a:ln>
                      <a:noFill/>
                    </a:ln>
                  </pic:spPr>
                </pic:pic>
              </a:graphicData>
            </a:graphic>
          </wp:inline>
        </w:drawing>
      </w:r>
    </w:p>
    <w:p w14:paraId="7E4CB48B" w14:textId="0DE5EC2C" w:rsidR="0040143C" w:rsidRPr="0040143C" w:rsidRDefault="00B611C7">
      <w:pPr>
        <w:pStyle w:val="Caption"/>
        <w:jc w:val="center"/>
        <w:rPr>
          <w:ins w:id="3970" w:author="ITD-STU" w:date="2021-05-24T14:52:00Z"/>
          <w:rFonts w:ascii="Times New Roman" w:hAnsi="Times New Roman" w:cs="Times New Roman"/>
          <w:color w:val="auto"/>
          <w:sz w:val="20"/>
          <w:rPrChange w:id="3971" w:author="ITD-STU" w:date="2021-05-24T14:53:00Z">
            <w:rPr>
              <w:ins w:id="3972" w:author="ITD-STU" w:date="2021-05-24T14:52:00Z"/>
              <w:b w:val="0"/>
              <w:bCs w:val="0"/>
              <w:color w:val="000000"/>
            </w:rPr>
          </w:rPrChange>
        </w:rPr>
      </w:pPr>
      <w:bookmarkStart w:id="3973" w:name="_Toc72747298"/>
      <w:bookmarkStart w:id="3974" w:name="_Toc72760963"/>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d="3975" w:author="ITD-STU" w:date="2021-05-24T14:52:00Z">
        <w:r w:rsidR="0040143C">
          <w:rPr>
            <w:rFonts w:ascii="Times New Roman" w:hAnsi="Times New Roman" w:cs="Times New Roman"/>
            <w:noProof/>
            <w:color w:val="auto"/>
            <w:sz w:val="20"/>
          </w:rPr>
          <w:t>12</w:t>
        </w:r>
      </w:ins>
      <w:del w:id="3976" w:author="ITD-STU" w:date="2021-05-24T14:52:00Z">
        <w:r w:rsidR="005033EC" w:rsidDel="0040143C">
          <w:rPr>
            <w:rFonts w:ascii="Times New Roman" w:hAnsi="Times New Roman" w:cs="Times New Roman"/>
            <w:noProof/>
            <w:color w:val="auto"/>
            <w:sz w:val="20"/>
          </w:rPr>
          <w:delText>8</w:delText>
        </w:r>
      </w:del>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Contoh</w:t>
      </w:r>
      <w:proofErr w:type="spellEnd"/>
      <w:r w:rsidRPr="00B611C7">
        <w:rPr>
          <w:rFonts w:ascii="Times New Roman" w:hAnsi="Times New Roman" w:cs="Times New Roman"/>
          <w:color w:val="auto"/>
          <w:sz w:val="20"/>
        </w:rPr>
        <w:t xml:space="preserve"> </w:t>
      </w:r>
      <w:proofErr w:type="spellStart"/>
      <w:r w:rsidRPr="00B611C7">
        <w:rPr>
          <w:rFonts w:ascii="Times New Roman" w:hAnsi="Times New Roman" w:cs="Times New Roman"/>
          <w:color w:val="auto"/>
          <w:sz w:val="20"/>
        </w:rPr>
        <w:t>dari</w:t>
      </w:r>
      <w:proofErr w:type="spellEnd"/>
      <w:r w:rsidRPr="00B611C7">
        <w:rPr>
          <w:rFonts w:ascii="Times New Roman" w:hAnsi="Times New Roman" w:cs="Times New Roman"/>
          <w:color w:val="auto"/>
          <w:sz w:val="20"/>
        </w:rPr>
        <w:t xml:space="preserve"> kata yang </w:t>
      </w:r>
      <w:proofErr w:type="spellStart"/>
      <w:r w:rsidRPr="00B611C7">
        <w:rPr>
          <w:rFonts w:ascii="Times New Roman" w:hAnsi="Times New Roman" w:cs="Times New Roman"/>
          <w:color w:val="auto"/>
          <w:sz w:val="20"/>
        </w:rPr>
        <w:t>bermakna</w:t>
      </w:r>
      <w:proofErr w:type="spellEnd"/>
      <w:r w:rsidRPr="00B611C7">
        <w:rPr>
          <w:rFonts w:ascii="Times New Roman" w:hAnsi="Times New Roman" w:cs="Times New Roman"/>
          <w:color w:val="auto"/>
          <w:sz w:val="20"/>
        </w:rPr>
        <w:t xml:space="preserve"> </w:t>
      </w:r>
      <w:del w:id="3977" w:author="ITD-STU" w:date="2021-05-24T14:52:00Z">
        <w:r w:rsidRPr="00B611C7" w:rsidDel="0040143C">
          <w:rPr>
            <w:rFonts w:ascii="Times New Roman" w:hAnsi="Times New Roman" w:cs="Times New Roman"/>
            <w:color w:val="auto"/>
            <w:sz w:val="20"/>
          </w:rPr>
          <w:delText>negatif</w:delText>
        </w:r>
      </w:del>
      <w:bookmarkEnd w:id="3973"/>
      <w:ins w:id="3978" w:author="ITD-STU" w:date="2021-05-24T14:52:00Z">
        <w:r w:rsidR="0040143C">
          <w:rPr>
            <w:rFonts w:ascii="Times New Roman" w:hAnsi="Times New Roman" w:cs="Times New Roman"/>
            <w:color w:val="auto"/>
            <w:sz w:val="20"/>
          </w:rPr>
          <w:t>negative</w:t>
        </w:r>
        <w:bookmarkEnd w:id="3974"/>
      </w:ins>
    </w:p>
    <w:p w14:paraId="696D9D71" w14:textId="56E5A3BC" w:rsidR="0040143C" w:rsidRDefault="0040143C">
      <w:pPr>
        <w:pStyle w:val="Heading2"/>
        <w:numPr>
          <w:ilvl w:val="1"/>
          <w:numId w:val="3"/>
        </w:numPr>
        <w:spacing w:line="360" w:lineRule="auto"/>
        <w:ind w:left="360"/>
        <w:jc w:val="both"/>
        <w:rPr>
          <w:ins w:id="3979" w:author="ITD-STU" w:date="2021-05-24T14:54:00Z"/>
          <w:rFonts w:ascii="Times New Roman" w:eastAsia="Times New Roman" w:hAnsi="Times New Roman" w:cs="Times New Roman"/>
          <w:color w:val="auto"/>
          <w:sz w:val="24"/>
          <w:szCs w:val="24"/>
        </w:rPr>
        <w:pPrChange w:id="3980" w:author="ITD-STU" w:date="2021-05-24T14:57:00Z">
          <w:pPr>
            <w:pStyle w:val="Caption"/>
            <w:jc w:val="center"/>
          </w:pPr>
        </w:pPrChange>
      </w:pPr>
      <w:bookmarkStart w:id="3981" w:name="_Toc72763213"/>
      <w:ins w:id="3982" w:author="ITD-STU" w:date="2021-05-24T14:52:00Z">
        <w:r w:rsidRPr="0040143C">
          <w:rPr>
            <w:rFonts w:ascii="Times New Roman" w:eastAsia="Times New Roman" w:hAnsi="Times New Roman" w:cs="Times New Roman"/>
            <w:color w:val="auto"/>
            <w:sz w:val="24"/>
            <w:szCs w:val="24"/>
            <w:rPrChange w:id="3983" w:author="ITD-STU" w:date="2021-05-24T14:53:00Z">
              <w:rPr/>
            </w:rPrChange>
          </w:rPr>
          <w:t xml:space="preserve">Hasil </w:t>
        </w:r>
        <w:proofErr w:type="spellStart"/>
        <w:r w:rsidRPr="0040143C">
          <w:rPr>
            <w:rFonts w:ascii="Times New Roman" w:eastAsia="Times New Roman" w:hAnsi="Times New Roman" w:cs="Times New Roman"/>
            <w:color w:val="auto"/>
            <w:sz w:val="24"/>
            <w:szCs w:val="24"/>
            <w:rPrChange w:id="3984" w:author="ITD-STU" w:date="2021-05-24T14:53:00Z">
              <w:rPr/>
            </w:rPrChange>
          </w:rPr>
          <w:t>Implementasi</w:t>
        </w:r>
        <w:proofErr w:type="spellEnd"/>
        <w:r w:rsidRPr="0040143C">
          <w:rPr>
            <w:rFonts w:ascii="Times New Roman" w:eastAsia="Times New Roman" w:hAnsi="Times New Roman" w:cs="Times New Roman"/>
            <w:color w:val="auto"/>
            <w:sz w:val="24"/>
            <w:szCs w:val="24"/>
            <w:rPrChange w:id="3985" w:author="ITD-STU" w:date="2021-05-24T14:53:00Z">
              <w:rPr/>
            </w:rPrChange>
          </w:rPr>
          <w:t xml:space="preserve"> </w:t>
        </w:r>
      </w:ins>
      <w:ins w:id="3986" w:author="ITD-STU" w:date="2021-05-24T14:53:00Z">
        <w:r>
          <w:rPr>
            <w:rFonts w:ascii="Times New Roman" w:eastAsia="Times New Roman" w:hAnsi="Times New Roman" w:cs="Times New Roman"/>
            <w:color w:val="auto"/>
            <w:sz w:val="24"/>
            <w:szCs w:val="24"/>
          </w:rPr>
          <w:t>Data Cleaning</w:t>
        </w:r>
      </w:ins>
      <w:bookmarkEnd w:id="3981"/>
    </w:p>
    <w:p w14:paraId="3BE1855B" w14:textId="5DDD2F87" w:rsidR="0040143C" w:rsidRDefault="0040143C">
      <w:pPr>
        <w:spacing w:line="360" w:lineRule="auto"/>
        <w:jc w:val="both"/>
        <w:rPr>
          <w:ins w:id="3987" w:author="ITD-STU" w:date="2021-05-24T14:56:00Z"/>
          <w:rFonts w:ascii="Times New Roman" w:hAnsi="Times New Roman" w:cs="Times New Roman"/>
          <w:sz w:val="24"/>
        </w:rPr>
        <w:pPrChange w:id="3988" w:author="ITD-STU" w:date="2021-05-24T14:57:00Z">
          <w:pPr>
            <w:pStyle w:val="Caption"/>
            <w:jc w:val="center"/>
          </w:pPr>
        </w:pPrChange>
      </w:pPr>
      <w:proofErr w:type="spellStart"/>
      <w:ins w:id="3989" w:author="ITD-STU" w:date="2021-05-24T14:54:00Z">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cleaning. Pada </w:t>
        </w:r>
        <w:proofErr w:type="spellStart"/>
        <w:r>
          <w:rPr>
            <w:rFonts w:ascii="Times New Roman" w:hAnsi="Times New Roman" w:cs="Times New Roman"/>
            <w:sz w:val="24"/>
          </w:rPr>
          <w:t>kode</w:t>
        </w:r>
        <w:proofErr w:type="spellEnd"/>
        <w:r>
          <w:rPr>
            <w:rFonts w:ascii="Times New Roman" w:hAnsi="Times New Roman" w:cs="Times New Roman"/>
            <w:sz w:val="24"/>
          </w:rPr>
          <w:t xml:space="preserve"> program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apakah</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null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disertakan</w:t>
        </w:r>
        <w:proofErr w:type="spellEnd"/>
        <w:r>
          <w:rPr>
            <w:rFonts w:ascii="Times New Roman" w:hAnsi="Times New Roman" w:cs="Times New Roman"/>
            <w:sz w:val="24"/>
          </w:rPr>
          <w:t xml:space="preserve"> pada Bab </w:t>
        </w:r>
      </w:ins>
      <w:ins w:id="3990" w:author="ITD-STU" w:date="2021-05-24T14:55:00Z">
        <w:r>
          <w:rPr>
            <w:rFonts w:ascii="Times New Roman" w:hAnsi="Times New Roman" w:cs="Times New Roman"/>
            <w:sz w:val="24"/>
          </w:rPr>
          <w:t xml:space="preserve">5.4,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data null pada dataset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ins>
      <w:proofErr w:type="spellStart"/>
      <w:ins w:id="3991" w:author="ITD-STU" w:date="2021-05-24T14:56:00Z">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pengurangan</w:t>
        </w:r>
        <w:proofErr w:type="spellEnd"/>
        <w:r>
          <w:rPr>
            <w:rFonts w:ascii="Times New Roman" w:hAnsi="Times New Roman" w:cs="Times New Roman"/>
            <w:sz w:val="24"/>
          </w:rPr>
          <w:t xml:space="preserve"> data null pada data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program yang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data null pada dataset.</w:t>
        </w:r>
      </w:ins>
    </w:p>
    <w:p w14:paraId="1413FCFD" w14:textId="07DDB6A9" w:rsidR="0040143C" w:rsidRDefault="0040143C">
      <w:pPr>
        <w:spacing w:line="360" w:lineRule="auto"/>
        <w:jc w:val="center"/>
        <w:rPr>
          <w:ins w:id="3992" w:author="ITD-STU" w:date="2021-05-24T14:58:00Z"/>
          <w:rFonts w:ascii="Times New Roman" w:hAnsi="Times New Roman" w:cs="Times New Roman"/>
          <w:sz w:val="24"/>
        </w:rPr>
        <w:pPrChange w:id="3993" w:author="ITD-STU" w:date="2021-05-24T14:58:00Z">
          <w:pPr>
            <w:pStyle w:val="Caption"/>
            <w:jc w:val="center"/>
          </w:pPr>
        </w:pPrChange>
      </w:pPr>
      <w:ins w:id="3994" w:author="ITD-STU" w:date="2021-05-24T14:58:00Z">
        <w:r>
          <w:rPr>
            <w:noProof/>
          </w:rPr>
          <w:drawing>
            <wp:inline distT="0" distB="0" distL="0" distR="0" wp14:anchorId="5FB52159" wp14:editId="3118AABC">
              <wp:extent cx="1534602" cy="1142501"/>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0882" cy="1147176"/>
                      </a:xfrm>
                      <a:prstGeom prst="rect">
                        <a:avLst/>
                      </a:prstGeom>
                    </pic:spPr>
                  </pic:pic>
                </a:graphicData>
              </a:graphic>
            </wp:inline>
          </w:drawing>
        </w:r>
      </w:ins>
    </w:p>
    <w:p w14:paraId="1164AE9D" w14:textId="4D2771D8" w:rsidR="0040143C" w:rsidRDefault="0040143C">
      <w:pPr>
        <w:pStyle w:val="Caption"/>
        <w:jc w:val="center"/>
        <w:rPr>
          <w:ins w:id="3995" w:author="ITD-STU" w:date="2021-05-24T14:59:00Z"/>
          <w:rFonts w:ascii="Times New Roman" w:hAnsi="Times New Roman" w:cs="Times New Roman"/>
          <w:color w:val="auto"/>
          <w:sz w:val="20"/>
        </w:rPr>
      </w:pPr>
      <w:bookmarkStart w:id="3996" w:name="_Toc72760964"/>
      <w:ins w:id="3997" w:author="ITD-STU" w:date="2021-05-24T14:58:00Z">
        <w:r w:rsidRPr="00B611C7">
          <w:rPr>
            <w:rFonts w:ascii="Times New Roman" w:hAnsi="Times New Roman" w:cs="Times New Roman"/>
            <w:color w:val="auto"/>
            <w:sz w:val="20"/>
          </w:rPr>
          <w:t xml:space="preserve">Gambar </w:t>
        </w:r>
        <w:r w:rsidRPr="00B611C7">
          <w:rPr>
            <w:rFonts w:ascii="Times New Roman" w:hAnsi="Times New Roman" w:cs="Times New Roman"/>
            <w:color w:val="auto"/>
            <w:sz w:val="20"/>
          </w:rPr>
          <w:fldChar w:fldCharType="begin"/>
        </w:r>
        <w:r w:rsidRPr="00B611C7">
          <w:rPr>
            <w:rFonts w:ascii="Times New Roman" w:hAnsi="Times New Roman" w:cs="Times New Roman"/>
            <w:color w:val="auto"/>
            <w:sz w:val="20"/>
          </w:rPr>
          <w:instrText xml:space="preserve"> SEQ Gambar \* ARABIC </w:instrText>
        </w:r>
        <w:r w:rsidRPr="00B611C7">
          <w:rPr>
            <w:rFonts w:ascii="Times New Roman" w:hAnsi="Times New Roman" w:cs="Times New Roman"/>
            <w:color w:val="auto"/>
            <w:sz w:val="20"/>
          </w:rPr>
          <w:fldChar w:fldCharType="separate"/>
        </w:r>
      </w:ins>
      <w:ins w:id="3998" w:author="ITD-STU" w:date="2021-05-24T14:59:00Z">
        <w:r w:rsidR="007F707A">
          <w:rPr>
            <w:rFonts w:ascii="Times New Roman" w:hAnsi="Times New Roman" w:cs="Times New Roman"/>
            <w:noProof/>
            <w:color w:val="auto"/>
            <w:sz w:val="20"/>
          </w:rPr>
          <w:t>13</w:t>
        </w:r>
      </w:ins>
      <w:ins w:id="3999" w:author="ITD-STU" w:date="2021-05-24T14:58:00Z">
        <w:r w:rsidRPr="00B611C7">
          <w:rPr>
            <w:rFonts w:ascii="Times New Roman" w:hAnsi="Times New Roman" w:cs="Times New Roman"/>
            <w:color w:val="auto"/>
            <w:sz w:val="20"/>
          </w:rPr>
          <w:fldChar w:fldCharType="end"/>
        </w:r>
        <w:r w:rsidRPr="00B611C7">
          <w:rPr>
            <w:rFonts w:ascii="Times New Roman" w:hAnsi="Times New Roman" w:cs="Times New Roman"/>
            <w:color w:val="auto"/>
            <w:sz w:val="20"/>
          </w:rPr>
          <w:t>.</w:t>
        </w:r>
        <w:r>
          <w:rPr>
            <w:rFonts w:ascii="Times New Roman" w:hAnsi="Times New Roman" w:cs="Times New Roman"/>
            <w:color w:val="auto"/>
            <w:sz w:val="20"/>
          </w:rPr>
          <w:t xml:space="preserve"> </w:t>
        </w:r>
      </w:ins>
      <w:proofErr w:type="spellStart"/>
      <w:ins w:id="4000" w:author="ITD-STU" w:date="2021-05-24T14:59:00Z">
        <w:r w:rsidR="007F707A">
          <w:rPr>
            <w:rFonts w:ascii="Times New Roman" w:hAnsi="Times New Roman" w:cs="Times New Roman"/>
            <w:color w:val="auto"/>
            <w:sz w:val="20"/>
          </w:rPr>
          <w:t>Tidak</w:t>
        </w:r>
        <w:proofErr w:type="spellEnd"/>
        <w:r w:rsidR="007F707A">
          <w:rPr>
            <w:rFonts w:ascii="Times New Roman" w:hAnsi="Times New Roman" w:cs="Times New Roman"/>
            <w:color w:val="auto"/>
            <w:sz w:val="20"/>
          </w:rPr>
          <w:t xml:space="preserve"> </w:t>
        </w:r>
        <w:proofErr w:type="spellStart"/>
        <w:r w:rsidR="007F707A">
          <w:rPr>
            <w:rFonts w:ascii="Times New Roman" w:hAnsi="Times New Roman" w:cs="Times New Roman"/>
            <w:color w:val="auto"/>
            <w:sz w:val="20"/>
          </w:rPr>
          <w:t>terdapat</w:t>
        </w:r>
        <w:proofErr w:type="spellEnd"/>
        <w:r w:rsidR="007F707A">
          <w:rPr>
            <w:rFonts w:ascii="Times New Roman" w:hAnsi="Times New Roman" w:cs="Times New Roman"/>
            <w:color w:val="auto"/>
            <w:sz w:val="20"/>
          </w:rPr>
          <w:t xml:space="preserve"> data </w:t>
        </w:r>
        <w:r w:rsidR="007F707A" w:rsidRPr="007F707A">
          <w:rPr>
            <w:rFonts w:ascii="Times New Roman" w:hAnsi="Times New Roman" w:cs="Times New Roman"/>
            <w:i/>
            <w:color w:val="auto"/>
            <w:sz w:val="20"/>
            <w:rPrChange w:id="4001" w:author="ITD-STU" w:date="2021-05-24T14:59:00Z">
              <w:rPr>
                <w:rFonts w:ascii="Times New Roman" w:hAnsi="Times New Roman" w:cs="Times New Roman"/>
                <w:color w:val="auto"/>
                <w:sz w:val="20"/>
              </w:rPr>
            </w:rPrChange>
          </w:rPr>
          <w:t>null</w:t>
        </w:r>
        <w:r w:rsidR="007F707A">
          <w:rPr>
            <w:rFonts w:ascii="Times New Roman" w:hAnsi="Times New Roman" w:cs="Times New Roman"/>
            <w:color w:val="auto"/>
            <w:sz w:val="20"/>
          </w:rPr>
          <w:t xml:space="preserve"> pada dataset</w:t>
        </w:r>
        <w:bookmarkEnd w:id="3996"/>
      </w:ins>
    </w:p>
    <w:p w14:paraId="3653225F" w14:textId="77777777" w:rsidR="007F707A" w:rsidRPr="007F707A" w:rsidRDefault="007F707A">
      <w:pPr>
        <w:rPr>
          <w:rPrChange w:id="4002" w:author="ITD-STU" w:date="2021-05-24T14:59:00Z">
            <w:rPr>
              <w:rFonts w:ascii="Times New Roman" w:eastAsia="Times New Roman" w:hAnsi="Times New Roman" w:cs="Times New Roman"/>
              <w:color w:val="auto"/>
              <w:sz w:val="28"/>
              <w:szCs w:val="24"/>
            </w:rPr>
          </w:rPrChange>
        </w:rPr>
        <w:pPrChange w:id="4003" w:author="ITD-STU" w:date="2021-05-24T14:59:00Z">
          <w:pPr>
            <w:pStyle w:val="Caption"/>
            <w:jc w:val="center"/>
          </w:pPr>
        </w:pPrChange>
      </w:pPr>
    </w:p>
    <w:p w14:paraId="6D83A353" w14:textId="42C73D70" w:rsidR="00E7425B" w:rsidRPr="001860CA" w:rsidRDefault="0040143C">
      <w:pPr>
        <w:pStyle w:val="Heading2"/>
        <w:ind w:left="360" w:hanging="360"/>
        <w:rPr>
          <w:rFonts w:ascii="Times New Roman" w:eastAsia="Times New Roman" w:hAnsi="Times New Roman" w:cs="Times New Roman"/>
          <w:color w:val="auto"/>
          <w:sz w:val="24"/>
        </w:rPr>
        <w:pPrChange w:id="4004" w:author="ITD-STU" w:date="2021-05-24T14:57:00Z">
          <w:pPr>
            <w:pStyle w:val="Heading2"/>
            <w:numPr>
              <w:ilvl w:val="1"/>
              <w:numId w:val="3"/>
            </w:numPr>
            <w:ind w:left="360" w:hanging="360"/>
          </w:pPr>
        </w:pPrChange>
      </w:pPr>
      <w:bookmarkStart w:id="4005" w:name="_Toc72763214"/>
      <w:ins w:id="4006" w:author="ITD-STU" w:date="2021-05-24T14:53:00Z">
        <w:r>
          <w:rPr>
            <w:rFonts w:ascii="Times New Roman" w:eastAsia="Times New Roman" w:hAnsi="Times New Roman" w:cs="Times New Roman"/>
            <w:color w:val="auto"/>
            <w:sz w:val="24"/>
          </w:rPr>
          <w:t xml:space="preserve">6.3 </w:t>
        </w:r>
      </w:ins>
      <w:r w:rsidR="00E7425B" w:rsidRPr="001860CA">
        <w:rPr>
          <w:rFonts w:ascii="Times New Roman" w:eastAsia="Times New Roman" w:hAnsi="Times New Roman" w:cs="Times New Roman"/>
          <w:color w:val="auto"/>
          <w:sz w:val="24"/>
        </w:rPr>
        <w:t xml:space="preserve">Hasil </w:t>
      </w:r>
      <w:proofErr w:type="spellStart"/>
      <w:r w:rsidR="00E7425B" w:rsidRPr="001860CA">
        <w:rPr>
          <w:rFonts w:ascii="Times New Roman" w:eastAsia="Times New Roman" w:hAnsi="Times New Roman" w:cs="Times New Roman"/>
          <w:color w:val="auto"/>
          <w:sz w:val="24"/>
        </w:rPr>
        <w:t>Implementasi</w:t>
      </w:r>
      <w:proofErr w:type="spellEnd"/>
      <w:r w:rsidR="00E7425B" w:rsidRPr="001860CA">
        <w:rPr>
          <w:rFonts w:ascii="Times New Roman" w:eastAsia="Times New Roman" w:hAnsi="Times New Roman" w:cs="Times New Roman"/>
          <w:color w:val="auto"/>
          <w:sz w:val="24"/>
        </w:rPr>
        <w:t xml:space="preserve"> Text Preprocessing</w:t>
      </w:r>
      <w:bookmarkEnd w:id="4005"/>
    </w:p>
    <w:p w14:paraId="6E1D87F5" w14:textId="77777777" w:rsidR="00E7425B" w:rsidRPr="001860CA" w:rsidRDefault="00E7425B">
      <w:pPr>
        <w:numPr>
          <w:ilvl w:val="0"/>
          <w:numId w:val="9"/>
        </w:numPr>
        <w:spacing w:line="360" w:lineRule="auto"/>
        <w:ind w:left="360"/>
        <w:rPr>
          <w:rFonts w:ascii="Times New Roman" w:eastAsia="Times New Roman" w:hAnsi="Times New Roman" w:cs="Times New Roman"/>
          <w:sz w:val="24"/>
          <w:szCs w:val="24"/>
        </w:rPr>
        <w:pPrChange w:id="4007" w:author="ITD-STU" w:date="2021-05-24T14:59:00Z">
          <w:pPr>
            <w:numPr>
              <w:numId w:val="9"/>
            </w:numPr>
            <w:spacing w:line="360" w:lineRule="auto"/>
            <w:ind w:left="720" w:hanging="360"/>
          </w:pPr>
        </w:pPrChange>
      </w:pPr>
      <w:r w:rsidRPr="001860CA">
        <w:rPr>
          <w:rFonts w:ascii="Times New Roman" w:eastAsia="Times New Roman" w:hAnsi="Times New Roman" w:cs="Times New Roman"/>
          <w:sz w:val="24"/>
          <w:szCs w:val="24"/>
        </w:rPr>
        <w:t xml:space="preserve">Hasil </w:t>
      </w:r>
      <w:proofErr w:type="spellStart"/>
      <w:r w:rsidRPr="001860CA">
        <w:rPr>
          <w:rFonts w:ascii="Times New Roman" w:eastAsia="Times New Roman" w:hAnsi="Times New Roman" w:cs="Times New Roman"/>
          <w:sz w:val="24"/>
          <w:szCs w:val="24"/>
        </w:rPr>
        <w:t>Implementasi</w:t>
      </w:r>
      <w:proofErr w:type="spellEnd"/>
      <w:r w:rsidRPr="001860CA">
        <w:rPr>
          <w:rFonts w:ascii="Times New Roman" w:eastAsia="Times New Roman" w:hAnsi="Times New Roman" w:cs="Times New Roman"/>
          <w:sz w:val="24"/>
          <w:szCs w:val="24"/>
        </w:rPr>
        <w:t xml:space="preserve"> </w:t>
      </w:r>
      <w:proofErr w:type="spellStart"/>
      <w:r w:rsidRPr="001860CA">
        <w:rPr>
          <w:rFonts w:ascii="Times New Roman" w:eastAsia="Times New Roman" w:hAnsi="Times New Roman" w:cs="Times New Roman"/>
          <w:sz w:val="24"/>
          <w:szCs w:val="24"/>
        </w:rPr>
        <w:t>Tokenisasi</w:t>
      </w:r>
      <w:proofErr w:type="spellEnd"/>
      <w:r w:rsidRPr="001860CA">
        <w:rPr>
          <w:rFonts w:ascii="Times New Roman" w:eastAsia="Times New Roman" w:hAnsi="Times New Roman" w:cs="Times New Roman"/>
          <w:sz w:val="24"/>
          <w:szCs w:val="24"/>
        </w:rPr>
        <w:t xml:space="preserve"> </w:t>
      </w:r>
    </w:p>
    <w:p w14:paraId="7DF5C174" w14:textId="77777777" w:rsidR="00E7425B" w:rsidRDefault="00E7425B">
      <w:pPr>
        <w:spacing w:line="360" w:lineRule="auto"/>
        <w:ind w:left="360"/>
        <w:jc w:val="both"/>
        <w:rPr>
          <w:rFonts w:ascii="Times New Roman" w:eastAsia="Times New Roman" w:hAnsi="Times New Roman" w:cs="Times New Roman"/>
          <w:b/>
          <w:sz w:val="24"/>
          <w:szCs w:val="24"/>
        </w:rPr>
        <w:pPrChange w:id="4008" w:author="ITD-STU" w:date="2021-05-24T14:59:00Z">
          <w:pPr>
            <w:spacing w:line="360" w:lineRule="auto"/>
            <w:ind w:left="720"/>
            <w:jc w:val="both"/>
          </w:pPr>
        </w:pPrChange>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tokenisasi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pemisahan</w:t>
      </w:r>
      <w:proofErr w:type="spellEnd"/>
      <w:r>
        <w:rPr>
          <w:rFonts w:ascii="Times New Roman" w:eastAsia="Times New Roman" w:hAnsi="Times New Roman" w:cs="Times New Roman"/>
          <w:sz w:val="24"/>
          <w:szCs w:val="24"/>
        </w:rPr>
        <w:t xml:space="preserve"> kata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kalimat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review.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r w:rsidRPr="00235E0D">
        <w:rPr>
          <w:rFonts w:ascii="Times New Roman" w:eastAsia="Times New Roman" w:hAnsi="Times New Roman" w:cs="Times New Roman"/>
          <w:i/>
          <w:sz w:val="24"/>
          <w:szCs w:val="24"/>
          <w:rPrChange w:id="4009" w:author="ITD-STU" w:date="2021-05-24T14:59:00Z">
            <w:rPr>
              <w:rFonts w:ascii="Times New Roman" w:eastAsia="Times New Roman" w:hAnsi="Times New Roman" w:cs="Times New Roman"/>
              <w:sz w:val="24"/>
              <w:szCs w:val="24"/>
            </w:rPr>
          </w:rPrChange>
        </w:rPr>
        <w:t>tokens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pemisahan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kata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review </w:t>
      </w:r>
      <w:r>
        <w:rPr>
          <w:rFonts w:ascii="Times New Roman" w:eastAsia="Times New Roman" w:hAnsi="Times New Roman" w:cs="Times New Roman"/>
          <w:sz w:val="24"/>
          <w:szCs w:val="24"/>
        </w:rPr>
        <w:t xml:space="preserve">film. </w:t>
      </w:r>
      <w:r>
        <w:rPr>
          <w:rFonts w:ascii="Times New Roman" w:eastAsia="Times New Roman" w:hAnsi="Times New Roman" w:cs="Times New Roman"/>
          <w:b/>
          <w:sz w:val="24"/>
          <w:szCs w:val="24"/>
        </w:rPr>
        <w:t xml:space="preserve"> </w:t>
      </w:r>
    </w:p>
    <w:p w14:paraId="580B7E4B" w14:textId="77777777" w:rsidR="005033EC" w:rsidRDefault="00E7425B">
      <w:pPr>
        <w:keepNext/>
        <w:spacing w:line="360" w:lineRule="auto"/>
        <w:ind w:left="360"/>
        <w:jc w:val="center"/>
        <w:pPrChange w:id="4010" w:author="ITD-STU" w:date="2021-05-24T14:59:00Z">
          <w:pPr>
            <w:keepNext/>
            <w:spacing w:line="360" w:lineRule="auto"/>
            <w:ind w:left="720"/>
            <w:jc w:val="center"/>
          </w:pPr>
        </w:pPrChange>
      </w:pPr>
      <w:r>
        <w:rPr>
          <w:rFonts w:ascii="Times New Roman" w:eastAsia="Times New Roman" w:hAnsi="Times New Roman" w:cs="Times New Roman"/>
          <w:b/>
          <w:noProof/>
          <w:sz w:val="24"/>
          <w:szCs w:val="24"/>
        </w:rPr>
        <w:lastRenderedPageBreak/>
        <w:drawing>
          <wp:inline distT="0" distB="0" distL="0" distR="0" wp14:anchorId="423739FF" wp14:editId="5BB8D668">
            <wp:extent cx="3228975" cy="3028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3028950"/>
                    </a:xfrm>
                    <a:prstGeom prst="rect">
                      <a:avLst/>
                    </a:prstGeom>
                    <a:noFill/>
                    <a:ln>
                      <a:noFill/>
                    </a:ln>
                  </pic:spPr>
                </pic:pic>
              </a:graphicData>
            </a:graphic>
          </wp:inline>
        </w:drawing>
      </w:r>
    </w:p>
    <w:p w14:paraId="4BF8E687" w14:textId="77777777" w:rsidR="00E7425B" w:rsidRPr="005033EC" w:rsidRDefault="005033EC">
      <w:pPr>
        <w:pStyle w:val="Caption"/>
        <w:ind w:left="360"/>
        <w:jc w:val="center"/>
        <w:rPr>
          <w:rFonts w:ascii="Times New Roman" w:eastAsia="Times New Roman" w:hAnsi="Times New Roman" w:cs="Times New Roman"/>
          <w:b w:val="0"/>
          <w:color w:val="auto"/>
          <w:sz w:val="28"/>
          <w:szCs w:val="24"/>
        </w:rPr>
        <w:pPrChange w:id="4011" w:author="ITD-STU" w:date="2021-05-24T14:59:00Z">
          <w:pPr>
            <w:pStyle w:val="Caption"/>
            <w:jc w:val="center"/>
          </w:pPr>
        </w:pPrChange>
      </w:pPr>
      <w:bookmarkStart w:id="4012" w:name="_Toc72747299"/>
      <w:bookmarkStart w:id="4013" w:name="_Toc72760965"/>
      <w:r w:rsidRPr="005033EC">
        <w:rPr>
          <w:rFonts w:ascii="Times New Roman" w:hAnsi="Times New Roman" w:cs="Times New Roman"/>
          <w:color w:val="auto"/>
          <w:sz w:val="20"/>
        </w:rPr>
        <w:t xml:space="preserve">Gambar </w:t>
      </w:r>
      <w:r w:rsidRPr="005033EC">
        <w:rPr>
          <w:rFonts w:ascii="Times New Roman" w:hAnsi="Times New Roman" w:cs="Times New Roman"/>
          <w:color w:val="auto"/>
          <w:sz w:val="20"/>
        </w:rPr>
        <w:fldChar w:fldCharType="begin"/>
      </w:r>
      <w:r w:rsidRPr="005033EC">
        <w:rPr>
          <w:rFonts w:ascii="Times New Roman" w:hAnsi="Times New Roman" w:cs="Times New Roman"/>
          <w:color w:val="auto"/>
          <w:sz w:val="20"/>
        </w:rPr>
        <w:instrText xml:space="preserve"> SEQ Gambar \* ARABIC </w:instrText>
      </w:r>
      <w:r w:rsidRPr="005033EC">
        <w:rPr>
          <w:rFonts w:ascii="Times New Roman" w:hAnsi="Times New Roman" w:cs="Times New Roman"/>
          <w:color w:val="auto"/>
          <w:sz w:val="20"/>
        </w:rPr>
        <w:fldChar w:fldCharType="separate"/>
      </w:r>
      <w:ins w:id="4014" w:author="ITD-STU" w:date="2021-05-24T15:00:00Z">
        <w:r w:rsidR="00235E0D">
          <w:rPr>
            <w:rFonts w:ascii="Times New Roman" w:hAnsi="Times New Roman" w:cs="Times New Roman"/>
            <w:noProof/>
            <w:color w:val="auto"/>
            <w:sz w:val="20"/>
          </w:rPr>
          <w:t>14</w:t>
        </w:r>
      </w:ins>
      <w:del w:id="4015" w:author="ITD-STU" w:date="2021-05-24T15:00:00Z">
        <w:r w:rsidDel="00235E0D">
          <w:rPr>
            <w:rFonts w:ascii="Times New Roman" w:hAnsi="Times New Roman" w:cs="Times New Roman"/>
            <w:noProof/>
            <w:color w:val="auto"/>
            <w:sz w:val="20"/>
          </w:rPr>
          <w:delText>9</w:delText>
        </w:r>
      </w:del>
      <w:r w:rsidRPr="005033EC">
        <w:rPr>
          <w:rFonts w:ascii="Times New Roman" w:hAnsi="Times New Roman" w:cs="Times New Roman"/>
          <w:color w:val="auto"/>
          <w:sz w:val="20"/>
        </w:rPr>
        <w:fldChar w:fldCharType="end"/>
      </w:r>
      <w:r w:rsidRPr="005033EC">
        <w:rPr>
          <w:rFonts w:ascii="Times New Roman" w:hAnsi="Times New Roman" w:cs="Times New Roman"/>
          <w:color w:val="auto"/>
          <w:sz w:val="20"/>
        </w:rPr>
        <w:t xml:space="preserve">. Hasil </w:t>
      </w:r>
      <w:proofErr w:type="spellStart"/>
      <w:r w:rsidRPr="005033EC">
        <w:rPr>
          <w:rFonts w:ascii="Times New Roman" w:hAnsi="Times New Roman" w:cs="Times New Roman"/>
          <w:color w:val="auto"/>
          <w:sz w:val="20"/>
        </w:rPr>
        <w:t>Implementasi</w:t>
      </w:r>
      <w:proofErr w:type="spellEnd"/>
      <w:r w:rsidRPr="005033EC">
        <w:rPr>
          <w:rFonts w:ascii="Times New Roman" w:hAnsi="Times New Roman" w:cs="Times New Roman"/>
          <w:color w:val="auto"/>
          <w:sz w:val="20"/>
        </w:rPr>
        <w:t xml:space="preserve"> </w:t>
      </w:r>
      <w:proofErr w:type="spellStart"/>
      <w:r w:rsidRPr="005033EC">
        <w:rPr>
          <w:rFonts w:ascii="Times New Roman" w:hAnsi="Times New Roman" w:cs="Times New Roman"/>
          <w:color w:val="auto"/>
          <w:sz w:val="20"/>
        </w:rPr>
        <w:t>Tokenisasi</w:t>
      </w:r>
      <w:bookmarkEnd w:id="4012"/>
      <w:bookmarkEnd w:id="4013"/>
      <w:proofErr w:type="spellEnd"/>
    </w:p>
    <w:p w14:paraId="26B0965F" w14:textId="77777777" w:rsidR="005033EC" w:rsidRDefault="005033EC">
      <w:pPr>
        <w:spacing w:line="360" w:lineRule="auto"/>
        <w:ind w:left="360"/>
        <w:rPr>
          <w:rFonts w:ascii="Times New Roman" w:eastAsia="Times New Roman" w:hAnsi="Times New Roman" w:cs="Times New Roman"/>
          <w:sz w:val="24"/>
          <w:szCs w:val="24"/>
        </w:rPr>
        <w:pPrChange w:id="4016" w:author="ITD-STU" w:date="2021-05-24T14:59:00Z">
          <w:pPr>
            <w:spacing w:line="360" w:lineRule="auto"/>
            <w:ind w:left="720"/>
          </w:pPr>
        </w:pPrChange>
      </w:pPr>
    </w:p>
    <w:p w14:paraId="5F857F5F" w14:textId="77777777" w:rsidR="00E7425B" w:rsidRPr="001860CA" w:rsidRDefault="00E7425B">
      <w:pPr>
        <w:numPr>
          <w:ilvl w:val="0"/>
          <w:numId w:val="9"/>
        </w:numPr>
        <w:spacing w:line="360" w:lineRule="auto"/>
        <w:ind w:left="360"/>
        <w:rPr>
          <w:rFonts w:ascii="Times New Roman" w:eastAsia="Times New Roman" w:hAnsi="Times New Roman" w:cs="Times New Roman"/>
          <w:sz w:val="24"/>
          <w:szCs w:val="24"/>
        </w:rPr>
        <w:pPrChange w:id="4017" w:author="ITD-STU" w:date="2021-05-24T14:59:00Z">
          <w:pPr>
            <w:numPr>
              <w:numId w:val="9"/>
            </w:numPr>
            <w:spacing w:line="360" w:lineRule="auto"/>
            <w:ind w:left="720" w:hanging="360"/>
          </w:pPr>
        </w:pPrChange>
      </w:pPr>
      <w:r w:rsidRPr="001860CA">
        <w:rPr>
          <w:rFonts w:ascii="Times New Roman" w:eastAsia="Times New Roman" w:hAnsi="Times New Roman" w:cs="Times New Roman"/>
          <w:sz w:val="24"/>
          <w:szCs w:val="24"/>
        </w:rPr>
        <w:t xml:space="preserve">Hasil </w:t>
      </w:r>
      <w:proofErr w:type="spellStart"/>
      <w:r w:rsidRPr="001860CA">
        <w:rPr>
          <w:rFonts w:ascii="Times New Roman" w:eastAsia="Times New Roman" w:hAnsi="Times New Roman" w:cs="Times New Roman"/>
          <w:sz w:val="24"/>
          <w:szCs w:val="24"/>
        </w:rPr>
        <w:t>Implementasi</w:t>
      </w:r>
      <w:proofErr w:type="spellEnd"/>
      <w:r w:rsidRPr="001860CA">
        <w:rPr>
          <w:rFonts w:ascii="Times New Roman" w:eastAsia="Times New Roman" w:hAnsi="Times New Roman" w:cs="Times New Roman"/>
          <w:sz w:val="24"/>
          <w:szCs w:val="24"/>
        </w:rPr>
        <w:t xml:space="preserve"> </w:t>
      </w:r>
      <w:r w:rsidRPr="001860CA">
        <w:rPr>
          <w:rFonts w:ascii="Times New Roman" w:eastAsia="Times New Roman" w:hAnsi="Times New Roman" w:cs="Times New Roman"/>
          <w:i/>
          <w:sz w:val="24"/>
          <w:szCs w:val="24"/>
        </w:rPr>
        <w:t>Stop Words Removal</w:t>
      </w:r>
    </w:p>
    <w:p w14:paraId="1F743695" w14:textId="77777777" w:rsidR="00E7425B" w:rsidRDefault="00E7425B">
      <w:pPr>
        <w:spacing w:line="360" w:lineRule="auto"/>
        <w:ind w:left="360"/>
        <w:jc w:val="both"/>
        <w:rPr>
          <w:rFonts w:ascii="Times New Roman" w:eastAsia="Times New Roman" w:hAnsi="Times New Roman" w:cs="Times New Roman"/>
          <w:sz w:val="24"/>
          <w:szCs w:val="24"/>
        </w:rPr>
        <w:pPrChange w:id="4018" w:author="ITD-STU" w:date="2021-05-24T14:59:00Z">
          <w:pPr>
            <w:spacing w:line="360" w:lineRule="auto"/>
            <w:ind w:left="720"/>
            <w:jc w:val="both"/>
          </w:pPr>
        </w:pPrChange>
      </w:pP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 xml:space="preserve">Stop Words Removal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menyaring</w:t>
      </w:r>
      <w:proofErr w:type="spellEnd"/>
      <w:r>
        <w:rPr>
          <w:rFonts w:ascii="Times New Roman" w:eastAsia="Times New Roman" w:hAnsi="Times New Roman" w:cs="Times New Roman"/>
          <w:sz w:val="24"/>
          <w:szCs w:val="24"/>
        </w:rPr>
        <w:t xml:space="preserve"> kata-kata yang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filtered_words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stop words removal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kata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this, it’s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lagi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i/>
          <w:sz w:val="24"/>
          <w:szCs w:val="24"/>
          <w:rPrChange w:id="4019" w:author="ITD-STU" w:date="2021-05-24T15:00:00Z">
            <w:rPr>
              <w:rFonts w:ascii="Times New Roman" w:eastAsia="Times New Roman" w:hAnsi="Times New Roman" w:cs="Times New Roman"/>
              <w:sz w:val="24"/>
              <w:szCs w:val="24"/>
            </w:rPr>
          </w:rPrChange>
        </w:rPr>
        <w:t>filtered_words</w:t>
      </w:r>
      <w:proofErr w:type="spellEnd"/>
      <w:r w:rsidRPr="00235E0D">
        <w:rPr>
          <w:rFonts w:ascii="Times New Roman" w:eastAsia="Times New Roman" w:hAnsi="Times New Roman" w:cs="Times New Roman"/>
          <w:i/>
          <w:sz w:val="24"/>
          <w:szCs w:val="24"/>
          <w:rPrChange w:id="4020" w:author="ITD-STU" w:date="2021-05-24T15:00:00Z">
            <w:rPr>
              <w:rFonts w:ascii="Times New Roman" w:eastAsia="Times New Roman" w:hAnsi="Times New Roman" w:cs="Times New Roman"/>
              <w:sz w:val="24"/>
              <w:szCs w:val="24"/>
            </w:rPr>
          </w:rPrChange>
        </w:rPr>
        <w:t>.</w:t>
      </w:r>
    </w:p>
    <w:p w14:paraId="485EA827" w14:textId="77777777" w:rsidR="005033EC" w:rsidRDefault="00E7425B">
      <w:pPr>
        <w:keepNext/>
        <w:spacing w:line="360" w:lineRule="auto"/>
        <w:ind w:left="360"/>
        <w:jc w:val="center"/>
        <w:pPrChange w:id="4021" w:author="ITD-STU" w:date="2021-05-24T14:59:00Z">
          <w:pPr>
            <w:keepNext/>
            <w:spacing w:line="360" w:lineRule="auto"/>
            <w:ind w:left="720"/>
            <w:jc w:val="center"/>
          </w:pPr>
        </w:pPrChange>
      </w:pPr>
      <w:r>
        <w:rPr>
          <w:rFonts w:ascii="Times New Roman" w:eastAsia="Times New Roman" w:hAnsi="Times New Roman" w:cs="Times New Roman"/>
          <w:noProof/>
          <w:sz w:val="24"/>
          <w:szCs w:val="24"/>
        </w:rPr>
        <w:drawing>
          <wp:inline distT="0" distB="0" distL="0" distR="0" wp14:anchorId="5D064DC3" wp14:editId="55E226F4">
            <wp:extent cx="47339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3000375"/>
                    </a:xfrm>
                    <a:prstGeom prst="rect">
                      <a:avLst/>
                    </a:prstGeom>
                    <a:noFill/>
                    <a:ln>
                      <a:noFill/>
                    </a:ln>
                  </pic:spPr>
                </pic:pic>
              </a:graphicData>
            </a:graphic>
          </wp:inline>
        </w:drawing>
      </w:r>
    </w:p>
    <w:p w14:paraId="7265B895" w14:textId="77777777" w:rsidR="00E7425B" w:rsidRPr="005033EC" w:rsidRDefault="005033EC">
      <w:pPr>
        <w:pStyle w:val="Caption"/>
        <w:ind w:left="360"/>
        <w:jc w:val="center"/>
        <w:rPr>
          <w:rFonts w:ascii="Times New Roman" w:eastAsia="Times New Roman" w:hAnsi="Times New Roman" w:cs="Times New Roman"/>
          <w:color w:val="auto"/>
          <w:sz w:val="28"/>
          <w:szCs w:val="24"/>
        </w:rPr>
        <w:pPrChange w:id="4022" w:author="ITD-STU" w:date="2021-05-24T14:59:00Z">
          <w:pPr>
            <w:pStyle w:val="Caption"/>
            <w:jc w:val="center"/>
          </w:pPr>
        </w:pPrChange>
      </w:pPr>
      <w:bookmarkStart w:id="4023" w:name="_Toc72747300"/>
      <w:bookmarkStart w:id="4024" w:name="_Toc72760966"/>
      <w:r w:rsidRPr="005033EC">
        <w:rPr>
          <w:rFonts w:ascii="Times New Roman" w:hAnsi="Times New Roman" w:cs="Times New Roman"/>
          <w:color w:val="auto"/>
          <w:sz w:val="20"/>
        </w:rPr>
        <w:t xml:space="preserve">Gambar </w:t>
      </w:r>
      <w:r w:rsidRPr="005033EC">
        <w:rPr>
          <w:rFonts w:ascii="Times New Roman" w:hAnsi="Times New Roman" w:cs="Times New Roman"/>
          <w:color w:val="auto"/>
          <w:sz w:val="20"/>
        </w:rPr>
        <w:fldChar w:fldCharType="begin"/>
      </w:r>
      <w:r w:rsidRPr="005033EC">
        <w:rPr>
          <w:rFonts w:ascii="Times New Roman" w:hAnsi="Times New Roman" w:cs="Times New Roman"/>
          <w:color w:val="auto"/>
          <w:sz w:val="20"/>
        </w:rPr>
        <w:instrText xml:space="preserve"> SEQ Gambar \* ARABIC </w:instrText>
      </w:r>
      <w:r w:rsidRPr="005033EC">
        <w:rPr>
          <w:rFonts w:ascii="Times New Roman" w:hAnsi="Times New Roman" w:cs="Times New Roman"/>
          <w:color w:val="auto"/>
          <w:sz w:val="20"/>
        </w:rPr>
        <w:fldChar w:fldCharType="separate"/>
      </w:r>
      <w:ins w:id="4025" w:author="ITD-STU" w:date="2021-05-24T15:00:00Z">
        <w:r w:rsidR="00235E0D">
          <w:rPr>
            <w:rFonts w:ascii="Times New Roman" w:hAnsi="Times New Roman" w:cs="Times New Roman"/>
            <w:noProof/>
            <w:color w:val="auto"/>
            <w:sz w:val="20"/>
          </w:rPr>
          <w:t>15</w:t>
        </w:r>
      </w:ins>
      <w:del w:id="4026" w:author="ITD-STU" w:date="2021-05-24T15:00:00Z">
        <w:r w:rsidDel="00235E0D">
          <w:rPr>
            <w:rFonts w:ascii="Times New Roman" w:hAnsi="Times New Roman" w:cs="Times New Roman"/>
            <w:noProof/>
            <w:color w:val="auto"/>
            <w:sz w:val="20"/>
          </w:rPr>
          <w:delText>10</w:delText>
        </w:r>
      </w:del>
      <w:r w:rsidRPr="005033EC">
        <w:rPr>
          <w:rFonts w:ascii="Times New Roman" w:hAnsi="Times New Roman" w:cs="Times New Roman"/>
          <w:color w:val="auto"/>
          <w:sz w:val="20"/>
        </w:rPr>
        <w:fldChar w:fldCharType="end"/>
      </w:r>
      <w:r w:rsidRPr="005033EC">
        <w:rPr>
          <w:rFonts w:ascii="Times New Roman" w:hAnsi="Times New Roman" w:cs="Times New Roman"/>
          <w:color w:val="auto"/>
          <w:sz w:val="20"/>
        </w:rPr>
        <w:t xml:space="preserve">. Hasil </w:t>
      </w:r>
      <w:proofErr w:type="spellStart"/>
      <w:r w:rsidRPr="005033EC">
        <w:rPr>
          <w:rFonts w:ascii="Times New Roman" w:hAnsi="Times New Roman" w:cs="Times New Roman"/>
          <w:color w:val="auto"/>
          <w:sz w:val="20"/>
        </w:rPr>
        <w:t>Implementasi</w:t>
      </w:r>
      <w:proofErr w:type="spellEnd"/>
      <w:r w:rsidRPr="005033EC">
        <w:rPr>
          <w:rFonts w:ascii="Times New Roman" w:hAnsi="Times New Roman" w:cs="Times New Roman"/>
          <w:color w:val="auto"/>
          <w:sz w:val="20"/>
        </w:rPr>
        <w:t xml:space="preserve"> </w:t>
      </w:r>
      <w:r w:rsidRPr="00235E0D">
        <w:rPr>
          <w:rFonts w:ascii="Times New Roman" w:hAnsi="Times New Roman" w:cs="Times New Roman"/>
          <w:i/>
          <w:color w:val="auto"/>
          <w:sz w:val="20"/>
          <w:rPrChange w:id="4027" w:author="ITD-STU" w:date="2021-05-24T15:00:00Z">
            <w:rPr>
              <w:rFonts w:ascii="Times New Roman" w:hAnsi="Times New Roman" w:cs="Times New Roman"/>
              <w:color w:val="auto"/>
              <w:sz w:val="20"/>
            </w:rPr>
          </w:rPrChange>
        </w:rPr>
        <w:t>Stop Words Removal</w:t>
      </w:r>
      <w:bookmarkEnd w:id="4023"/>
      <w:bookmarkEnd w:id="4024"/>
    </w:p>
    <w:p w14:paraId="436712DB" w14:textId="77777777" w:rsidR="00E7425B" w:rsidRPr="001860CA" w:rsidRDefault="00E7425B">
      <w:pPr>
        <w:numPr>
          <w:ilvl w:val="0"/>
          <w:numId w:val="9"/>
        </w:numPr>
        <w:spacing w:line="360" w:lineRule="auto"/>
        <w:ind w:left="360"/>
        <w:rPr>
          <w:rFonts w:ascii="Times New Roman" w:eastAsia="Times New Roman" w:hAnsi="Times New Roman" w:cs="Times New Roman"/>
          <w:sz w:val="24"/>
          <w:szCs w:val="24"/>
        </w:rPr>
        <w:pPrChange w:id="4028" w:author="ITD-STU" w:date="2021-05-24T14:59:00Z">
          <w:pPr>
            <w:numPr>
              <w:numId w:val="9"/>
            </w:numPr>
            <w:spacing w:line="360" w:lineRule="auto"/>
            <w:ind w:left="720" w:hanging="360"/>
          </w:pPr>
        </w:pPrChange>
      </w:pPr>
      <w:r w:rsidRPr="001860CA">
        <w:rPr>
          <w:rFonts w:ascii="Times New Roman" w:eastAsia="Times New Roman" w:hAnsi="Times New Roman" w:cs="Times New Roman"/>
          <w:sz w:val="24"/>
          <w:szCs w:val="24"/>
        </w:rPr>
        <w:lastRenderedPageBreak/>
        <w:t xml:space="preserve">Hasil </w:t>
      </w:r>
      <w:proofErr w:type="spellStart"/>
      <w:r w:rsidRPr="001860CA">
        <w:rPr>
          <w:rFonts w:ascii="Times New Roman" w:eastAsia="Times New Roman" w:hAnsi="Times New Roman" w:cs="Times New Roman"/>
          <w:sz w:val="24"/>
          <w:szCs w:val="24"/>
        </w:rPr>
        <w:t>Implementasi</w:t>
      </w:r>
      <w:proofErr w:type="spellEnd"/>
      <w:r w:rsidRPr="001860CA">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i/>
          <w:sz w:val="24"/>
          <w:szCs w:val="24"/>
          <w:rPrChange w:id="4029" w:author="ITD-STU" w:date="2021-05-24T15:00:00Z">
            <w:rPr>
              <w:rFonts w:ascii="Times New Roman" w:eastAsia="Times New Roman" w:hAnsi="Times New Roman" w:cs="Times New Roman"/>
              <w:sz w:val="24"/>
              <w:szCs w:val="24"/>
            </w:rPr>
          </w:rPrChange>
        </w:rPr>
        <w:t>HasingTF</w:t>
      </w:r>
      <w:proofErr w:type="spellEnd"/>
    </w:p>
    <w:p w14:paraId="644B3698" w14:textId="3D7509A6" w:rsidR="00E7425B" w:rsidRDefault="00E7425B">
      <w:pPr>
        <w:spacing w:line="360" w:lineRule="auto"/>
        <w:ind w:left="360"/>
        <w:jc w:val="both"/>
        <w:rPr>
          <w:rFonts w:ascii="Times New Roman" w:eastAsia="Times New Roman" w:hAnsi="Times New Roman" w:cs="Times New Roman"/>
          <w:sz w:val="24"/>
          <w:szCs w:val="24"/>
        </w:rPr>
        <w:pPrChange w:id="4030" w:author="ITD-STU" w:date="2021-05-24T14:59:00Z">
          <w:pPr>
            <w:spacing w:line="360" w:lineRule="auto"/>
            <w:ind w:left="720"/>
            <w:jc w:val="both"/>
          </w:pPr>
        </w:pPrChange>
      </w:pPr>
      <w:r>
        <w:rPr>
          <w:rFonts w:ascii="Times New Roman" w:eastAsia="Times New Roman" w:hAnsi="Times New Roman" w:cs="Times New Roman"/>
          <w:sz w:val="24"/>
          <w:szCs w:val="24"/>
        </w:rPr>
        <w:t xml:space="preserve">Proses </w:t>
      </w:r>
      <w:proofErr w:type="spellStart"/>
      <w:r w:rsidRPr="00235E0D">
        <w:rPr>
          <w:rFonts w:ascii="Times New Roman" w:eastAsia="Times New Roman" w:hAnsi="Times New Roman" w:cs="Times New Roman"/>
          <w:i/>
          <w:sz w:val="24"/>
          <w:szCs w:val="24"/>
          <w:rPrChange w:id="4031" w:author="ITD-STU" w:date="2021-05-24T15:00:00Z">
            <w:rPr>
              <w:rFonts w:ascii="Times New Roman" w:eastAsia="Times New Roman" w:hAnsi="Times New Roman" w:cs="Times New Roman"/>
              <w:sz w:val="24"/>
              <w:szCs w:val="24"/>
            </w:rPr>
          </w:rPrChange>
        </w:rPr>
        <w:t>HashingTF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yang</w:t>
      </w:r>
      <w:del w:id="4032" w:author="Windows User" w:date="2021-05-24T11:47:00Z">
        <w:r w:rsidDel="00220AB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kata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Hasil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i/>
          <w:sz w:val="24"/>
          <w:szCs w:val="24"/>
          <w:rPrChange w:id="4033" w:author="ITD-STU" w:date="2021-05-24T15:00:00Z">
            <w:rPr>
              <w:rFonts w:ascii="Times New Roman" w:eastAsia="Times New Roman" w:hAnsi="Times New Roman" w:cs="Times New Roman"/>
              <w:sz w:val="24"/>
              <w:szCs w:val="24"/>
            </w:rPr>
          </w:rPrChange>
        </w:rPr>
        <w:t>HashingTF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features.</w:t>
      </w:r>
    </w:p>
    <w:p w14:paraId="347A59A9" w14:textId="77777777" w:rsidR="005033EC" w:rsidRDefault="00E7425B">
      <w:pPr>
        <w:keepNext/>
        <w:spacing w:line="360" w:lineRule="auto"/>
        <w:ind w:left="360"/>
        <w:jc w:val="center"/>
        <w:pPrChange w:id="4034" w:author="ITD-STU" w:date="2021-05-24T14:59:00Z">
          <w:pPr>
            <w:keepNext/>
            <w:spacing w:line="360" w:lineRule="auto"/>
            <w:ind w:left="720"/>
          </w:pPr>
        </w:pPrChange>
      </w:pPr>
      <w:r>
        <w:rPr>
          <w:rFonts w:ascii="Times New Roman" w:eastAsia="Times New Roman" w:hAnsi="Times New Roman" w:cs="Times New Roman"/>
          <w:b/>
          <w:noProof/>
          <w:sz w:val="24"/>
          <w:szCs w:val="24"/>
        </w:rPr>
        <w:drawing>
          <wp:inline distT="0" distB="0" distL="0" distR="0" wp14:anchorId="5FFD34CE" wp14:editId="0FDFBEB2">
            <wp:extent cx="57340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14:paraId="54CE6636" w14:textId="77777777" w:rsidR="00E7425B" w:rsidRPr="005033EC" w:rsidRDefault="005033EC">
      <w:pPr>
        <w:pStyle w:val="Caption"/>
        <w:ind w:left="360"/>
        <w:jc w:val="center"/>
        <w:rPr>
          <w:rFonts w:ascii="Times New Roman" w:eastAsia="Times New Roman" w:hAnsi="Times New Roman" w:cs="Times New Roman"/>
          <w:b w:val="0"/>
          <w:color w:val="auto"/>
          <w:sz w:val="28"/>
          <w:szCs w:val="24"/>
        </w:rPr>
        <w:pPrChange w:id="4035" w:author="ITD-STU" w:date="2021-05-24T14:59:00Z">
          <w:pPr>
            <w:pStyle w:val="Caption"/>
            <w:jc w:val="center"/>
          </w:pPr>
        </w:pPrChange>
      </w:pPr>
      <w:bookmarkStart w:id="4036" w:name="_Toc72747301"/>
      <w:bookmarkStart w:id="4037" w:name="_Toc72760967"/>
      <w:r w:rsidRPr="005033EC">
        <w:rPr>
          <w:rFonts w:ascii="Times New Roman" w:hAnsi="Times New Roman" w:cs="Times New Roman"/>
          <w:color w:val="auto"/>
          <w:sz w:val="20"/>
        </w:rPr>
        <w:t xml:space="preserve">Gambar </w:t>
      </w:r>
      <w:r w:rsidRPr="005033EC">
        <w:rPr>
          <w:rFonts w:ascii="Times New Roman" w:hAnsi="Times New Roman" w:cs="Times New Roman"/>
          <w:color w:val="auto"/>
          <w:sz w:val="20"/>
        </w:rPr>
        <w:fldChar w:fldCharType="begin"/>
      </w:r>
      <w:r w:rsidRPr="005033EC">
        <w:rPr>
          <w:rFonts w:ascii="Times New Roman" w:hAnsi="Times New Roman" w:cs="Times New Roman"/>
          <w:color w:val="auto"/>
          <w:sz w:val="20"/>
        </w:rPr>
        <w:instrText xml:space="preserve"> SEQ Gambar \* ARABIC </w:instrText>
      </w:r>
      <w:r w:rsidRPr="005033EC">
        <w:rPr>
          <w:rFonts w:ascii="Times New Roman" w:hAnsi="Times New Roman" w:cs="Times New Roman"/>
          <w:color w:val="auto"/>
          <w:sz w:val="20"/>
        </w:rPr>
        <w:fldChar w:fldCharType="separate"/>
      </w:r>
      <w:ins w:id="4038" w:author="ITD-STU" w:date="2021-05-24T15:00:00Z">
        <w:r w:rsidR="00235E0D">
          <w:rPr>
            <w:rFonts w:ascii="Times New Roman" w:hAnsi="Times New Roman" w:cs="Times New Roman"/>
            <w:noProof/>
            <w:color w:val="auto"/>
            <w:sz w:val="20"/>
          </w:rPr>
          <w:t>16</w:t>
        </w:r>
      </w:ins>
      <w:del w:id="4039" w:author="ITD-STU" w:date="2021-05-24T15:00:00Z">
        <w:r w:rsidDel="00235E0D">
          <w:rPr>
            <w:rFonts w:ascii="Times New Roman" w:hAnsi="Times New Roman" w:cs="Times New Roman"/>
            <w:noProof/>
            <w:color w:val="auto"/>
            <w:sz w:val="20"/>
          </w:rPr>
          <w:delText>11</w:delText>
        </w:r>
      </w:del>
      <w:r w:rsidRPr="005033EC">
        <w:rPr>
          <w:rFonts w:ascii="Times New Roman" w:hAnsi="Times New Roman" w:cs="Times New Roman"/>
          <w:color w:val="auto"/>
          <w:sz w:val="20"/>
        </w:rPr>
        <w:fldChar w:fldCharType="end"/>
      </w:r>
      <w:r w:rsidRPr="005033EC">
        <w:rPr>
          <w:rFonts w:ascii="Times New Roman" w:hAnsi="Times New Roman" w:cs="Times New Roman"/>
          <w:color w:val="auto"/>
          <w:sz w:val="20"/>
        </w:rPr>
        <w:t xml:space="preserve">. Hasil </w:t>
      </w:r>
      <w:proofErr w:type="spellStart"/>
      <w:r w:rsidRPr="005033EC">
        <w:rPr>
          <w:rFonts w:ascii="Times New Roman" w:hAnsi="Times New Roman" w:cs="Times New Roman"/>
          <w:color w:val="auto"/>
          <w:sz w:val="20"/>
        </w:rPr>
        <w:t>Implementasi</w:t>
      </w:r>
      <w:proofErr w:type="spellEnd"/>
      <w:r w:rsidRPr="005033EC">
        <w:rPr>
          <w:rFonts w:ascii="Times New Roman" w:hAnsi="Times New Roman" w:cs="Times New Roman"/>
          <w:color w:val="auto"/>
          <w:sz w:val="20"/>
        </w:rPr>
        <w:t xml:space="preserve"> </w:t>
      </w:r>
      <w:proofErr w:type="spellStart"/>
      <w:r w:rsidRPr="00235E0D">
        <w:rPr>
          <w:rFonts w:ascii="Times New Roman" w:hAnsi="Times New Roman" w:cs="Times New Roman"/>
          <w:i/>
          <w:color w:val="auto"/>
          <w:sz w:val="20"/>
          <w:rPrChange w:id="4040" w:author="ITD-STU" w:date="2021-05-24T15:00:00Z">
            <w:rPr>
              <w:rFonts w:ascii="Times New Roman" w:hAnsi="Times New Roman" w:cs="Times New Roman"/>
              <w:color w:val="auto"/>
              <w:sz w:val="20"/>
            </w:rPr>
          </w:rPrChange>
        </w:rPr>
        <w:t>HasingTF</w:t>
      </w:r>
      <w:bookmarkEnd w:id="4036"/>
      <w:bookmarkEnd w:id="4037"/>
      <w:proofErr w:type="spellEnd"/>
    </w:p>
    <w:p w14:paraId="0D33F9D7" w14:textId="619D0BEA" w:rsidR="00E7425B" w:rsidRPr="001860CA" w:rsidRDefault="00E7425B">
      <w:pPr>
        <w:pStyle w:val="Heading2"/>
        <w:numPr>
          <w:ilvl w:val="1"/>
          <w:numId w:val="10"/>
        </w:numPr>
        <w:spacing w:line="360" w:lineRule="auto"/>
        <w:ind w:left="360"/>
        <w:rPr>
          <w:rFonts w:ascii="Times New Roman" w:eastAsia="Times New Roman" w:hAnsi="Times New Roman" w:cs="Times New Roman"/>
          <w:color w:val="auto"/>
          <w:sz w:val="24"/>
          <w:szCs w:val="24"/>
        </w:rPr>
        <w:pPrChange w:id="4041" w:author="ITD-STU" w:date="2021-05-24T14:59:00Z">
          <w:pPr>
            <w:pStyle w:val="Heading2"/>
            <w:numPr>
              <w:ilvl w:val="1"/>
              <w:numId w:val="3"/>
            </w:numPr>
            <w:spacing w:line="360" w:lineRule="auto"/>
            <w:ind w:left="360" w:hanging="360"/>
          </w:pPr>
        </w:pPrChange>
      </w:pPr>
      <w:bookmarkStart w:id="4042" w:name="_qpw8647d97bt"/>
      <w:bookmarkStart w:id="4043" w:name="_Toc72763215"/>
      <w:bookmarkEnd w:id="4042"/>
      <w:r w:rsidRPr="001860CA">
        <w:rPr>
          <w:rFonts w:ascii="Times New Roman" w:hAnsi="Times New Roman" w:cs="Times New Roman"/>
          <w:color w:val="auto"/>
          <w:sz w:val="24"/>
          <w:szCs w:val="24"/>
        </w:rPr>
        <w:t xml:space="preserve">Hasil </w:t>
      </w:r>
      <w:proofErr w:type="spellStart"/>
      <w:r w:rsidRPr="001860CA">
        <w:rPr>
          <w:rFonts w:ascii="Times New Roman" w:hAnsi="Times New Roman" w:cs="Times New Roman"/>
          <w:color w:val="auto"/>
          <w:sz w:val="24"/>
          <w:szCs w:val="24"/>
        </w:rPr>
        <w:t>Implementasi</w:t>
      </w:r>
      <w:proofErr w:type="spellEnd"/>
      <w:r w:rsidRPr="001860CA">
        <w:rPr>
          <w:rFonts w:ascii="Times New Roman" w:hAnsi="Times New Roman" w:cs="Times New Roman"/>
          <w:color w:val="auto"/>
          <w:sz w:val="24"/>
          <w:szCs w:val="24"/>
        </w:rPr>
        <w:t xml:space="preserve"> </w:t>
      </w:r>
      <w:proofErr w:type="spellStart"/>
      <w:r w:rsidRPr="001860CA">
        <w:rPr>
          <w:rFonts w:ascii="Times New Roman" w:hAnsi="Times New Roman" w:cs="Times New Roman"/>
          <w:color w:val="auto"/>
          <w:sz w:val="24"/>
          <w:szCs w:val="24"/>
        </w:rPr>
        <w:t>Sentimen</w:t>
      </w:r>
      <w:proofErr w:type="spellEnd"/>
      <w:r w:rsidRPr="001860CA">
        <w:rPr>
          <w:rFonts w:ascii="Times New Roman" w:hAnsi="Times New Roman" w:cs="Times New Roman"/>
          <w:color w:val="auto"/>
          <w:sz w:val="24"/>
          <w:szCs w:val="24"/>
        </w:rPr>
        <w:t xml:space="preserve"> </w:t>
      </w:r>
      <w:proofErr w:type="spellStart"/>
      <w:r w:rsidRPr="001860CA">
        <w:rPr>
          <w:rFonts w:ascii="Times New Roman" w:hAnsi="Times New Roman" w:cs="Times New Roman"/>
          <w:color w:val="auto"/>
          <w:sz w:val="24"/>
          <w:szCs w:val="24"/>
        </w:rPr>
        <w:t>Analisis</w:t>
      </w:r>
      <w:bookmarkEnd w:id="4043"/>
      <w:proofErr w:type="spellEnd"/>
    </w:p>
    <w:p w14:paraId="1E0466E1" w14:textId="77777777" w:rsidR="00E7425B" w:rsidRDefault="00E7425B" w:rsidP="00E7425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pengklasfikisian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sentimen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Naive Bayes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label dan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label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sesungguhnya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label dan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bernilai</w:t>
      </w:r>
      <w:proofErr w:type="spellEnd"/>
      <w:r>
        <w:rPr>
          <w:rFonts w:ascii="Times New Roman" w:eastAsia="Times New Roman" w:hAnsi="Times New Roman" w:cs="Times New Roman"/>
          <w:sz w:val="24"/>
          <w:szCs w:val="24"/>
        </w:rPr>
        <w:t xml:space="preserve"> 1.0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0.0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label.</w:t>
      </w:r>
    </w:p>
    <w:p w14:paraId="29EB7AF0" w14:textId="77777777" w:rsidR="005033EC" w:rsidRDefault="00E7425B" w:rsidP="005033EC">
      <w:pPr>
        <w:keepNext/>
        <w:spacing w:line="360" w:lineRule="auto"/>
        <w:jc w:val="center"/>
      </w:pPr>
      <w:r>
        <w:rPr>
          <w:noProof/>
        </w:rPr>
        <w:lastRenderedPageBreak/>
        <w:drawing>
          <wp:inline distT="0" distB="0" distL="0" distR="0" wp14:anchorId="15A36FCF" wp14:editId="6649B727">
            <wp:extent cx="2186609" cy="32194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515" cy="3242869"/>
                    </a:xfrm>
                    <a:prstGeom prst="rect">
                      <a:avLst/>
                    </a:prstGeom>
                    <a:noFill/>
                    <a:ln>
                      <a:noFill/>
                    </a:ln>
                  </pic:spPr>
                </pic:pic>
              </a:graphicData>
            </a:graphic>
          </wp:inline>
        </w:drawing>
      </w:r>
    </w:p>
    <w:p w14:paraId="49D821AD" w14:textId="77777777" w:rsidR="00E7425B" w:rsidRPr="005033EC" w:rsidRDefault="005033EC" w:rsidP="005033EC">
      <w:pPr>
        <w:pStyle w:val="Caption"/>
        <w:jc w:val="center"/>
        <w:rPr>
          <w:rFonts w:ascii="Times New Roman" w:eastAsia="Times New Roman" w:hAnsi="Times New Roman" w:cs="Times New Roman"/>
          <w:b w:val="0"/>
          <w:color w:val="auto"/>
          <w:sz w:val="28"/>
          <w:szCs w:val="24"/>
        </w:rPr>
      </w:pPr>
      <w:bookmarkStart w:id="4044" w:name="_Toc72747302"/>
      <w:bookmarkStart w:id="4045" w:name="_Toc72760968"/>
      <w:r w:rsidRPr="005033EC">
        <w:rPr>
          <w:rFonts w:ascii="Times New Roman" w:hAnsi="Times New Roman" w:cs="Times New Roman"/>
          <w:color w:val="auto"/>
          <w:sz w:val="20"/>
        </w:rPr>
        <w:t xml:space="preserve">Gambar </w:t>
      </w:r>
      <w:r w:rsidRPr="005033EC">
        <w:rPr>
          <w:rFonts w:ascii="Times New Roman" w:hAnsi="Times New Roman" w:cs="Times New Roman"/>
          <w:color w:val="auto"/>
          <w:sz w:val="20"/>
        </w:rPr>
        <w:fldChar w:fldCharType="begin"/>
      </w:r>
      <w:r w:rsidRPr="005033EC">
        <w:rPr>
          <w:rFonts w:ascii="Times New Roman" w:hAnsi="Times New Roman" w:cs="Times New Roman"/>
          <w:color w:val="auto"/>
          <w:sz w:val="20"/>
        </w:rPr>
        <w:instrText xml:space="preserve"> SEQ Gambar \* ARABIC </w:instrText>
      </w:r>
      <w:r w:rsidRPr="005033EC">
        <w:rPr>
          <w:rFonts w:ascii="Times New Roman" w:hAnsi="Times New Roman" w:cs="Times New Roman"/>
          <w:color w:val="auto"/>
          <w:sz w:val="20"/>
        </w:rPr>
        <w:fldChar w:fldCharType="separate"/>
      </w:r>
      <w:ins w:id="4046" w:author="ITD-STU" w:date="2021-05-24T15:01:00Z">
        <w:r w:rsidR="00235E0D">
          <w:rPr>
            <w:rFonts w:ascii="Times New Roman" w:hAnsi="Times New Roman" w:cs="Times New Roman"/>
            <w:noProof/>
            <w:color w:val="auto"/>
            <w:sz w:val="20"/>
          </w:rPr>
          <w:t>17</w:t>
        </w:r>
      </w:ins>
      <w:del w:id="4047" w:author="ITD-STU" w:date="2021-05-24T15:01:00Z">
        <w:r w:rsidRPr="005033EC" w:rsidDel="00235E0D">
          <w:rPr>
            <w:rFonts w:ascii="Times New Roman" w:hAnsi="Times New Roman" w:cs="Times New Roman"/>
            <w:noProof/>
            <w:color w:val="auto"/>
            <w:sz w:val="20"/>
          </w:rPr>
          <w:delText>12</w:delText>
        </w:r>
      </w:del>
      <w:r w:rsidRPr="005033EC">
        <w:rPr>
          <w:rFonts w:ascii="Times New Roman" w:hAnsi="Times New Roman" w:cs="Times New Roman"/>
          <w:color w:val="auto"/>
          <w:sz w:val="20"/>
        </w:rPr>
        <w:fldChar w:fldCharType="end"/>
      </w:r>
      <w:r w:rsidRPr="005033EC">
        <w:rPr>
          <w:rFonts w:ascii="Times New Roman" w:hAnsi="Times New Roman" w:cs="Times New Roman"/>
          <w:color w:val="auto"/>
          <w:sz w:val="20"/>
        </w:rPr>
        <w:t xml:space="preserve">. Hasil </w:t>
      </w:r>
      <w:proofErr w:type="spellStart"/>
      <w:r w:rsidRPr="005033EC">
        <w:rPr>
          <w:rFonts w:ascii="Times New Roman" w:hAnsi="Times New Roman" w:cs="Times New Roman"/>
          <w:color w:val="auto"/>
          <w:sz w:val="20"/>
        </w:rPr>
        <w:t>Implementasi</w:t>
      </w:r>
      <w:proofErr w:type="spellEnd"/>
      <w:r w:rsidRPr="005033EC">
        <w:rPr>
          <w:rFonts w:ascii="Times New Roman" w:hAnsi="Times New Roman" w:cs="Times New Roman"/>
          <w:color w:val="auto"/>
          <w:sz w:val="20"/>
        </w:rPr>
        <w:t xml:space="preserve"> </w:t>
      </w:r>
      <w:proofErr w:type="spellStart"/>
      <w:r w:rsidRPr="005033EC">
        <w:rPr>
          <w:rFonts w:ascii="Times New Roman" w:hAnsi="Times New Roman" w:cs="Times New Roman"/>
          <w:color w:val="auto"/>
          <w:sz w:val="20"/>
        </w:rPr>
        <w:t>Sentimen</w:t>
      </w:r>
      <w:proofErr w:type="spellEnd"/>
      <w:r w:rsidRPr="005033EC">
        <w:rPr>
          <w:rFonts w:ascii="Times New Roman" w:hAnsi="Times New Roman" w:cs="Times New Roman"/>
          <w:color w:val="auto"/>
          <w:sz w:val="20"/>
        </w:rPr>
        <w:t xml:space="preserve"> </w:t>
      </w:r>
      <w:proofErr w:type="spellStart"/>
      <w:r w:rsidRPr="005033EC">
        <w:rPr>
          <w:rFonts w:ascii="Times New Roman" w:hAnsi="Times New Roman" w:cs="Times New Roman"/>
          <w:color w:val="auto"/>
          <w:sz w:val="20"/>
        </w:rPr>
        <w:t>Analisis</w:t>
      </w:r>
      <w:bookmarkEnd w:id="4044"/>
      <w:bookmarkEnd w:id="4045"/>
      <w:proofErr w:type="spellEnd"/>
    </w:p>
    <w:p w14:paraId="0390D78C" w14:textId="77777777" w:rsidR="00E7425B" w:rsidRPr="001860CA" w:rsidRDefault="00E7425B">
      <w:pPr>
        <w:pStyle w:val="Heading2"/>
        <w:numPr>
          <w:ilvl w:val="1"/>
          <w:numId w:val="10"/>
        </w:numPr>
        <w:spacing w:line="360" w:lineRule="auto"/>
        <w:ind w:left="360"/>
        <w:rPr>
          <w:rFonts w:ascii="Times New Roman" w:eastAsia="Times New Roman" w:hAnsi="Times New Roman" w:cs="Times New Roman"/>
          <w:color w:val="auto"/>
          <w:sz w:val="24"/>
          <w:szCs w:val="24"/>
        </w:rPr>
        <w:pPrChange w:id="4048" w:author="ITD-STU" w:date="2021-05-24T14:54:00Z">
          <w:pPr>
            <w:pStyle w:val="Heading2"/>
            <w:numPr>
              <w:ilvl w:val="1"/>
              <w:numId w:val="3"/>
            </w:numPr>
            <w:spacing w:line="360" w:lineRule="auto"/>
            <w:ind w:left="360" w:hanging="360"/>
          </w:pPr>
        </w:pPrChange>
      </w:pPr>
      <w:bookmarkStart w:id="4049" w:name="_ncww8k788jnm"/>
      <w:bookmarkStart w:id="4050" w:name="_Toc72763216"/>
      <w:bookmarkEnd w:id="4049"/>
      <w:r w:rsidRPr="001860CA">
        <w:rPr>
          <w:rFonts w:ascii="Times New Roman" w:hAnsi="Times New Roman" w:cs="Times New Roman"/>
          <w:color w:val="auto"/>
          <w:sz w:val="24"/>
          <w:szCs w:val="24"/>
        </w:rPr>
        <w:t xml:space="preserve">Hasil </w:t>
      </w:r>
      <w:proofErr w:type="spellStart"/>
      <w:r w:rsidRPr="001860CA">
        <w:rPr>
          <w:rFonts w:ascii="Times New Roman" w:hAnsi="Times New Roman" w:cs="Times New Roman"/>
          <w:color w:val="auto"/>
          <w:sz w:val="24"/>
          <w:szCs w:val="24"/>
        </w:rPr>
        <w:t>Implementasi</w:t>
      </w:r>
      <w:proofErr w:type="spellEnd"/>
      <w:r w:rsidRPr="001860CA">
        <w:rPr>
          <w:rFonts w:ascii="Times New Roman" w:hAnsi="Times New Roman" w:cs="Times New Roman"/>
          <w:color w:val="auto"/>
          <w:sz w:val="24"/>
          <w:szCs w:val="24"/>
        </w:rPr>
        <w:t xml:space="preserve"> </w:t>
      </w:r>
      <w:proofErr w:type="spellStart"/>
      <w:r w:rsidRPr="001860CA">
        <w:rPr>
          <w:rFonts w:ascii="Times New Roman" w:hAnsi="Times New Roman" w:cs="Times New Roman"/>
          <w:color w:val="auto"/>
          <w:sz w:val="24"/>
          <w:szCs w:val="24"/>
        </w:rPr>
        <w:t>Evaluasi</w:t>
      </w:r>
      <w:bookmarkEnd w:id="4050"/>
      <w:proofErr w:type="spellEnd"/>
    </w:p>
    <w:p w14:paraId="66A9C656" w14:textId="22CEF148" w:rsidR="005A4B5F" w:rsidRDefault="00E7425B" w:rsidP="00E7425B">
      <w:pPr>
        <w:spacing w:line="360" w:lineRule="auto"/>
        <w:jc w:val="both"/>
        <w:rPr>
          <w:ins w:id="4051" w:author="Sangmajadi" w:date="2021-05-24T16:00:00Z"/>
          <w:rFonts w:ascii="Times New Roman" w:eastAsia="Times New Roman" w:hAnsi="Times New Roman" w:cs="Times New Roman"/>
          <w:sz w:val="24"/>
          <w:szCs w:val="24"/>
          <w:highlight w:val="white"/>
        </w:rPr>
      </w:pPr>
      <w:proofErr w:type="spellStart"/>
      <w:r w:rsidRPr="00235E0D">
        <w:rPr>
          <w:rFonts w:ascii="Times New Roman" w:eastAsia="Times New Roman" w:hAnsi="Times New Roman" w:cs="Times New Roman"/>
          <w:sz w:val="24"/>
          <w:szCs w:val="24"/>
        </w:rPr>
        <w:t>Berdasarkan</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hasil</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pengujian</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menggunakan</w:t>
      </w:r>
      <w:proofErr w:type="spellEnd"/>
      <w:r w:rsidRPr="00235E0D">
        <w:rPr>
          <w:rFonts w:ascii="Times New Roman" w:eastAsia="Times New Roman" w:hAnsi="Times New Roman" w:cs="Times New Roman"/>
          <w:sz w:val="24"/>
          <w:szCs w:val="24"/>
        </w:rPr>
        <w:t xml:space="preserve"> model </w:t>
      </w:r>
      <w:r w:rsidRPr="00235E0D">
        <w:rPr>
          <w:rFonts w:ascii="Times New Roman" w:eastAsia="Times New Roman" w:hAnsi="Times New Roman" w:cs="Times New Roman"/>
          <w:i/>
          <w:sz w:val="24"/>
          <w:szCs w:val="24"/>
        </w:rPr>
        <w:t>Naive Bayes</w:t>
      </w:r>
      <w:r w:rsidRPr="00235E0D">
        <w:rPr>
          <w:rFonts w:ascii="Times New Roman" w:eastAsia="Times New Roman" w:hAnsi="Times New Roman" w:cs="Times New Roman"/>
          <w:sz w:val="24"/>
          <w:szCs w:val="24"/>
        </w:rPr>
        <w:t xml:space="preserve"> pada </w:t>
      </w:r>
      <w:r w:rsidRPr="00235E0D">
        <w:rPr>
          <w:rFonts w:ascii="Times New Roman" w:eastAsia="Times New Roman" w:hAnsi="Times New Roman" w:cs="Times New Roman"/>
          <w:i/>
          <w:sz w:val="24"/>
          <w:szCs w:val="24"/>
          <w:rPrChange w:id="4052" w:author="ITD-STU" w:date="2021-05-24T15:01:00Z">
            <w:rPr>
              <w:rFonts w:ascii="Times New Roman" w:eastAsia="Times New Roman" w:hAnsi="Times New Roman" w:cs="Times New Roman"/>
              <w:sz w:val="24"/>
              <w:szCs w:val="24"/>
            </w:rPr>
          </w:rPrChange>
        </w:rPr>
        <w:t>data training</w:t>
      </w:r>
      <w:r w:rsidRPr="00235E0D">
        <w:rPr>
          <w:rFonts w:ascii="Times New Roman" w:eastAsia="Times New Roman" w:hAnsi="Times New Roman" w:cs="Times New Roman"/>
          <w:sz w:val="24"/>
          <w:szCs w:val="24"/>
        </w:rPr>
        <w:t xml:space="preserve"> dan </w:t>
      </w:r>
      <w:r w:rsidRPr="00235E0D">
        <w:rPr>
          <w:rFonts w:ascii="Times New Roman" w:eastAsia="Times New Roman" w:hAnsi="Times New Roman" w:cs="Times New Roman"/>
          <w:i/>
          <w:sz w:val="24"/>
          <w:szCs w:val="24"/>
          <w:rPrChange w:id="4053" w:author="ITD-STU" w:date="2021-05-24T15:01:00Z">
            <w:rPr>
              <w:rFonts w:ascii="Times New Roman" w:eastAsia="Times New Roman" w:hAnsi="Times New Roman" w:cs="Times New Roman"/>
              <w:sz w:val="24"/>
              <w:szCs w:val="24"/>
            </w:rPr>
          </w:rPrChange>
        </w:rPr>
        <w:t xml:space="preserve">data testing </w:t>
      </w:r>
      <w:r w:rsidRPr="00235E0D">
        <w:rPr>
          <w:rFonts w:ascii="Times New Roman" w:eastAsia="Times New Roman" w:hAnsi="Times New Roman" w:cs="Times New Roman"/>
          <w:sz w:val="24"/>
          <w:szCs w:val="24"/>
        </w:rPr>
        <w:t xml:space="preserve">yang </w:t>
      </w:r>
      <w:proofErr w:type="spellStart"/>
      <w:r w:rsidRPr="00235E0D">
        <w:rPr>
          <w:rFonts w:ascii="Times New Roman" w:eastAsia="Times New Roman" w:hAnsi="Times New Roman" w:cs="Times New Roman"/>
          <w:sz w:val="24"/>
          <w:szCs w:val="24"/>
        </w:rPr>
        <w:t>diuji</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dengan</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rasio</w:t>
      </w:r>
      <w:proofErr w:type="spellEnd"/>
      <w:r w:rsidRPr="00235E0D">
        <w:rPr>
          <w:rFonts w:ascii="Times New Roman" w:eastAsia="Times New Roman" w:hAnsi="Times New Roman" w:cs="Times New Roman"/>
          <w:sz w:val="24"/>
          <w:szCs w:val="24"/>
        </w:rPr>
        <w:t xml:space="preserve"> 80:20. </w:t>
      </w:r>
      <w:proofErr w:type="spellStart"/>
      <w:r w:rsidRPr="00235E0D">
        <w:rPr>
          <w:rFonts w:ascii="Times New Roman" w:eastAsia="Times New Roman" w:hAnsi="Times New Roman" w:cs="Times New Roman"/>
          <w:sz w:val="24"/>
          <w:szCs w:val="24"/>
        </w:rPr>
        <w:t>Dapat</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dilihat</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bahwa</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performa</w:t>
      </w:r>
      <w:proofErr w:type="spellEnd"/>
      <w:r w:rsidRPr="00235E0D">
        <w:rPr>
          <w:rFonts w:ascii="Times New Roman" w:eastAsia="Times New Roman" w:hAnsi="Times New Roman" w:cs="Times New Roman"/>
          <w:sz w:val="24"/>
          <w:szCs w:val="24"/>
        </w:rPr>
        <w:t xml:space="preserve"> yang </w:t>
      </w:r>
      <w:proofErr w:type="spellStart"/>
      <w:r w:rsidRPr="00235E0D">
        <w:rPr>
          <w:rFonts w:ascii="Times New Roman" w:eastAsia="Times New Roman" w:hAnsi="Times New Roman" w:cs="Times New Roman"/>
          <w:sz w:val="24"/>
          <w:szCs w:val="24"/>
        </w:rPr>
        <w:t>dihasilkan</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dari</w:t>
      </w:r>
      <w:proofErr w:type="spellEnd"/>
      <w:r w:rsidRPr="00235E0D">
        <w:rPr>
          <w:rFonts w:ascii="Times New Roman" w:eastAsia="Times New Roman" w:hAnsi="Times New Roman" w:cs="Times New Roman"/>
          <w:sz w:val="24"/>
          <w:szCs w:val="24"/>
        </w:rPr>
        <w:t xml:space="preserve"> model yang </w:t>
      </w:r>
      <w:proofErr w:type="spellStart"/>
      <w:r w:rsidRPr="00235E0D">
        <w:rPr>
          <w:rFonts w:ascii="Times New Roman" w:eastAsia="Times New Roman" w:hAnsi="Times New Roman" w:cs="Times New Roman"/>
          <w:sz w:val="24"/>
          <w:szCs w:val="24"/>
        </w:rPr>
        <w:t>dibangun</w:t>
      </w:r>
      <w:proofErr w:type="spellEnd"/>
      <w:r w:rsidRPr="00235E0D">
        <w:rPr>
          <w:rFonts w:ascii="Times New Roman" w:eastAsia="Times New Roman" w:hAnsi="Times New Roman" w:cs="Times New Roman"/>
          <w:sz w:val="24"/>
          <w:szCs w:val="24"/>
        </w:rPr>
        <w:t xml:space="preserve"> </w:t>
      </w:r>
      <w:proofErr w:type="spellStart"/>
      <w:r w:rsidRPr="00235E0D">
        <w:rPr>
          <w:rFonts w:ascii="Times New Roman" w:eastAsia="Times New Roman" w:hAnsi="Times New Roman" w:cs="Times New Roman"/>
          <w:sz w:val="24"/>
          <w:szCs w:val="24"/>
        </w:rPr>
        <w:t>adalah</w:t>
      </w:r>
      <w:proofErr w:type="spellEnd"/>
      <w:r w:rsidRPr="00235E0D">
        <w:rPr>
          <w:rFonts w:ascii="Times New Roman" w:eastAsia="Times New Roman" w:hAnsi="Times New Roman" w:cs="Times New Roman"/>
          <w:sz w:val="24"/>
          <w:szCs w:val="24"/>
        </w:rPr>
        <w:t xml:space="preserve"> </w:t>
      </w:r>
      <w:r w:rsidRPr="00235E0D">
        <w:rPr>
          <w:rFonts w:ascii="Times New Roman" w:eastAsia="Times New Roman" w:hAnsi="Times New Roman" w:cs="Times New Roman"/>
          <w:b/>
          <w:sz w:val="24"/>
          <w:szCs w:val="24"/>
          <w:highlight w:val="white"/>
          <w:rPrChange w:id="4054" w:author="ITD-STU" w:date="2021-05-24T15:01:00Z">
            <w:rPr>
              <w:rFonts w:ascii="Times New Roman" w:eastAsia="Times New Roman" w:hAnsi="Times New Roman" w:cs="Times New Roman"/>
              <w:sz w:val="21"/>
              <w:szCs w:val="21"/>
              <w:highlight w:val="white"/>
            </w:rPr>
          </w:rPrChange>
        </w:rPr>
        <w:t>0.8617343844754397.</w:t>
      </w:r>
      <w:r w:rsidRPr="00235E0D">
        <w:rPr>
          <w:rFonts w:ascii="Times New Roman" w:eastAsia="Times New Roman" w:hAnsi="Times New Roman" w:cs="Times New Roman"/>
          <w:sz w:val="24"/>
          <w:szCs w:val="24"/>
          <w:highlight w:val="white"/>
          <w:rPrChange w:id="4055" w:author="ITD-STU" w:date="2021-05-24T15:01:00Z">
            <w:rPr>
              <w:rFonts w:ascii="Times New Roman" w:eastAsia="Times New Roman" w:hAnsi="Times New Roman" w:cs="Times New Roman"/>
              <w:sz w:val="21"/>
              <w:szCs w:val="21"/>
              <w:highlight w:val="white"/>
            </w:rPr>
          </w:rPrChange>
        </w:rPr>
        <w:t xml:space="preserve"> </w:t>
      </w:r>
    </w:p>
    <w:p w14:paraId="780B1232" w14:textId="6D5B1EE5" w:rsidR="00227D18" w:rsidRDefault="00227D18" w:rsidP="00E7425B">
      <w:pPr>
        <w:spacing w:line="360" w:lineRule="auto"/>
        <w:jc w:val="both"/>
        <w:rPr>
          <w:ins w:id="4056" w:author="Sangmajadi" w:date="2021-05-24T16:14:00Z"/>
          <w:rFonts w:ascii="Times New Roman" w:eastAsia="Times New Roman" w:hAnsi="Times New Roman" w:cs="Times New Roman"/>
          <w:sz w:val="24"/>
          <w:szCs w:val="24"/>
          <w:highlight w:val="white"/>
        </w:rPr>
      </w:pPr>
    </w:p>
    <w:p w14:paraId="5BBD1C91" w14:textId="00FDDDBE" w:rsidR="008D2D2A" w:rsidRDefault="008D2D2A" w:rsidP="00E7425B">
      <w:pPr>
        <w:spacing w:line="360" w:lineRule="auto"/>
        <w:jc w:val="both"/>
        <w:rPr>
          <w:ins w:id="4057" w:author="Sangmajadi" w:date="2021-05-24T16:14:00Z"/>
          <w:rFonts w:ascii="Times New Roman" w:eastAsia="Times New Roman" w:hAnsi="Times New Roman" w:cs="Times New Roman"/>
          <w:sz w:val="24"/>
          <w:szCs w:val="24"/>
          <w:highlight w:val="white"/>
        </w:rPr>
      </w:pPr>
    </w:p>
    <w:p w14:paraId="26306731" w14:textId="29F379E0" w:rsidR="008D2D2A" w:rsidRDefault="008D2D2A" w:rsidP="00E7425B">
      <w:pPr>
        <w:spacing w:line="360" w:lineRule="auto"/>
        <w:jc w:val="both"/>
        <w:rPr>
          <w:ins w:id="4058" w:author="Sangmajadi" w:date="2021-05-24T16:14:00Z"/>
          <w:rFonts w:ascii="Times New Roman" w:eastAsia="Times New Roman" w:hAnsi="Times New Roman" w:cs="Times New Roman"/>
          <w:sz w:val="24"/>
          <w:szCs w:val="24"/>
          <w:highlight w:val="white"/>
        </w:rPr>
      </w:pPr>
    </w:p>
    <w:p w14:paraId="7C9758C1" w14:textId="5534EC85" w:rsidR="008D2D2A" w:rsidRDefault="008D2D2A" w:rsidP="00E7425B">
      <w:pPr>
        <w:spacing w:line="360" w:lineRule="auto"/>
        <w:jc w:val="both"/>
        <w:rPr>
          <w:ins w:id="4059" w:author="Sangmajadi" w:date="2021-05-24T16:14:00Z"/>
          <w:rFonts w:ascii="Times New Roman" w:eastAsia="Times New Roman" w:hAnsi="Times New Roman" w:cs="Times New Roman"/>
          <w:sz w:val="24"/>
          <w:szCs w:val="24"/>
          <w:highlight w:val="white"/>
        </w:rPr>
      </w:pPr>
    </w:p>
    <w:p w14:paraId="6A628B0C" w14:textId="617D384E" w:rsidR="008D2D2A" w:rsidRDefault="008D2D2A" w:rsidP="00E7425B">
      <w:pPr>
        <w:spacing w:line="360" w:lineRule="auto"/>
        <w:jc w:val="both"/>
        <w:rPr>
          <w:ins w:id="4060" w:author="Sangmajadi" w:date="2021-05-24T16:14:00Z"/>
          <w:rFonts w:ascii="Times New Roman" w:eastAsia="Times New Roman" w:hAnsi="Times New Roman" w:cs="Times New Roman"/>
          <w:sz w:val="24"/>
          <w:szCs w:val="24"/>
          <w:highlight w:val="white"/>
        </w:rPr>
      </w:pPr>
    </w:p>
    <w:p w14:paraId="1BE5E639" w14:textId="5DBDE309" w:rsidR="008D2D2A" w:rsidRDefault="008D2D2A" w:rsidP="00E7425B">
      <w:pPr>
        <w:spacing w:line="360" w:lineRule="auto"/>
        <w:jc w:val="both"/>
        <w:rPr>
          <w:ins w:id="4061" w:author="Sangmajadi" w:date="2021-05-24T16:14:00Z"/>
          <w:rFonts w:ascii="Times New Roman" w:eastAsia="Times New Roman" w:hAnsi="Times New Roman" w:cs="Times New Roman"/>
          <w:sz w:val="24"/>
          <w:szCs w:val="24"/>
          <w:highlight w:val="white"/>
        </w:rPr>
      </w:pPr>
    </w:p>
    <w:p w14:paraId="58BBB14D" w14:textId="338DB96E" w:rsidR="008D2D2A" w:rsidRDefault="008D2D2A" w:rsidP="00E7425B">
      <w:pPr>
        <w:spacing w:line="360" w:lineRule="auto"/>
        <w:jc w:val="both"/>
        <w:rPr>
          <w:ins w:id="4062" w:author="Sangmajadi" w:date="2021-05-24T16:14:00Z"/>
          <w:rFonts w:ascii="Times New Roman" w:eastAsia="Times New Roman" w:hAnsi="Times New Roman" w:cs="Times New Roman"/>
          <w:sz w:val="24"/>
          <w:szCs w:val="24"/>
          <w:highlight w:val="white"/>
        </w:rPr>
      </w:pPr>
    </w:p>
    <w:p w14:paraId="5F0F7E5C" w14:textId="706F819C" w:rsidR="008D2D2A" w:rsidRDefault="008D2D2A" w:rsidP="00E7425B">
      <w:pPr>
        <w:spacing w:line="360" w:lineRule="auto"/>
        <w:jc w:val="both"/>
        <w:rPr>
          <w:ins w:id="4063" w:author="Sangmajadi" w:date="2021-05-24T16:14:00Z"/>
          <w:rFonts w:ascii="Times New Roman" w:eastAsia="Times New Roman" w:hAnsi="Times New Roman" w:cs="Times New Roman"/>
          <w:sz w:val="24"/>
          <w:szCs w:val="24"/>
          <w:highlight w:val="white"/>
        </w:rPr>
      </w:pPr>
    </w:p>
    <w:p w14:paraId="00CC36FC" w14:textId="35661805" w:rsidR="008D2D2A" w:rsidRDefault="008D2D2A" w:rsidP="00E7425B">
      <w:pPr>
        <w:spacing w:line="360" w:lineRule="auto"/>
        <w:jc w:val="both"/>
        <w:rPr>
          <w:ins w:id="4064" w:author="Sangmajadi" w:date="2021-05-24T16:14:00Z"/>
          <w:rFonts w:ascii="Times New Roman" w:eastAsia="Times New Roman" w:hAnsi="Times New Roman" w:cs="Times New Roman"/>
          <w:sz w:val="24"/>
          <w:szCs w:val="24"/>
          <w:highlight w:val="white"/>
        </w:rPr>
      </w:pPr>
    </w:p>
    <w:p w14:paraId="28B453AE" w14:textId="28FB13AD" w:rsidR="008D2D2A" w:rsidRDefault="008D2D2A" w:rsidP="00E7425B">
      <w:pPr>
        <w:spacing w:line="360" w:lineRule="auto"/>
        <w:jc w:val="both"/>
        <w:rPr>
          <w:ins w:id="4065" w:author="Sangmajadi" w:date="2021-05-24T16:14:00Z"/>
          <w:rFonts w:ascii="Times New Roman" w:eastAsia="Times New Roman" w:hAnsi="Times New Roman" w:cs="Times New Roman"/>
          <w:sz w:val="24"/>
          <w:szCs w:val="24"/>
          <w:highlight w:val="white"/>
        </w:rPr>
      </w:pPr>
    </w:p>
    <w:p w14:paraId="432EA90B" w14:textId="7017D2A0" w:rsidR="008D2D2A" w:rsidRDefault="008D2D2A" w:rsidP="00E7425B">
      <w:pPr>
        <w:spacing w:line="360" w:lineRule="auto"/>
        <w:jc w:val="both"/>
        <w:rPr>
          <w:ins w:id="4066" w:author="Sangmajadi" w:date="2021-05-24T16:14:00Z"/>
          <w:rFonts w:ascii="Times New Roman" w:eastAsia="Times New Roman" w:hAnsi="Times New Roman" w:cs="Times New Roman"/>
          <w:sz w:val="24"/>
          <w:szCs w:val="24"/>
          <w:highlight w:val="white"/>
        </w:rPr>
      </w:pPr>
    </w:p>
    <w:p w14:paraId="5CF836D7" w14:textId="395CB38B" w:rsidR="008D2D2A" w:rsidRDefault="008D2D2A" w:rsidP="00E7425B">
      <w:pPr>
        <w:spacing w:line="360" w:lineRule="auto"/>
        <w:jc w:val="both"/>
        <w:rPr>
          <w:ins w:id="4067" w:author="Sangmajadi" w:date="2021-05-24T16:14:00Z"/>
          <w:rFonts w:ascii="Times New Roman" w:eastAsia="Times New Roman" w:hAnsi="Times New Roman" w:cs="Times New Roman"/>
          <w:sz w:val="24"/>
          <w:szCs w:val="24"/>
          <w:highlight w:val="white"/>
        </w:rPr>
      </w:pPr>
    </w:p>
    <w:p w14:paraId="3460A261" w14:textId="7A4236A1" w:rsidR="008D2D2A" w:rsidRDefault="008D2D2A" w:rsidP="00E7425B">
      <w:pPr>
        <w:spacing w:line="360" w:lineRule="auto"/>
        <w:jc w:val="both"/>
        <w:rPr>
          <w:ins w:id="4068" w:author="Sangmajadi" w:date="2021-05-24T16:14:00Z"/>
          <w:rFonts w:ascii="Times New Roman" w:eastAsia="Times New Roman" w:hAnsi="Times New Roman" w:cs="Times New Roman"/>
          <w:sz w:val="24"/>
          <w:szCs w:val="24"/>
          <w:highlight w:val="white"/>
        </w:rPr>
      </w:pPr>
    </w:p>
    <w:p w14:paraId="5936C50F" w14:textId="77777777" w:rsidR="008D2D2A" w:rsidRDefault="008D2D2A" w:rsidP="00E7425B">
      <w:pPr>
        <w:spacing w:line="360" w:lineRule="auto"/>
        <w:jc w:val="both"/>
        <w:rPr>
          <w:ins w:id="4069" w:author="Sangmajadi" w:date="2021-05-24T16:00:00Z"/>
          <w:rFonts w:ascii="Times New Roman" w:eastAsia="Times New Roman" w:hAnsi="Times New Roman" w:cs="Times New Roman"/>
          <w:sz w:val="24"/>
          <w:szCs w:val="24"/>
          <w:highlight w:val="white"/>
        </w:rPr>
      </w:pPr>
    </w:p>
    <w:p w14:paraId="57FF471A" w14:textId="6661D4CE" w:rsidR="00227D18" w:rsidRPr="008D2D2A" w:rsidRDefault="00227D18" w:rsidP="008D2D2A">
      <w:pPr>
        <w:pStyle w:val="Heading2"/>
        <w:rPr>
          <w:ins w:id="4070" w:author="Windows User" w:date="2021-05-24T15:36:00Z"/>
          <w:rFonts w:ascii="Times New Roman" w:eastAsia="Times New Roman" w:hAnsi="Times New Roman" w:cs="Times New Roman"/>
          <w:color w:val="auto"/>
          <w:sz w:val="24"/>
          <w:szCs w:val="24"/>
          <w:highlight w:val="white"/>
          <w:rPrChange w:id="4071" w:author="Sangmajadi" w:date="2021-05-24T16:16:00Z">
            <w:rPr>
              <w:ins w:id="4072" w:author="Windows User" w:date="2021-05-24T15:36:00Z"/>
              <w:highlight w:val="white"/>
            </w:rPr>
          </w:rPrChange>
        </w:rPr>
        <w:pPrChange w:id="4073" w:author="Sangmajadi" w:date="2021-05-24T16:16:00Z">
          <w:pPr>
            <w:spacing w:line="360" w:lineRule="auto"/>
            <w:jc w:val="both"/>
          </w:pPr>
        </w:pPrChange>
      </w:pPr>
      <w:ins w:id="4074" w:author="Sangmajadi" w:date="2021-05-24T16:00:00Z">
        <w:r w:rsidRPr="008D2D2A">
          <w:rPr>
            <w:rFonts w:ascii="Times New Roman" w:eastAsia="Times New Roman" w:hAnsi="Times New Roman" w:cs="Times New Roman"/>
            <w:color w:val="auto"/>
            <w:sz w:val="24"/>
            <w:szCs w:val="24"/>
            <w:highlight w:val="white"/>
            <w:rPrChange w:id="4075" w:author="Sangmajadi" w:date="2021-05-24T16:16:00Z">
              <w:rPr>
                <w:highlight w:val="white"/>
              </w:rPr>
            </w:rPrChange>
          </w:rPr>
          <w:lastRenderedPageBreak/>
          <w:t xml:space="preserve">6.6 Hasil </w:t>
        </w:r>
        <w:proofErr w:type="spellStart"/>
        <w:r w:rsidRPr="008D2D2A">
          <w:rPr>
            <w:rFonts w:ascii="Times New Roman" w:eastAsia="Times New Roman" w:hAnsi="Times New Roman" w:cs="Times New Roman"/>
            <w:color w:val="auto"/>
            <w:sz w:val="24"/>
            <w:szCs w:val="24"/>
            <w:highlight w:val="white"/>
            <w:rPrChange w:id="4076" w:author="Sangmajadi" w:date="2021-05-24T16:16:00Z">
              <w:rPr>
                <w:highlight w:val="white"/>
              </w:rPr>
            </w:rPrChange>
          </w:rPr>
          <w:t>Implementasi</w:t>
        </w:r>
        <w:proofErr w:type="spellEnd"/>
        <w:r w:rsidRPr="008D2D2A">
          <w:rPr>
            <w:rFonts w:ascii="Times New Roman" w:eastAsia="Times New Roman" w:hAnsi="Times New Roman" w:cs="Times New Roman"/>
            <w:color w:val="auto"/>
            <w:sz w:val="24"/>
            <w:szCs w:val="24"/>
            <w:highlight w:val="white"/>
            <w:rPrChange w:id="4077" w:author="Sangmajadi" w:date="2021-05-24T16:16:00Z">
              <w:rPr>
                <w:highlight w:val="white"/>
              </w:rPr>
            </w:rPrChange>
          </w:rPr>
          <w:t xml:space="preserve"> </w:t>
        </w:r>
        <w:proofErr w:type="spellStart"/>
        <w:r w:rsidRPr="008D2D2A">
          <w:rPr>
            <w:rFonts w:ascii="Times New Roman" w:eastAsia="Times New Roman" w:hAnsi="Times New Roman" w:cs="Times New Roman"/>
            <w:color w:val="auto"/>
            <w:sz w:val="24"/>
            <w:szCs w:val="24"/>
            <w:highlight w:val="white"/>
            <w:rPrChange w:id="4078" w:author="Sangmajadi" w:date="2021-05-24T16:16:00Z">
              <w:rPr>
                <w:highlight w:val="white"/>
              </w:rPr>
            </w:rPrChange>
          </w:rPr>
          <w:t>Visualisasi</w:t>
        </w:r>
      </w:ins>
      <w:proofErr w:type="spellEnd"/>
    </w:p>
    <w:p w14:paraId="44B7A456" w14:textId="77777777" w:rsidR="00D922F4" w:rsidRDefault="00D922F4">
      <w:pPr>
        <w:spacing w:after="200"/>
        <w:rPr>
          <w:ins w:id="4079" w:author="Sangmajadi" w:date="2021-05-24T16:11:00Z"/>
          <w:rFonts w:ascii="Times New Roman" w:eastAsia="Times New Roman" w:hAnsi="Times New Roman" w:cs="Times New Roman"/>
          <w:sz w:val="24"/>
          <w:szCs w:val="24"/>
          <w:highlight w:val="white"/>
        </w:rPr>
      </w:pPr>
      <w:proofErr w:type="spellStart"/>
      <w:ins w:id="4080" w:author="Sangmajadi" w:date="2021-05-24T16:06:00Z">
        <w:r>
          <w:rPr>
            <w:rFonts w:ascii="Times New Roman" w:eastAsia="Times New Roman" w:hAnsi="Times New Roman" w:cs="Times New Roman"/>
            <w:sz w:val="24"/>
            <w:szCs w:val="24"/>
            <w:highlight w:val="white"/>
          </w:rPr>
          <w:t>Berdasarkan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hasil</w:t>
        </w:r>
        <w:proofErr w:type="spellEnd"/>
        <w:r>
          <w:rPr>
            <w:rFonts w:ascii="Times New Roman" w:eastAsia="Times New Roman" w:hAnsi="Times New Roman" w:cs="Times New Roman"/>
            <w:sz w:val="24"/>
            <w:szCs w:val="24"/>
            <w:highlight w:val="white"/>
          </w:rPr>
          <w:t xml:space="preserve"> </w:t>
        </w:r>
      </w:ins>
      <w:proofErr w:type="spellStart"/>
      <w:ins w:id="4081" w:author="Sangmajadi" w:date="2021-05-24T16:07:00Z">
        <w:r>
          <w:rPr>
            <w:rFonts w:ascii="Times New Roman" w:eastAsia="Times New Roman" w:hAnsi="Times New Roman" w:cs="Times New Roman"/>
            <w:sz w:val="24"/>
            <w:szCs w:val="24"/>
            <w:highlight w:val="white"/>
          </w:rPr>
          <w:t>implementasi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visualisasi</w:t>
        </w:r>
        <w:proofErr w:type="spellEnd"/>
        <w:r>
          <w:rPr>
            <w:rFonts w:ascii="Times New Roman" w:eastAsia="Times New Roman" w:hAnsi="Times New Roman" w:cs="Times New Roman"/>
            <w:sz w:val="24"/>
            <w:szCs w:val="24"/>
            <w:highlight w:val="white"/>
          </w:rPr>
          <w:t xml:space="preserve"> sentiment </w:t>
        </w:r>
        <w:proofErr w:type="spellStart"/>
        <w:r>
          <w:rPr>
            <w:rFonts w:ascii="Times New Roman" w:eastAsia="Times New Roman" w:hAnsi="Times New Roman" w:cs="Times New Roman"/>
            <w:sz w:val="24"/>
            <w:szCs w:val="24"/>
            <w:highlight w:val="white"/>
          </w:rPr>
          <w:t>analisis</w:t>
        </w:r>
      </w:ins>
      <w:proofErr w:type="spellEnd"/>
      <w:ins w:id="4082" w:author="Sangmajadi" w:date="2021-05-24T16:08:00Z">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menggunakan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WordCloud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didapatkan</w:t>
        </w:r>
        <w:proofErr w:type="spellEnd"/>
        <w:r>
          <w:rPr>
            <w:rFonts w:ascii="Times New Roman" w:eastAsia="Times New Roman" w:hAnsi="Times New Roman" w:cs="Times New Roman"/>
            <w:sz w:val="24"/>
            <w:szCs w:val="24"/>
            <w:highlight w:val="white"/>
          </w:rPr>
          <w:t xml:space="preserve"> 3 </w:t>
        </w:r>
        <w:proofErr w:type="spellStart"/>
        <w:r>
          <w:rPr>
            <w:rFonts w:ascii="Times New Roman" w:eastAsia="Times New Roman" w:hAnsi="Times New Roman" w:cs="Times New Roman"/>
            <w:sz w:val="24"/>
            <w:szCs w:val="24"/>
            <w:highlight w:val="white"/>
          </w:rPr>
          <w:t>visualisasi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yakni</w:t>
        </w:r>
      </w:ins>
      <w:proofErr w:type="spellEnd"/>
      <w:ins w:id="4083" w:author="Sangmajadi" w:date="2021-05-24T16:10:00Z">
        <w:r>
          <w:rPr>
            <w:rFonts w:ascii="Times New Roman" w:eastAsia="Times New Roman" w:hAnsi="Times New Roman" w:cs="Times New Roman"/>
            <w:sz w:val="24"/>
            <w:szCs w:val="24"/>
            <w:highlight w:val="white"/>
          </w:rPr>
          <w:t xml:space="preserve"> sentiment </w:t>
        </w:r>
        <w:proofErr w:type="spellStart"/>
        <w:r>
          <w:rPr>
            <w:rFonts w:ascii="Times New Roman" w:eastAsia="Times New Roman" w:hAnsi="Times New Roman" w:cs="Times New Roman"/>
            <w:sz w:val="24"/>
            <w:szCs w:val="24"/>
            <w:highlight w:val="white"/>
          </w:rPr>
          <w:t>netral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positif</w:t>
        </w:r>
        <w:proofErr w:type="spellEnd"/>
        <w:r>
          <w:rPr>
            <w:rFonts w:ascii="Times New Roman" w:eastAsia="Times New Roman" w:hAnsi="Times New Roman" w:cs="Times New Roman"/>
            <w:sz w:val="24"/>
            <w:szCs w:val="24"/>
            <w:highlight w:val="white"/>
          </w:rPr>
          <w:t xml:space="preserve"> dan negative.</w:t>
        </w:r>
      </w:ins>
      <w:ins w:id="4084" w:author="Sangmajadi" w:date="2021-05-24T16:11:00Z">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hasil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visualisasi</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dilakukan</w:t>
        </w:r>
        <w:proofErr w:type="spellEnd"/>
        <w:r>
          <w:rPr>
            <w:rFonts w:ascii="Times New Roman" w:eastAsia="Times New Roman" w:hAnsi="Times New Roman" w:cs="Times New Roman"/>
            <w:sz w:val="24"/>
            <w:szCs w:val="24"/>
            <w:highlight w:val="white"/>
          </w:rPr>
          <w:t>.</w:t>
        </w:r>
      </w:ins>
    </w:p>
    <w:p w14:paraId="1F3CE7FC" w14:textId="0FD4C686" w:rsidR="008D2D2A" w:rsidRPr="008D2D2A" w:rsidRDefault="008D2D2A" w:rsidP="008D2D2A">
      <w:pPr>
        <w:pStyle w:val="Caption"/>
        <w:keepNext/>
        <w:jc w:val="center"/>
        <w:rPr>
          <w:ins w:id="4085" w:author="Sangmajadi" w:date="2021-05-24T16:16:00Z"/>
          <w:rFonts w:ascii="Times New Roman" w:hAnsi="Times New Roman" w:cs="Times New Roman"/>
          <w:rPrChange w:id="4086" w:author="Sangmajadi" w:date="2021-05-24T16:17:00Z">
            <w:rPr>
              <w:ins w:id="4087" w:author="Sangmajadi" w:date="2021-05-24T16:16:00Z"/>
            </w:rPr>
          </w:rPrChange>
        </w:rPr>
        <w:pPrChange w:id="4088" w:author="Sangmajadi" w:date="2021-05-24T16:17:00Z">
          <w:pPr/>
        </w:pPrChange>
      </w:pPr>
      <w:ins w:id="4089" w:author="Sangmajadi" w:date="2021-05-24T16:16:00Z">
        <w:r w:rsidRPr="008D2D2A">
          <w:rPr>
            <w:rFonts w:ascii="Times New Roman" w:hAnsi="Times New Roman" w:cs="Times New Roman"/>
            <w:color w:val="auto"/>
            <w:sz w:val="20"/>
            <w:szCs w:val="20"/>
            <w:rPrChange w:id="4090" w:author="Sangmajadi" w:date="2021-05-24T16:17:00Z">
              <w:rPr/>
            </w:rPrChange>
          </w:rPr>
          <w:t xml:space="preserve">Table </w:t>
        </w:r>
        <w:r w:rsidRPr="008D2D2A">
          <w:rPr>
            <w:rFonts w:ascii="Times New Roman" w:hAnsi="Times New Roman" w:cs="Times New Roman"/>
            <w:color w:val="auto"/>
            <w:sz w:val="20"/>
            <w:szCs w:val="20"/>
            <w:rPrChange w:id="4091" w:author="Sangmajadi" w:date="2021-05-24T16:17:00Z">
              <w:rPr/>
            </w:rPrChange>
          </w:rPr>
          <w:fldChar w:fldCharType="begin"/>
        </w:r>
        <w:r w:rsidRPr="008D2D2A">
          <w:rPr>
            <w:rFonts w:ascii="Times New Roman" w:hAnsi="Times New Roman" w:cs="Times New Roman"/>
            <w:color w:val="auto"/>
            <w:sz w:val="20"/>
            <w:szCs w:val="20"/>
            <w:rPrChange w:id="4092" w:author="Sangmajadi" w:date="2021-05-24T16:17:00Z">
              <w:rPr/>
            </w:rPrChange>
          </w:rPr>
          <w:instrText xml:space="preserve"> SEQ Table \* ARABIC </w:instrText>
        </w:r>
      </w:ins>
      <w:r w:rsidRPr="008D2D2A">
        <w:rPr>
          <w:rFonts w:ascii="Times New Roman" w:hAnsi="Times New Roman" w:cs="Times New Roman"/>
          <w:color w:val="auto"/>
          <w:sz w:val="20"/>
          <w:szCs w:val="20"/>
          <w:rPrChange w:id="4093" w:author="Sangmajadi" w:date="2021-05-24T16:17:00Z">
            <w:rPr/>
          </w:rPrChange>
        </w:rPr>
        <w:fldChar w:fldCharType="separate"/>
      </w:r>
      <w:ins w:id="4094" w:author="Sangmajadi" w:date="2021-05-24T16:16:00Z">
        <w:r w:rsidRPr="008D2D2A">
          <w:rPr>
            <w:rFonts w:ascii="Times New Roman" w:hAnsi="Times New Roman" w:cs="Times New Roman"/>
            <w:noProof/>
            <w:color w:val="auto"/>
            <w:sz w:val="20"/>
            <w:szCs w:val="20"/>
            <w:rPrChange w:id="4095" w:author="Sangmajadi" w:date="2021-05-24T16:17:00Z">
              <w:rPr>
                <w:noProof/>
              </w:rPr>
            </w:rPrChange>
          </w:rPr>
          <w:t>1</w:t>
        </w:r>
        <w:r w:rsidRPr="008D2D2A">
          <w:rPr>
            <w:rFonts w:ascii="Times New Roman" w:hAnsi="Times New Roman" w:cs="Times New Roman"/>
            <w:color w:val="auto"/>
            <w:sz w:val="20"/>
            <w:szCs w:val="20"/>
            <w:rPrChange w:id="4096" w:author="Sangmajadi" w:date="2021-05-24T16:17:00Z">
              <w:rPr/>
            </w:rPrChange>
          </w:rPr>
          <w:fldChar w:fldCharType="end"/>
        </w:r>
        <w:r w:rsidRPr="008D2D2A">
          <w:rPr>
            <w:rFonts w:ascii="Times New Roman" w:hAnsi="Times New Roman" w:cs="Times New Roman"/>
            <w:color w:val="auto"/>
            <w:sz w:val="20"/>
            <w:szCs w:val="20"/>
            <w:rPrChange w:id="4097" w:author="Sangmajadi" w:date="2021-05-24T16:17:00Z">
              <w:rPr/>
            </w:rPrChange>
          </w:rPr>
          <w:t xml:space="preserve"> </w:t>
        </w:r>
        <w:proofErr w:type="spellStart"/>
        <w:r w:rsidRPr="008D2D2A">
          <w:rPr>
            <w:rFonts w:ascii="Times New Roman" w:hAnsi="Times New Roman" w:cs="Times New Roman"/>
            <w:color w:val="auto"/>
            <w:sz w:val="20"/>
            <w:szCs w:val="20"/>
            <w:rPrChange w:id="4098" w:author="Sangmajadi" w:date="2021-05-24T16:17:00Z">
              <w:rPr/>
            </w:rPrChange>
          </w:rPr>
          <w:t>Visualisasi</w:t>
        </w:r>
        <w:proofErr w:type="spellEnd"/>
        <w:r w:rsidRPr="008D2D2A">
          <w:rPr>
            <w:rFonts w:ascii="Times New Roman" w:hAnsi="Times New Roman" w:cs="Times New Roman"/>
            <w:color w:val="auto"/>
            <w:sz w:val="20"/>
            <w:szCs w:val="20"/>
            <w:rPrChange w:id="4099" w:author="Sangmajadi" w:date="2021-05-24T16:17:00Z">
              <w:rPr/>
            </w:rPrChange>
          </w:rPr>
          <w:t xml:space="preserve"> </w:t>
        </w:r>
        <w:proofErr w:type="spellStart"/>
        <w:r w:rsidRPr="008D2D2A">
          <w:rPr>
            <w:rFonts w:ascii="Times New Roman" w:hAnsi="Times New Roman" w:cs="Times New Roman"/>
            <w:color w:val="auto"/>
            <w:sz w:val="20"/>
            <w:szCs w:val="20"/>
            <w:rPrChange w:id="4100" w:author="Sangmajadi" w:date="2021-05-24T16:17:00Z">
              <w:rPr/>
            </w:rPrChange>
          </w:rPr>
          <w:t>Sentimen</w:t>
        </w:r>
        <w:proofErr w:type="spellEnd"/>
        <w:r w:rsidRPr="008D2D2A">
          <w:rPr>
            <w:rFonts w:ascii="Times New Roman" w:hAnsi="Times New Roman" w:cs="Times New Roman"/>
            <w:color w:val="auto"/>
            <w:sz w:val="20"/>
            <w:szCs w:val="20"/>
            <w:rPrChange w:id="4101" w:author="Sangmajadi" w:date="2021-05-24T16:17:00Z">
              <w:rPr/>
            </w:rPrChange>
          </w:rPr>
          <w:t xml:space="preserve"> </w:t>
        </w:r>
        <w:proofErr w:type="spellStart"/>
        <w:r w:rsidRPr="008D2D2A">
          <w:rPr>
            <w:rFonts w:ascii="Times New Roman" w:hAnsi="Times New Roman" w:cs="Times New Roman"/>
            <w:color w:val="auto"/>
            <w:sz w:val="20"/>
            <w:szCs w:val="20"/>
            <w:rPrChange w:id="4102" w:author="Sangmajadi" w:date="2021-05-24T16:17:00Z">
              <w:rPr/>
            </w:rPrChange>
          </w:rPr>
          <w:t>Analisis</w:t>
        </w:r>
        <w:proofErr w:type="spellEnd"/>
      </w:ins>
    </w:p>
    <w:tbl>
      <w:tblPr>
        <w:tblStyle w:val="TableGrid"/>
        <w:tblW w:w="0" w:type="auto"/>
        <w:tblLook w:val="04A0" w:firstRow="1" w:lastRow="0" w:firstColumn="1" w:lastColumn="0" w:noHBand="0" w:noVBand="1"/>
      </w:tblPr>
      <w:tblGrid>
        <w:gridCol w:w="675"/>
        <w:gridCol w:w="2835"/>
        <w:gridCol w:w="6066"/>
        <w:tblGridChange w:id="4103">
          <w:tblGrid>
            <w:gridCol w:w="675"/>
            <w:gridCol w:w="2835"/>
            <w:gridCol w:w="6066"/>
          </w:tblGrid>
        </w:tblGridChange>
      </w:tblGrid>
      <w:tr w:rsidR="008D2D2A" w14:paraId="31E720B8" w14:textId="77777777" w:rsidTr="00D922F4">
        <w:trPr>
          <w:ins w:id="4104" w:author="Sangmajadi" w:date="2021-05-24T16:11:00Z"/>
        </w:trPr>
        <w:tc>
          <w:tcPr>
            <w:tcW w:w="675" w:type="dxa"/>
          </w:tcPr>
          <w:p w14:paraId="20A9135A" w14:textId="6E5CD7DF" w:rsidR="00D922F4" w:rsidRDefault="00D922F4">
            <w:pPr>
              <w:spacing w:after="200"/>
              <w:rPr>
                <w:ins w:id="4105" w:author="Sangmajadi" w:date="2021-05-24T16:11:00Z"/>
                <w:rFonts w:ascii="Times New Roman" w:eastAsia="Times New Roman" w:hAnsi="Times New Roman" w:cs="Times New Roman"/>
                <w:sz w:val="24"/>
                <w:szCs w:val="24"/>
                <w:highlight w:val="white"/>
              </w:rPr>
            </w:pPr>
            <w:ins w:id="4106" w:author="Sangmajadi" w:date="2021-05-24T16:12:00Z">
              <w:r>
                <w:rPr>
                  <w:rFonts w:ascii="Times New Roman" w:eastAsia="Times New Roman" w:hAnsi="Times New Roman" w:cs="Times New Roman"/>
                  <w:sz w:val="24"/>
                  <w:szCs w:val="24"/>
                  <w:highlight w:val="white"/>
                </w:rPr>
                <w:t>No</w:t>
              </w:r>
            </w:ins>
          </w:p>
        </w:tc>
        <w:tc>
          <w:tcPr>
            <w:tcW w:w="2835" w:type="dxa"/>
          </w:tcPr>
          <w:p w14:paraId="1158367F" w14:textId="34718992" w:rsidR="00D922F4" w:rsidRDefault="00D922F4">
            <w:pPr>
              <w:spacing w:after="200"/>
              <w:rPr>
                <w:ins w:id="4107" w:author="Sangmajadi" w:date="2021-05-24T16:11:00Z"/>
                <w:rFonts w:ascii="Times New Roman" w:eastAsia="Times New Roman" w:hAnsi="Times New Roman" w:cs="Times New Roman"/>
                <w:sz w:val="24"/>
                <w:szCs w:val="24"/>
                <w:highlight w:val="white"/>
              </w:rPr>
            </w:pPr>
            <w:proofErr w:type="spellStart"/>
            <w:ins w:id="4108" w:author="Sangmajadi" w:date="2021-05-24T16:12:00Z">
              <w:r>
                <w:rPr>
                  <w:rFonts w:ascii="Times New Roman" w:eastAsia="Times New Roman" w:hAnsi="Times New Roman" w:cs="Times New Roman"/>
                  <w:sz w:val="24"/>
                  <w:szCs w:val="24"/>
                  <w:highlight w:val="white"/>
                </w:rPr>
                <w:t>Kategori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Sentimen</w:t>
              </w:r>
            </w:ins>
            <w:proofErr w:type="spellEnd"/>
          </w:p>
        </w:tc>
        <w:tc>
          <w:tcPr>
            <w:tcW w:w="6066" w:type="dxa"/>
          </w:tcPr>
          <w:p w14:paraId="002F4E9A" w14:textId="3993D105" w:rsidR="00D922F4" w:rsidRDefault="00D922F4">
            <w:pPr>
              <w:spacing w:after="200"/>
              <w:rPr>
                <w:ins w:id="4109" w:author="Sangmajadi" w:date="2021-05-24T16:11:00Z"/>
                <w:rFonts w:ascii="Times New Roman" w:eastAsia="Times New Roman" w:hAnsi="Times New Roman" w:cs="Times New Roman"/>
                <w:sz w:val="24"/>
                <w:szCs w:val="24"/>
                <w:highlight w:val="white"/>
              </w:rPr>
            </w:pPr>
            <w:ins w:id="4110" w:author="Sangmajadi" w:date="2021-05-24T16:12:00Z">
              <w:r>
                <w:rPr>
                  <w:rFonts w:ascii="Times New Roman" w:eastAsia="Times New Roman" w:hAnsi="Times New Roman" w:cs="Times New Roman"/>
                  <w:sz w:val="24"/>
                  <w:szCs w:val="24"/>
                  <w:highlight w:val="white"/>
                </w:rPr>
                <w:t xml:space="preserve">Hasil </w:t>
              </w:r>
              <w:proofErr w:type="spellStart"/>
              <w:r>
                <w:rPr>
                  <w:rFonts w:ascii="Times New Roman" w:eastAsia="Times New Roman" w:hAnsi="Times New Roman" w:cs="Times New Roman"/>
                  <w:sz w:val="24"/>
                  <w:szCs w:val="24"/>
                  <w:highlight w:val="white"/>
                </w:rPr>
                <w:t>Visualisasi</w:t>
              </w:r>
            </w:ins>
            <w:proofErr w:type="spellEnd"/>
          </w:p>
        </w:tc>
      </w:tr>
      <w:tr w:rsidR="008D2D2A" w14:paraId="36CE371D" w14:textId="77777777" w:rsidTr="00D922F4">
        <w:trPr>
          <w:ins w:id="4111" w:author="Sangmajadi" w:date="2021-05-24T16:11:00Z"/>
        </w:trPr>
        <w:tc>
          <w:tcPr>
            <w:tcW w:w="675" w:type="dxa"/>
          </w:tcPr>
          <w:p w14:paraId="0ADF0439" w14:textId="76C68933" w:rsidR="00D922F4" w:rsidRDefault="00D922F4">
            <w:pPr>
              <w:spacing w:after="200"/>
              <w:rPr>
                <w:ins w:id="4112" w:author="Sangmajadi" w:date="2021-05-24T16:11:00Z"/>
                <w:rFonts w:ascii="Times New Roman" w:eastAsia="Times New Roman" w:hAnsi="Times New Roman" w:cs="Times New Roman"/>
                <w:sz w:val="24"/>
                <w:szCs w:val="24"/>
                <w:highlight w:val="white"/>
              </w:rPr>
            </w:pPr>
            <w:ins w:id="4113" w:author="Sangmajadi" w:date="2021-05-24T16:12:00Z">
              <w:r>
                <w:rPr>
                  <w:rFonts w:ascii="Times New Roman" w:eastAsia="Times New Roman" w:hAnsi="Times New Roman" w:cs="Times New Roman"/>
                  <w:sz w:val="24"/>
                  <w:szCs w:val="24"/>
                  <w:highlight w:val="white"/>
                </w:rPr>
                <w:t>1</w:t>
              </w:r>
            </w:ins>
          </w:p>
        </w:tc>
        <w:tc>
          <w:tcPr>
            <w:tcW w:w="2835" w:type="dxa"/>
          </w:tcPr>
          <w:p w14:paraId="28B1A43F" w14:textId="4673CFF4" w:rsidR="00D922F4" w:rsidRDefault="00D922F4">
            <w:pPr>
              <w:spacing w:after="200"/>
              <w:rPr>
                <w:ins w:id="4114" w:author="Sangmajadi" w:date="2021-05-24T16:11:00Z"/>
                <w:rFonts w:ascii="Times New Roman" w:eastAsia="Times New Roman" w:hAnsi="Times New Roman" w:cs="Times New Roman"/>
                <w:sz w:val="24"/>
                <w:szCs w:val="24"/>
                <w:highlight w:val="white"/>
              </w:rPr>
            </w:pPr>
            <w:proofErr w:type="spellStart"/>
            <w:ins w:id="4115" w:author="Sangmajadi" w:date="2021-05-24T16:12:00Z">
              <w:r>
                <w:rPr>
                  <w:rFonts w:ascii="Times New Roman" w:eastAsia="Times New Roman" w:hAnsi="Times New Roman" w:cs="Times New Roman"/>
                  <w:sz w:val="24"/>
                  <w:szCs w:val="24"/>
                  <w:highlight w:val="white"/>
                </w:rPr>
                <w:t>Netral</w:t>
              </w:r>
            </w:ins>
            <w:proofErr w:type="spellEnd"/>
          </w:p>
        </w:tc>
        <w:tc>
          <w:tcPr>
            <w:tcW w:w="6066" w:type="dxa"/>
          </w:tcPr>
          <w:p w14:paraId="41F6DECD" w14:textId="627E29F3" w:rsidR="00D922F4" w:rsidRDefault="008D2D2A">
            <w:pPr>
              <w:spacing w:after="200"/>
              <w:rPr>
                <w:ins w:id="4116" w:author="Sangmajadi" w:date="2021-05-24T16:11:00Z"/>
                <w:rFonts w:ascii="Times New Roman" w:eastAsia="Times New Roman" w:hAnsi="Times New Roman" w:cs="Times New Roman"/>
                <w:sz w:val="24"/>
                <w:szCs w:val="24"/>
                <w:highlight w:val="white"/>
              </w:rPr>
            </w:pPr>
            <w:ins w:id="4117" w:author="Sangmajadi" w:date="2021-05-24T16:13:00Z">
              <w:r>
                <w:rPr>
                  <w:noProof/>
                </w:rPr>
                <w:drawing>
                  <wp:inline distT="0" distB="0" distL="0" distR="0" wp14:anchorId="1D1C35A2" wp14:editId="211A6425">
                    <wp:extent cx="3243052" cy="206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3164" cy="2077826"/>
                            </a:xfrm>
                            <a:prstGeom prst="rect">
                              <a:avLst/>
                            </a:prstGeom>
                          </pic:spPr>
                        </pic:pic>
                      </a:graphicData>
                    </a:graphic>
                  </wp:inline>
                </w:drawing>
              </w:r>
            </w:ins>
          </w:p>
        </w:tc>
      </w:tr>
      <w:tr w:rsidR="008D2D2A" w14:paraId="1F4B021C" w14:textId="77777777" w:rsidTr="00D922F4">
        <w:trPr>
          <w:ins w:id="4118" w:author="Sangmajadi" w:date="2021-05-24T16:11:00Z"/>
        </w:trPr>
        <w:tc>
          <w:tcPr>
            <w:tcW w:w="675" w:type="dxa"/>
          </w:tcPr>
          <w:p w14:paraId="202528CE" w14:textId="398A684F" w:rsidR="00D922F4" w:rsidRDefault="00D922F4">
            <w:pPr>
              <w:spacing w:after="200"/>
              <w:rPr>
                <w:ins w:id="4119" w:author="Sangmajadi" w:date="2021-05-24T16:11:00Z"/>
                <w:rFonts w:ascii="Times New Roman" w:eastAsia="Times New Roman" w:hAnsi="Times New Roman" w:cs="Times New Roman"/>
                <w:sz w:val="24"/>
                <w:szCs w:val="24"/>
                <w:highlight w:val="white"/>
              </w:rPr>
            </w:pPr>
            <w:ins w:id="4120" w:author="Sangmajadi" w:date="2021-05-24T16:12:00Z">
              <w:r>
                <w:rPr>
                  <w:rFonts w:ascii="Times New Roman" w:eastAsia="Times New Roman" w:hAnsi="Times New Roman" w:cs="Times New Roman"/>
                  <w:sz w:val="24"/>
                  <w:szCs w:val="24"/>
                  <w:highlight w:val="white"/>
                </w:rPr>
                <w:t>2</w:t>
              </w:r>
            </w:ins>
          </w:p>
        </w:tc>
        <w:tc>
          <w:tcPr>
            <w:tcW w:w="2835" w:type="dxa"/>
          </w:tcPr>
          <w:p w14:paraId="4C9B356F" w14:textId="2C3C3A5E" w:rsidR="00D922F4" w:rsidRDefault="00D922F4">
            <w:pPr>
              <w:spacing w:after="200"/>
              <w:rPr>
                <w:ins w:id="4121" w:author="Sangmajadi" w:date="2021-05-24T16:11:00Z"/>
                <w:rFonts w:ascii="Times New Roman" w:eastAsia="Times New Roman" w:hAnsi="Times New Roman" w:cs="Times New Roman"/>
                <w:sz w:val="24"/>
                <w:szCs w:val="24"/>
                <w:highlight w:val="white"/>
              </w:rPr>
            </w:pPr>
            <w:proofErr w:type="spellStart"/>
            <w:ins w:id="4122" w:author="Sangmajadi" w:date="2021-05-24T16:12:00Z">
              <w:r>
                <w:rPr>
                  <w:rFonts w:ascii="Times New Roman" w:eastAsia="Times New Roman" w:hAnsi="Times New Roman" w:cs="Times New Roman"/>
                  <w:sz w:val="24"/>
                  <w:szCs w:val="24"/>
                  <w:highlight w:val="white"/>
                </w:rPr>
                <w:t>Positif</w:t>
              </w:r>
            </w:ins>
            <w:proofErr w:type="spellEnd"/>
          </w:p>
        </w:tc>
        <w:tc>
          <w:tcPr>
            <w:tcW w:w="6066" w:type="dxa"/>
          </w:tcPr>
          <w:p w14:paraId="795DD1EA" w14:textId="4A623CE5" w:rsidR="00D922F4" w:rsidRDefault="008D2D2A">
            <w:pPr>
              <w:spacing w:after="200"/>
              <w:rPr>
                <w:ins w:id="4123" w:author="Sangmajadi" w:date="2021-05-24T16:11:00Z"/>
                <w:rFonts w:ascii="Times New Roman" w:eastAsia="Times New Roman" w:hAnsi="Times New Roman" w:cs="Times New Roman"/>
                <w:sz w:val="24"/>
                <w:szCs w:val="24"/>
                <w:highlight w:val="white"/>
              </w:rPr>
            </w:pPr>
            <w:ins w:id="4124" w:author="Sangmajadi" w:date="2021-05-24T16:13:00Z">
              <w:r>
                <w:rPr>
                  <w:noProof/>
                </w:rPr>
                <w:drawing>
                  <wp:inline distT="0" distB="0" distL="0" distR="0" wp14:anchorId="35C6F42F" wp14:editId="169653A5">
                    <wp:extent cx="3230880" cy="20279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1457" cy="2047123"/>
                            </a:xfrm>
                            <a:prstGeom prst="rect">
                              <a:avLst/>
                            </a:prstGeom>
                          </pic:spPr>
                        </pic:pic>
                      </a:graphicData>
                    </a:graphic>
                  </wp:inline>
                </w:drawing>
              </w:r>
            </w:ins>
          </w:p>
        </w:tc>
      </w:tr>
      <w:tr w:rsidR="008D2D2A" w14:paraId="268DA22D" w14:textId="77777777" w:rsidTr="00D922F4">
        <w:trPr>
          <w:ins w:id="4125" w:author="Sangmajadi" w:date="2021-05-24T16:11:00Z"/>
        </w:trPr>
        <w:tc>
          <w:tcPr>
            <w:tcW w:w="675" w:type="dxa"/>
          </w:tcPr>
          <w:p w14:paraId="1B9CA8A4" w14:textId="0DD05F11" w:rsidR="00D922F4" w:rsidRDefault="00D922F4">
            <w:pPr>
              <w:spacing w:after="200"/>
              <w:rPr>
                <w:ins w:id="4126" w:author="Sangmajadi" w:date="2021-05-24T16:11:00Z"/>
                <w:rFonts w:ascii="Times New Roman" w:eastAsia="Times New Roman" w:hAnsi="Times New Roman" w:cs="Times New Roman"/>
                <w:sz w:val="24"/>
                <w:szCs w:val="24"/>
                <w:highlight w:val="white"/>
              </w:rPr>
            </w:pPr>
            <w:ins w:id="4127" w:author="Sangmajadi" w:date="2021-05-24T16:12:00Z">
              <w:r>
                <w:rPr>
                  <w:rFonts w:ascii="Times New Roman" w:eastAsia="Times New Roman" w:hAnsi="Times New Roman" w:cs="Times New Roman"/>
                  <w:sz w:val="24"/>
                  <w:szCs w:val="24"/>
                  <w:highlight w:val="white"/>
                </w:rPr>
                <w:t>3</w:t>
              </w:r>
            </w:ins>
          </w:p>
        </w:tc>
        <w:tc>
          <w:tcPr>
            <w:tcW w:w="2835" w:type="dxa"/>
          </w:tcPr>
          <w:p w14:paraId="63FE6575" w14:textId="128A6EED" w:rsidR="00D922F4" w:rsidRDefault="00D922F4">
            <w:pPr>
              <w:spacing w:after="200"/>
              <w:rPr>
                <w:ins w:id="4128" w:author="Sangmajadi" w:date="2021-05-24T16:11:00Z"/>
                <w:rFonts w:ascii="Times New Roman" w:eastAsia="Times New Roman" w:hAnsi="Times New Roman" w:cs="Times New Roman"/>
                <w:sz w:val="24"/>
                <w:szCs w:val="24"/>
                <w:highlight w:val="white"/>
              </w:rPr>
            </w:pPr>
            <w:proofErr w:type="spellStart"/>
            <w:ins w:id="4129" w:author="Sangmajadi" w:date="2021-05-24T16:12:00Z">
              <w:r>
                <w:rPr>
                  <w:rFonts w:ascii="Times New Roman" w:eastAsia="Times New Roman" w:hAnsi="Times New Roman" w:cs="Times New Roman"/>
                  <w:sz w:val="24"/>
                  <w:szCs w:val="24"/>
                  <w:highlight w:val="white"/>
                </w:rPr>
                <w:t>Negatif</w:t>
              </w:r>
            </w:ins>
            <w:proofErr w:type="spellEnd"/>
          </w:p>
        </w:tc>
        <w:tc>
          <w:tcPr>
            <w:tcW w:w="6066" w:type="dxa"/>
          </w:tcPr>
          <w:p w14:paraId="31871717" w14:textId="11FE0AC0" w:rsidR="00D922F4" w:rsidRDefault="008D2D2A">
            <w:pPr>
              <w:spacing w:after="200"/>
              <w:rPr>
                <w:ins w:id="4130" w:author="Sangmajadi" w:date="2021-05-24T16:11:00Z"/>
                <w:rFonts w:ascii="Times New Roman" w:eastAsia="Times New Roman" w:hAnsi="Times New Roman" w:cs="Times New Roman"/>
                <w:sz w:val="24"/>
                <w:szCs w:val="24"/>
                <w:highlight w:val="white"/>
              </w:rPr>
            </w:pPr>
            <w:ins w:id="4131" w:author="Sangmajadi" w:date="2021-05-24T16:13:00Z">
              <w:r>
                <w:rPr>
                  <w:noProof/>
                </w:rPr>
                <w:drawing>
                  <wp:inline distT="0" distB="0" distL="0" distR="0" wp14:anchorId="59EF15C1" wp14:editId="6B54616F">
                    <wp:extent cx="3208020" cy="20399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399" cy="2054839"/>
                            </a:xfrm>
                            <a:prstGeom prst="rect">
                              <a:avLst/>
                            </a:prstGeom>
                          </pic:spPr>
                        </pic:pic>
                      </a:graphicData>
                    </a:graphic>
                  </wp:inline>
                </w:drawing>
              </w:r>
            </w:ins>
          </w:p>
        </w:tc>
      </w:tr>
    </w:tbl>
    <w:p w14:paraId="79775785" w14:textId="64365038" w:rsidR="005A4B5F" w:rsidRDefault="005A4B5F">
      <w:pPr>
        <w:spacing w:after="200"/>
        <w:rPr>
          <w:ins w:id="4132" w:author="Windows User" w:date="2021-05-24T15:36:00Z"/>
          <w:rFonts w:ascii="Times New Roman" w:eastAsia="Times New Roman" w:hAnsi="Times New Roman" w:cs="Times New Roman"/>
          <w:sz w:val="24"/>
          <w:szCs w:val="24"/>
          <w:highlight w:val="white"/>
        </w:rPr>
      </w:pPr>
      <w:ins w:id="4133" w:author="Windows User" w:date="2021-05-24T15:36:00Z">
        <w:r>
          <w:rPr>
            <w:rFonts w:ascii="Times New Roman" w:eastAsia="Times New Roman" w:hAnsi="Times New Roman" w:cs="Times New Roman"/>
            <w:sz w:val="24"/>
            <w:szCs w:val="24"/>
            <w:highlight w:val="white"/>
          </w:rPr>
          <w:br w:type="page"/>
        </w:r>
      </w:ins>
    </w:p>
    <w:p w14:paraId="73E62E7F" w14:textId="33268336" w:rsidR="00E7425B" w:rsidRDefault="00FD56A2" w:rsidP="00FD56A2">
      <w:pPr>
        <w:pStyle w:val="Heading1"/>
        <w:numPr>
          <w:ilvl w:val="0"/>
          <w:numId w:val="3"/>
        </w:numPr>
        <w:jc w:val="center"/>
        <w:rPr>
          <w:ins w:id="4134" w:author="Windows User" w:date="2021-05-24T15:37:00Z"/>
          <w:rFonts w:ascii="Times New Roman" w:hAnsi="Times New Roman" w:cs="Times New Roman"/>
          <w:b/>
          <w:bCs/>
          <w:sz w:val="28"/>
          <w:szCs w:val="28"/>
          <w:lang w:val="id-ID"/>
        </w:rPr>
      </w:pPr>
      <w:bookmarkStart w:id="4135" w:name="_Toc72763217"/>
      <w:ins w:id="4136" w:author="Windows User" w:date="2021-05-24T15:37:00Z">
        <w:r>
          <w:rPr>
            <w:rFonts w:ascii="Times New Roman" w:hAnsi="Times New Roman" w:cs="Times New Roman"/>
            <w:b/>
            <w:bCs/>
            <w:sz w:val="28"/>
            <w:szCs w:val="28"/>
            <w:lang w:val="id-ID"/>
          </w:rPr>
          <w:lastRenderedPageBreak/>
          <w:t>KESIMPULAN</w:t>
        </w:r>
        <w:bookmarkEnd w:id="4135"/>
      </w:ins>
    </w:p>
    <w:p w14:paraId="7F370D95" w14:textId="77777777" w:rsidR="00BF3517" w:rsidRPr="00BF3517" w:rsidRDefault="00BF3517">
      <w:pPr>
        <w:spacing w:line="360" w:lineRule="auto"/>
        <w:jc w:val="both"/>
        <w:rPr>
          <w:ins w:id="4137" w:author="Windows User" w:date="2021-05-24T15:37:00Z"/>
          <w:rFonts w:ascii="Times New Roman" w:hAnsi="Times New Roman" w:cs="Times New Roman"/>
          <w:sz w:val="24"/>
          <w:szCs w:val="24"/>
          <w:lang w:val="id-ID"/>
          <w:rPrChange w:id="4138" w:author="Windows User" w:date="2021-05-24T15:38:00Z">
            <w:rPr>
              <w:ins w:id="4139" w:author="Windows User" w:date="2021-05-24T15:37:00Z"/>
              <w:lang w:val="id-ID"/>
            </w:rPr>
          </w:rPrChange>
        </w:rPr>
        <w:pPrChange w:id="4140" w:author="Windows User" w:date="2021-05-24T15:38:00Z">
          <w:pPr/>
        </w:pPrChange>
      </w:pPr>
      <w:ins w:id="4141" w:author="Windows User" w:date="2021-05-24T15:37:00Z">
        <w:r w:rsidRPr="00BF3517">
          <w:rPr>
            <w:rFonts w:ascii="Times New Roman" w:hAnsi="Times New Roman" w:cs="Times New Roman"/>
            <w:sz w:val="24"/>
            <w:szCs w:val="24"/>
            <w:lang w:val="id-ID"/>
            <w:rPrChange w:id="4142" w:author="Windows User" w:date="2021-05-24T15:38:00Z">
              <w:rPr>
                <w:lang w:val="id-ID"/>
              </w:rPr>
            </w:rPrChange>
          </w:rPr>
          <w:t xml:space="preserve">Pada industri hiburan, film menjadi salah satu karya yang banyak diminati sekaligus diulas oleh masyarakat. Respon/ulasan masyarakat terhadap sebuah film menjadi penentu apakah film tersebut dapat dikategorikan bagus atau tidak. Akibat kemudahan pemberian ulasan oleh penikmat film dan semakin banyaknya film yang beredar di masyarakat, muncullah permasalahan terkait sulitnya menentukan tanggapan penonton termasuk pada respon positif atau negatif dengan data yang sangat banyak. Untuk mempermudah menentukan </w:t>
        </w:r>
        <w:r w:rsidRPr="00AB5070">
          <w:rPr>
            <w:rFonts w:ascii="Times New Roman" w:hAnsi="Times New Roman" w:cs="Times New Roman"/>
            <w:i/>
            <w:iCs/>
            <w:sz w:val="24"/>
            <w:szCs w:val="24"/>
            <w:lang w:val="id-ID"/>
            <w:rPrChange w:id="4143" w:author="Windows User" w:date="2021-05-24T15:38:00Z">
              <w:rPr>
                <w:lang w:val="id-ID"/>
              </w:rPr>
            </w:rPrChange>
          </w:rPr>
          <w:t>review movie</w:t>
        </w:r>
        <w:r w:rsidRPr="00BF3517">
          <w:rPr>
            <w:rFonts w:ascii="Times New Roman" w:hAnsi="Times New Roman" w:cs="Times New Roman"/>
            <w:sz w:val="24"/>
            <w:szCs w:val="24"/>
            <w:lang w:val="id-ID"/>
            <w:rPrChange w:id="4144" w:author="Windows User" w:date="2021-05-24T15:38:00Z">
              <w:rPr>
                <w:lang w:val="id-ID"/>
              </w:rPr>
            </w:rPrChange>
          </w:rPr>
          <w:t xml:space="preserve"> yang bagus dan yang buruk maka perlu untuk mengklasifikasikan teks ulasan penonton (sentimen) yang mungkin berdasarkan </w:t>
        </w:r>
        <w:r w:rsidRPr="00AB5070">
          <w:rPr>
            <w:rFonts w:ascii="Times New Roman" w:hAnsi="Times New Roman" w:cs="Times New Roman"/>
            <w:i/>
            <w:iCs/>
            <w:sz w:val="24"/>
            <w:szCs w:val="24"/>
            <w:lang w:val="id-ID"/>
            <w:rPrChange w:id="4145" w:author="Windows User" w:date="2021-05-24T15:38:00Z">
              <w:rPr>
                <w:lang w:val="id-ID"/>
              </w:rPr>
            </w:rPrChange>
          </w:rPr>
          <w:t>review</w:t>
        </w:r>
        <w:r w:rsidRPr="00BF3517">
          <w:rPr>
            <w:rFonts w:ascii="Times New Roman" w:hAnsi="Times New Roman" w:cs="Times New Roman"/>
            <w:sz w:val="24"/>
            <w:szCs w:val="24"/>
            <w:lang w:val="id-ID"/>
            <w:rPrChange w:id="4146" w:author="Windows User" w:date="2021-05-24T15:38:00Z">
              <w:rPr>
                <w:lang w:val="id-ID"/>
              </w:rPr>
            </w:rPrChange>
          </w:rPr>
          <w:t xml:space="preserve"> yang sudah diberikan oleh penonton sebelumnya. Setiap </w:t>
        </w:r>
        <w:r w:rsidRPr="00AB5070">
          <w:rPr>
            <w:rFonts w:ascii="Times New Roman" w:hAnsi="Times New Roman" w:cs="Times New Roman"/>
            <w:i/>
            <w:iCs/>
            <w:sz w:val="24"/>
            <w:szCs w:val="24"/>
            <w:lang w:val="id-ID"/>
            <w:rPrChange w:id="4147" w:author="Windows User" w:date="2021-05-24T15:38:00Z">
              <w:rPr>
                <w:lang w:val="id-ID"/>
              </w:rPr>
            </w:rPrChange>
          </w:rPr>
          <w:t>review</w:t>
        </w:r>
        <w:r w:rsidRPr="00BF3517">
          <w:rPr>
            <w:rFonts w:ascii="Times New Roman" w:hAnsi="Times New Roman" w:cs="Times New Roman"/>
            <w:sz w:val="24"/>
            <w:szCs w:val="24"/>
            <w:lang w:val="id-ID"/>
            <w:rPrChange w:id="4148" w:author="Windows User" w:date="2021-05-24T15:38:00Z">
              <w:rPr>
                <w:lang w:val="id-ID"/>
              </w:rPr>
            </w:rPrChange>
          </w:rPr>
          <w:t xml:space="preserve"> akan diproses sehingga menghasilkan klasifikasi sentimen yang positif dan negatif. </w:t>
        </w:r>
      </w:ins>
    </w:p>
    <w:p w14:paraId="7E11198B" w14:textId="77777777" w:rsidR="00BF3517" w:rsidRPr="00BF3517" w:rsidRDefault="00BF3517">
      <w:pPr>
        <w:spacing w:line="360" w:lineRule="auto"/>
        <w:jc w:val="both"/>
        <w:rPr>
          <w:ins w:id="4149" w:author="Windows User" w:date="2021-05-24T15:37:00Z"/>
          <w:rFonts w:ascii="Times New Roman" w:hAnsi="Times New Roman" w:cs="Times New Roman"/>
          <w:sz w:val="24"/>
          <w:szCs w:val="24"/>
          <w:lang w:val="id-ID"/>
          <w:rPrChange w:id="4150" w:author="Windows User" w:date="2021-05-24T15:38:00Z">
            <w:rPr>
              <w:ins w:id="4151" w:author="Windows User" w:date="2021-05-24T15:37:00Z"/>
              <w:lang w:val="id-ID"/>
            </w:rPr>
          </w:rPrChange>
        </w:rPr>
        <w:pPrChange w:id="4152" w:author="Windows User" w:date="2021-05-24T15:38:00Z">
          <w:pPr/>
        </w:pPrChange>
      </w:pPr>
      <w:ins w:id="4153" w:author="Windows User" w:date="2021-05-24T15:37:00Z">
        <w:r w:rsidRPr="00BF3517">
          <w:rPr>
            <w:rFonts w:ascii="Times New Roman" w:hAnsi="Times New Roman" w:cs="Times New Roman"/>
            <w:sz w:val="24"/>
            <w:szCs w:val="24"/>
            <w:lang w:val="id-ID"/>
            <w:rPrChange w:id="4154" w:author="Windows User" w:date="2021-05-24T15:38:00Z">
              <w:rPr>
                <w:lang w:val="id-ID"/>
              </w:rPr>
            </w:rPrChange>
          </w:rPr>
          <w:t xml:space="preserve">Pada proyek sentimen analisis </w:t>
        </w:r>
        <w:r w:rsidRPr="00AB5070">
          <w:rPr>
            <w:rFonts w:ascii="Times New Roman" w:hAnsi="Times New Roman" w:cs="Times New Roman"/>
            <w:i/>
            <w:iCs/>
            <w:sz w:val="24"/>
            <w:szCs w:val="24"/>
            <w:lang w:val="id-ID"/>
            <w:rPrChange w:id="4155" w:author="Windows User" w:date="2021-05-24T15:38:00Z">
              <w:rPr>
                <w:lang w:val="id-ID"/>
              </w:rPr>
            </w:rPrChange>
          </w:rPr>
          <w:t>dataset movie</w:t>
        </w:r>
        <w:r w:rsidRPr="00BF3517">
          <w:rPr>
            <w:rFonts w:ascii="Times New Roman" w:hAnsi="Times New Roman" w:cs="Times New Roman"/>
            <w:sz w:val="24"/>
            <w:szCs w:val="24"/>
            <w:lang w:val="id-ID"/>
            <w:rPrChange w:id="4156" w:author="Windows User" w:date="2021-05-24T15:38:00Z">
              <w:rPr>
                <w:lang w:val="id-ID"/>
              </w:rPr>
            </w:rPrChange>
          </w:rPr>
          <w:t xml:space="preserve"> yang telah dikerjakan menggunakan algoritma Naïve Bayes menggunakan library spark.mllib. Dataset yang semula adalah format .csv akan diubah ke format .parquet hal ini agar mendukung pemrosesan data secara terdistribusi. Data yang digunakan terlebih dahulu dilakukan </w:t>
        </w:r>
        <w:r w:rsidRPr="00AB5070">
          <w:rPr>
            <w:rFonts w:ascii="Times New Roman" w:hAnsi="Times New Roman" w:cs="Times New Roman"/>
            <w:i/>
            <w:iCs/>
            <w:sz w:val="24"/>
            <w:szCs w:val="24"/>
            <w:lang w:val="id-ID"/>
            <w:rPrChange w:id="4157" w:author="Windows User" w:date="2021-05-24T15:38:00Z">
              <w:rPr>
                <w:lang w:val="id-ID"/>
              </w:rPr>
            </w:rPrChange>
          </w:rPr>
          <w:t>text preprocessing</w:t>
        </w:r>
        <w:r w:rsidRPr="00BF3517">
          <w:rPr>
            <w:rFonts w:ascii="Times New Roman" w:hAnsi="Times New Roman" w:cs="Times New Roman"/>
            <w:sz w:val="24"/>
            <w:szCs w:val="24"/>
            <w:lang w:val="id-ID"/>
            <w:rPrChange w:id="4158" w:author="Windows User" w:date="2021-05-24T15:38:00Z">
              <w:rPr>
                <w:lang w:val="id-ID"/>
              </w:rPr>
            </w:rPrChange>
          </w:rPr>
          <w:t xml:space="preserve"> agar menghasilkan data yang lebih baik sebelum diklasifikasikan. Data yang sudah di-</w:t>
        </w:r>
        <w:r w:rsidRPr="00AB5070">
          <w:rPr>
            <w:rFonts w:ascii="Times New Roman" w:hAnsi="Times New Roman" w:cs="Times New Roman"/>
            <w:i/>
            <w:iCs/>
            <w:sz w:val="24"/>
            <w:szCs w:val="24"/>
            <w:lang w:val="id-ID"/>
            <w:rPrChange w:id="4159" w:author="Windows User" w:date="2021-05-24T15:38:00Z">
              <w:rPr>
                <w:lang w:val="id-ID"/>
              </w:rPr>
            </w:rPrChange>
          </w:rPr>
          <w:t>preprocessing</w:t>
        </w:r>
        <w:r w:rsidRPr="00BF3517">
          <w:rPr>
            <w:rFonts w:ascii="Times New Roman" w:hAnsi="Times New Roman" w:cs="Times New Roman"/>
            <w:sz w:val="24"/>
            <w:szCs w:val="24"/>
            <w:lang w:val="id-ID"/>
            <w:rPrChange w:id="4160" w:author="Windows User" w:date="2021-05-24T15:38:00Z">
              <w:rPr>
                <w:lang w:val="id-ID"/>
              </w:rPr>
            </w:rPrChange>
          </w:rPr>
          <w:t xml:space="preserve"> selanjutnya akan diklasifikasikan menjadi </w:t>
        </w:r>
        <w:r w:rsidRPr="00AB5070">
          <w:rPr>
            <w:rFonts w:ascii="Times New Roman" w:hAnsi="Times New Roman" w:cs="Times New Roman"/>
            <w:i/>
            <w:iCs/>
            <w:sz w:val="24"/>
            <w:szCs w:val="24"/>
            <w:lang w:val="id-ID"/>
            <w:rPrChange w:id="4161" w:author="Windows User" w:date="2021-05-24T15:38:00Z">
              <w:rPr>
                <w:lang w:val="id-ID"/>
              </w:rPr>
            </w:rPrChange>
          </w:rPr>
          <w:t>sentiment</w:t>
        </w:r>
        <w:r w:rsidRPr="00BF3517">
          <w:rPr>
            <w:rFonts w:ascii="Times New Roman" w:hAnsi="Times New Roman" w:cs="Times New Roman"/>
            <w:sz w:val="24"/>
            <w:szCs w:val="24"/>
            <w:lang w:val="id-ID"/>
            <w:rPrChange w:id="4162" w:author="Windows User" w:date="2021-05-24T15:38:00Z">
              <w:rPr>
                <w:lang w:val="id-ID"/>
              </w:rPr>
            </w:rPrChange>
          </w:rPr>
          <w:t xml:space="preserve"> yang positif dan negatif.  </w:t>
        </w:r>
      </w:ins>
    </w:p>
    <w:p w14:paraId="67846ED4" w14:textId="59571A60" w:rsidR="00FD56A2" w:rsidRPr="00BF3517" w:rsidRDefault="00BF3517">
      <w:pPr>
        <w:spacing w:line="360" w:lineRule="auto"/>
        <w:jc w:val="both"/>
        <w:rPr>
          <w:rFonts w:ascii="Times New Roman" w:hAnsi="Times New Roman" w:cs="Times New Roman"/>
          <w:sz w:val="24"/>
          <w:szCs w:val="24"/>
          <w:highlight w:val="white"/>
          <w:lang w:val="id-ID"/>
          <w:rPrChange w:id="4163" w:author="Windows User" w:date="2021-05-24T15:38:00Z">
            <w:rPr>
              <w:rFonts w:ascii="Times New Roman" w:eastAsia="Times New Roman" w:hAnsi="Times New Roman" w:cs="Times New Roman"/>
              <w:sz w:val="21"/>
              <w:szCs w:val="21"/>
              <w:highlight w:val="white"/>
            </w:rPr>
          </w:rPrChange>
        </w:rPr>
      </w:pPr>
      <w:ins w:id="4164" w:author="Windows User" w:date="2021-05-24T15:37:00Z">
        <w:r w:rsidRPr="00BF3517">
          <w:rPr>
            <w:rFonts w:ascii="Times New Roman" w:hAnsi="Times New Roman" w:cs="Times New Roman"/>
            <w:sz w:val="24"/>
            <w:szCs w:val="24"/>
            <w:lang w:val="id-ID"/>
            <w:rPrChange w:id="4165" w:author="Windows User" w:date="2021-05-24T15:38:00Z">
              <w:rPr>
                <w:lang w:val="id-ID"/>
              </w:rPr>
            </w:rPrChange>
          </w:rPr>
          <w:t xml:space="preserve">Selanjutnya data akan dibagi menjadi </w:t>
        </w:r>
        <w:r w:rsidRPr="00AB5070">
          <w:rPr>
            <w:rFonts w:ascii="Times New Roman" w:hAnsi="Times New Roman" w:cs="Times New Roman"/>
            <w:sz w:val="24"/>
            <w:szCs w:val="24"/>
            <w:lang w:val="id-ID"/>
            <w:rPrChange w:id="4166" w:author="Windows User" w:date="2021-05-24T15:39:00Z">
              <w:rPr>
                <w:lang w:val="id-ID"/>
              </w:rPr>
            </w:rPrChange>
          </w:rPr>
          <w:t>data</w:t>
        </w:r>
        <w:r w:rsidRPr="00AB5070">
          <w:rPr>
            <w:rFonts w:ascii="Times New Roman" w:hAnsi="Times New Roman" w:cs="Times New Roman"/>
            <w:i/>
            <w:iCs/>
            <w:sz w:val="24"/>
            <w:szCs w:val="24"/>
            <w:lang w:val="id-ID"/>
            <w:rPrChange w:id="4167" w:author="Windows User" w:date="2021-05-24T15:38:00Z">
              <w:rPr>
                <w:lang w:val="id-ID"/>
              </w:rPr>
            </w:rPrChange>
          </w:rPr>
          <w:t xml:space="preserve"> train</w:t>
        </w:r>
        <w:r w:rsidRPr="00BF3517">
          <w:rPr>
            <w:rFonts w:ascii="Times New Roman" w:hAnsi="Times New Roman" w:cs="Times New Roman"/>
            <w:sz w:val="24"/>
            <w:szCs w:val="24"/>
            <w:lang w:val="id-ID"/>
            <w:rPrChange w:id="4168" w:author="Windows User" w:date="2021-05-24T15:38:00Z">
              <w:rPr>
                <w:lang w:val="id-ID"/>
              </w:rPr>
            </w:rPrChange>
          </w:rPr>
          <w:t xml:space="preserve"> dan </w:t>
        </w:r>
        <w:r w:rsidRPr="00AB5070">
          <w:rPr>
            <w:rFonts w:ascii="Times New Roman" w:hAnsi="Times New Roman" w:cs="Times New Roman"/>
            <w:sz w:val="24"/>
            <w:szCs w:val="24"/>
            <w:lang w:val="id-ID"/>
            <w:rPrChange w:id="4169" w:author="Windows User" w:date="2021-05-24T15:39:00Z">
              <w:rPr>
                <w:lang w:val="id-ID"/>
              </w:rPr>
            </w:rPrChange>
          </w:rPr>
          <w:t>data</w:t>
        </w:r>
        <w:r w:rsidRPr="00AB5070">
          <w:rPr>
            <w:rFonts w:ascii="Times New Roman" w:hAnsi="Times New Roman" w:cs="Times New Roman"/>
            <w:i/>
            <w:iCs/>
            <w:sz w:val="24"/>
            <w:szCs w:val="24"/>
            <w:lang w:val="id-ID"/>
            <w:rPrChange w:id="4170" w:author="Windows User" w:date="2021-05-24T15:39:00Z">
              <w:rPr>
                <w:lang w:val="id-ID"/>
              </w:rPr>
            </w:rPrChange>
          </w:rPr>
          <w:t xml:space="preserve"> test</w:t>
        </w:r>
        <w:r w:rsidRPr="00BF3517">
          <w:rPr>
            <w:rFonts w:ascii="Times New Roman" w:hAnsi="Times New Roman" w:cs="Times New Roman"/>
            <w:sz w:val="24"/>
            <w:szCs w:val="24"/>
            <w:lang w:val="id-ID"/>
            <w:rPrChange w:id="4171" w:author="Windows User" w:date="2021-05-24T15:38:00Z">
              <w:rPr>
                <w:lang w:val="id-ID"/>
              </w:rPr>
            </w:rPrChange>
          </w:rPr>
          <w:t xml:space="preserve">. Berdasarkan hasil pengujian menggunakan model Naive Bayes pada data </w:t>
        </w:r>
        <w:r w:rsidRPr="00AB5070">
          <w:rPr>
            <w:rFonts w:ascii="Times New Roman" w:hAnsi="Times New Roman" w:cs="Times New Roman"/>
            <w:i/>
            <w:iCs/>
            <w:sz w:val="24"/>
            <w:szCs w:val="24"/>
            <w:lang w:val="id-ID"/>
            <w:rPrChange w:id="4172" w:author="Windows User" w:date="2021-05-24T15:39:00Z">
              <w:rPr>
                <w:lang w:val="id-ID"/>
              </w:rPr>
            </w:rPrChange>
          </w:rPr>
          <w:t>train</w:t>
        </w:r>
        <w:r w:rsidRPr="00BF3517">
          <w:rPr>
            <w:rFonts w:ascii="Times New Roman" w:hAnsi="Times New Roman" w:cs="Times New Roman"/>
            <w:sz w:val="24"/>
            <w:szCs w:val="24"/>
            <w:lang w:val="id-ID"/>
            <w:rPrChange w:id="4173" w:author="Windows User" w:date="2021-05-24T15:38:00Z">
              <w:rPr>
                <w:lang w:val="id-ID"/>
              </w:rPr>
            </w:rPrChange>
          </w:rPr>
          <w:t xml:space="preserve"> dan data </w:t>
        </w:r>
        <w:r w:rsidRPr="00AB5070">
          <w:rPr>
            <w:rFonts w:ascii="Times New Roman" w:hAnsi="Times New Roman" w:cs="Times New Roman"/>
            <w:i/>
            <w:iCs/>
            <w:sz w:val="24"/>
            <w:szCs w:val="24"/>
            <w:lang w:val="id-ID"/>
            <w:rPrChange w:id="4174" w:author="Windows User" w:date="2021-05-24T15:39:00Z">
              <w:rPr>
                <w:lang w:val="id-ID"/>
              </w:rPr>
            </w:rPrChange>
          </w:rPr>
          <w:t>test</w:t>
        </w:r>
        <w:r w:rsidRPr="00BF3517">
          <w:rPr>
            <w:rFonts w:ascii="Times New Roman" w:hAnsi="Times New Roman" w:cs="Times New Roman"/>
            <w:sz w:val="24"/>
            <w:szCs w:val="24"/>
            <w:lang w:val="id-ID"/>
            <w:rPrChange w:id="4175" w:author="Windows User" w:date="2021-05-24T15:38:00Z">
              <w:rPr>
                <w:lang w:val="id-ID"/>
              </w:rPr>
            </w:rPrChange>
          </w:rPr>
          <w:t xml:space="preserve"> yang diuji dengan rasio 80:20. Dapat dilihat bahwa performa yang dihasilkan dari model yang dibangun untuk mengklasfikasikan </w:t>
        </w:r>
        <w:r w:rsidRPr="00AB5070">
          <w:rPr>
            <w:rFonts w:ascii="Times New Roman" w:hAnsi="Times New Roman" w:cs="Times New Roman"/>
            <w:i/>
            <w:iCs/>
            <w:sz w:val="24"/>
            <w:szCs w:val="24"/>
            <w:lang w:val="id-ID"/>
            <w:rPrChange w:id="4176" w:author="Windows User" w:date="2021-05-24T15:39:00Z">
              <w:rPr>
                <w:lang w:val="id-ID"/>
              </w:rPr>
            </w:rPrChange>
          </w:rPr>
          <w:t>review</w:t>
        </w:r>
        <w:r w:rsidRPr="00BF3517">
          <w:rPr>
            <w:rFonts w:ascii="Times New Roman" w:hAnsi="Times New Roman" w:cs="Times New Roman"/>
            <w:sz w:val="24"/>
            <w:szCs w:val="24"/>
            <w:lang w:val="id-ID"/>
            <w:rPrChange w:id="4177" w:author="Windows User" w:date="2021-05-24T15:38:00Z">
              <w:rPr>
                <w:lang w:val="id-ID"/>
              </w:rPr>
            </w:rPrChange>
          </w:rPr>
          <w:t xml:space="preserve"> positif dan negatif adalah 0.8617343844754397 atau akurasi sebesar 86%.</w:t>
        </w:r>
      </w:ins>
    </w:p>
    <w:p w14:paraId="1A2ABF17" w14:textId="77777777" w:rsidR="00286C57" w:rsidRDefault="00286C57" w:rsidP="00E7425B">
      <w:pPr>
        <w:spacing w:line="360" w:lineRule="auto"/>
        <w:jc w:val="both"/>
        <w:rPr>
          <w:rFonts w:ascii="Times New Roman" w:eastAsia="Times New Roman" w:hAnsi="Times New Roman" w:cs="Times New Roman"/>
          <w:sz w:val="21"/>
          <w:szCs w:val="21"/>
          <w:highlight w:val="white"/>
        </w:rPr>
      </w:pPr>
    </w:p>
    <w:p w14:paraId="74F193C5" w14:textId="77777777" w:rsidR="00286C57" w:rsidRDefault="00286C57" w:rsidP="00E7425B">
      <w:pPr>
        <w:spacing w:line="360" w:lineRule="auto"/>
        <w:jc w:val="both"/>
        <w:rPr>
          <w:rFonts w:ascii="Times New Roman" w:eastAsia="Times New Roman" w:hAnsi="Times New Roman" w:cs="Times New Roman"/>
          <w:sz w:val="21"/>
          <w:szCs w:val="21"/>
          <w:highlight w:val="white"/>
        </w:rPr>
        <w:sectPr w:rsidR="00286C57">
          <w:pgSz w:w="12240" w:h="15840"/>
          <w:pgMar w:top="1440" w:right="1440" w:bottom="1440" w:left="1440" w:header="720" w:footer="720" w:gutter="0"/>
          <w:cols w:space="720"/>
          <w:docGrid w:linePitch="360"/>
        </w:sectPr>
      </w:pPr>
    </w:p>
    <w:p w14:paraId="72BED22B" w14:textId="77777777" w:rsidR="00286C57" w:rsidRDefault="00286C57" w:rsidP="00286C57">
      <w:pPr>
        <w:pStyle w:val="Heading1"/>
        <w:spacing w:line="360" w:lineRule="auto"/>
        <w:jc w:val="center"/>
        <w:rPr>
          <w:rFonts w:ascii="Times New Roman" w:hAnsi="Times New Roman" w:cs="Times New Roman"/>
          <w:b/>
          <w:sz w:val="28"/>
          <w:highlight w:val="white"/>
        </w:rPr>
      </w:pPr>
      <w:bookmarkStart w:id="4178" w:name="_Toc72763218"/>
      <w:r w:rsidRPr="00286C57">
        <w:rPr>
          <w:rFonts w:ascii="Times New Roman" w:hAnsi="Times New Roman" w:cs="Times New Roman"/>
          <w:b/>
          <w:sz w:val="28"/>
          <w:highlight w:val="white"/>
        </w:rPr>
        <w:lastRenderedPageBreak/>
        <w:t>DAFTAR PUSTAKA</w:t>
      </w:r>
      <w:bookmarkEnd w:id="4178"/>
    </w:p>
    <w:tbl>
      <w:tblPr>
        <w:tblpPr w:leftFromText="180" w:rightFromText="180" w:vertAnchor="text" w:horzAnchor="margin" w:tblpY="403"/>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343FDE" w14:paraId="62228421" w14:textId="77777777" w:rsidTr="00343FDE">
        <w:trPr>
          <w:tblCellSpacing w:w="15" w:type="dxa"/>
        </w:trPr>
        <w:tc>
          <w:tcPr>
            <w:tcW w:w="0" w:type="auto"/>
            <w:hideMark/>
          </w:tcPr>
          <w:p w14:paraId="7B62E10C" w14:textId="77777777" w:rsidR="00343FDE" w:rsidRPr="00724109" w:rsidRDefault="00343FDE">
            <w:pPr>
              <w:pStyle w:val="Bibliography"/>
              <w:spacing w:line="360" w:lineRule="auto"/>
              <w:jc w:val="both"/>
              <w:rPr>
                <w:moveTo w:id="4179" w:author="Windows User" w:date="2021-05-24T11:46:00Z"/>
                <w:rFonts w:ascii="Times New Roman" w:eastAsiaTheme="minorEastAsia" w:hAnsi="Times New Roman" w:cs="Times New Roman"/>
                <w:noProof/>
                <w:sz w:val="24"/>
                <w:szCs w:val="24"/>
              </w:rPr>
              <w:pPrChange w:id="4180" w:author="Windows User" w:date="2021-05-24T11:46:00Z">
                <w:pPr>
                  <w:pStyle w:val="Bibliography"/>
                  <w:framePr w:hSpace="180" w:wrap="around" w:vAnchor="text" w:hAnchor="margin" w:y="403"/>
                  <w:jc w:val="both"/>
                </w:pPr>
              </w:pPrChange>
            </w:pPr>
            <w:moveToRangeStart w:id="4181" w:author="Windows User" w:date="2021-05-24T11:46:00Z" w:name="move72749183"/>
            <w:moveTo w:id="4182" w:author="Windows User" w:date="2021-05-24T11:46:00Z">
              <w:r w:rsidRPr="00724109">
                <w:rPr>
                  <w:rFonts w:ascii="Times New Roman" w:hAnsi="Times New Roman" w:cs="Times New Roman"/>
                  <w:noProof/>
                  <w:sz w:val="24"/>
                  <w:szCs w:val="24"/>
                </w:rPr>
                <w:t>[1]</w:t>
              </w:r>
            </w:moveTo>
          </w:p>
        </w:tc>
        <w:tc>
          <w:tcPr>
            <w:tcW w:w="0" w:type="auto"/>
            <w:hideMark/>
          </w:tcPr>
          <w:p w14:paraId="1B608D89" w14:textId="77777777" w:rsidR="00343FDE" w:rsidRPr="00724109" w:rsidRDefault="00343FDE">
            <w:pPr>
              <w:pStyle w:val="Bibliography"/>
              <w:spacing w:line="360" w:lineRule="auto"/>
              <w:jc w:val="both"/>
              <w:rPr>
                <w:moveTo w:id="4183" w:author="Windows User" w:date="2021-05-24T11:46:00Z"/>
                <w:rFonts w:ascii="Times New Roman" w:eastAsiaTheme="minorEastAsia" w:hAnsi="Times New Roman" w:cs="Times New Roman"/>
                <w:noProof/>
                <w:sz w:val="24"/>
                <w:szCs w:val="24"/>
              </w:rPr>
              <w:pPrChange w:id="4184" w:author="Windows User" w:date="2021-05-24T11:46:00Z">
                <w:pPr>
                  <w:pStyle w:val="Bibliography"/>
                  <w:framePr w:hSpace="180" w:wrap="around" w:vAnchor="text" w:hAnchor="margin" w:y="403"/>
                  <w:jc w:val="both"/>
                </w:pPr>
              </w:pPrChange>
            </w:pPr>
            <w:moveTo w:id="4185" w:author="Windows User" w:date="2021-05-24T11:46:00Z">
              <w:r w:rsidRPr="00724109">
                <w:rPr>
                  <w:rFonts w:ascii="Times New Roman" w:hAnsi="Times New Roman" w:cs="Times New Roman"/>
                  <w:noProof/>
                  <w:sz w:val="24"/>
                  <w:szCs w:val="24"/>
                </w:rPr>
                <w:t xml:space="preserve">B., Effendi, S., &amp; Sitompul, O. S Kurniawan, "KLasifikasi Konten Berita dengan Metode Text Mining," </w:t>
              </w:r>
              <w:r w:rsidRPr="00724109">
                <w:rPr>
                  <w:rFonts w:ascii="Times New Roman" w:hAnsi="Times New Roman" w:cs="Times New Roman"/>
                  <w:i/>
                  <w:iCs/>
                  <w:noProof/>
                  <w:sz w:val="24"/>
                  <w:szCs w:val="24"/>
                </w:rPr>
                <w:t>JURNAL DUNIA TEKNOLOGI INFORMASI</w:t>
              </w:r>
              <w:r w:rsidRPr="00724109">
                <w:rPr>
                  <w:rFonts w:ascii="Times New Roman" w:hAnsi="Times New Roman" w:cs="Times New Roman"/>
                  <w:noProof/>
                  <w:sz w:val="24"/>
                  <w:szCs w:val="24"/>
                </w:rPr>
                <w:t>, vol. 1, no. 1, pp. 14-19, 2012.</w:t>
              </w:r>
            </w:moveTo>
          </w:p>
        </w:tc>
      </w:tr>
      <w:tr w:rsidR="00343FDE" w14:paraId="2ACA23D2" w14:textId="77777777" w:rsidTr="00343FDE">
        <w:trPr>
          <w:tblCellSpacing w:w="15" w:type="dxa"/>
        </w:trPr>
        <w:tc>
          <w:tcPr>
            <w:tcW w:w="0" w:type="auto"/>
            <w:hideMark/>
          </w:tcPr>
          <w:p w14:paraId="6133CB24" w14:textId="77777777" w:rsidR="00343FDE" w:rsidRPr="00724109" w:rsidRDefault="00343FDE">
            <w:pPr>
              <w:pStyle w:val="Bibliography"/>
              <w:spacing w:line="360" w:lineRule="auto"/>
              <w:jc w:val="both"/>
              <w:rPr>
                <w:moveTo w:id="4186" w:author="Windows User" w:date="2021-05-24T11:46:00Z"/>
                <w:rFonts w:ascii="Times New Roman" w:eastAsiaTheme="minorEastAsia" w:hAnsi="Times New Roman" w:cs="Times New Roman"/>
                <w:noProof/>
                <w:sz w:val="24"/>
                <w:szCs w:val="24"/>
              </w:rPr>
              <w:pPrChange w:id="4187" w:author="Windows User" w:date="2021-05-24T11:46:00Z">
                <w:pPr>
                  <w:pStyle w:val="Bibliography"/>
                  <w:framePr w:hSpace="180" w:wrap="around" w:vAnchor="text" w:hAnchor="margin" w:y="403"/>
                  <w:jc w:val="both"/>
                </w:pPr>
              </w:pPrChange>
            </w:pPr>
            <w:moveTo w:id="4188" w:author="Windows User" w:date="2021-05-24T11:46:00Z">
              <w:r w:rsidRPr="00724109">
                <w:rPr>
                  <w:rFonts w:ascii="Times New Roman" w:hAnsi="Times New Roman" w:cs="Times New Roman"/>
                  <w:noProof/>
                  <w:sz w:val="24"/>
                  <w:szCs w:val="24"/>
                </w:rPr>
                <w:t>[2]</w:t>
              </w:r>
            </w:moveTo>
          </w:p>
        </w:tc>
        <w:tc>
          <w:tcPr>
            <w:tcW w:w="0" w:type="auto"/>
            <w:hideMark/>
          </w:tcPr>
          <w:p w14:paraId="1B050629" w14:textId="77777777" w:rsidR="00343FDE" w:rsidRPr="00724109" w:rsidRDefault="00343FDE">
            <w:pPr>
              <w:pStyle w:val="Bibliography"/>
              <w:spacing w:line="360" w:lineRule="auto"/>
              <w:jc w:val="both"/>
              <w:rPr>
                <w:moveTo w:id="4189" w:author="Windows User" w:date="2021-05-24T11:46:00Z"/>
                <w:rFonts w:ascii="Times New Roman" w:eastAsiaTheme="minorEastAsia" w:hAnsi="Times New Roman" w:cs="Times New Roman"/>
                <w:noProof/>
                <w:sz w:val="24"/>
                <w:szCs w:val="24"/>
              </w:rPr>
              <w:pPrChange w:id="4190" w:author="Windows User" w:date="2021-05-24T11:46:00Z">
                <w:pPr>
                  <w:pStyle w:val="Bibliography"/>
                  <w:framePr w:hSpace="180" w:wrap="around" w:vAnchor="text" w:hAnchor="margin" w:y="403"/>
                  <w:jc w:val="both"/>
                </w:pPr>
              </w:pPrChange>
            </w:pPr>
            <w:moveTo w:id="4191" w:author="Windows User" w:date="2021-05-24T11:46:00Z">
              <w:r w:rsidRPr="00724109">
                <w:rPr>
                  <w:rFonts w:ascii="Times New Roman" w:hAnsi="Times New Roman" w:cs="Times New Roman"/>
                  <w:noProof/>
                  <w:sz w:val="24"/>
                  <w:szCs w:val="24"/>
                </w:rPr>
                <w:t>S. K. Vairaprakash Gurusamy, "Preprocessing Techniques for Text Mining," 2015.</w:t>
              </w:r>
            </w:moveTo>
          </w:p>
        </w:tc>
      </w:tr>
      <w:tr w:rsidR="00343FDE" w14:paraId="458DB325" w14:textId="77777777" w:rsidTr="00343FDE">
        <w:trPr>
          <w:tblCellSpacing w:w="15" w:type="dxa"/>
        </w:trPr>
        <w:tc>
          <w:tcPr>
            <w:tcW w:w="0" w:type="auto"/>
            <w:hideMark/>
          </w:tcPr>
          <w:p w14:paraId="27CCE95C" w14:textId="77777777" w:rsidR="00343FDE" w:rsidRPr="00724109" w:rsidRDefault="00343FDE">
            <w:pPr>
              <w:pStyle w:val="Bibliography"/>
              <w:spacing w:line="360" w:lineRule="auto"/>
              <w:jc w:val="both"/>
              <w:rPr>
                <w:moveTo w:id="4192" w:author="Windows User" w:date="2021-05-24T11:46:00Z"/>
                <w:rFonts w:ascii="Times New Roman" w:eastAsiaTheme="minorEastAsia" w:hAnsi="Times New Roman" w:cs="Times New Roman"/>
                <w:noProof/>
                <w:sz w:val="24"/>
                <w:szCs w:val="24"/>
              </w:rPr>
              <w:pPrChange w:id="4193" w:author="Windows User" w:date="2021-05-24T11:46:00Z">
                <w:pPr>
                  <w:pStyle w:val="Bibliography"/>
                  <w:framePr w:hSpace="180" w:wrap="around" w:vAnchor="text" w:hAnchor="margin" w:y="403"/>
                  <w:jc w:val="both"/>
                </w:pPr>
              </w:pPrChange>
            </w:pPr>
            <w:moveTo w:id="4194" w:author="Windows User" w:date="2021-05-24T11:46:00Z">
              <w:r w:rsidRPr="00724109">
                <w:rPr>
                  <w:rFonts w:ascii="Times New Roman" w:hAnsi="Times New Roman" w:cs="Times New Roman"/>
                  <w:noProof/>
                  <w:sz w:val="24"/>
                  <w:szCs w:val="24"/>
                </w:rPr>
                <w:t>[3]</w:t>
              </w:r>
            </w:moveTo>
          </w:p>
        </w:tc>
        <w:tc>
          <w:tcPr>
            <w:tcW w:w="0" w:type="auto"/>
            <w:hideMark/>
          </w:tcPr>
          <w:p w14:paraId="7B213F7E" w14:textId="77777777" w:rsidR="00343FDE" w:rsidRPr="00724109" w:rsidRDefault="00343FDE">
            <w:pPr>
              <w:pStyle w:val="Bibliography"/>
              <w:spacing w:line="360" w:lineRule="auto"/>
              <w:jc w:val="both"/>
              <w:rPr>
                <w:moveTo w:id="4195" w:author="Windows User" w:date="2021-05-24T11:46:00Z"/>
                <w:rFonts w:ascii="Times New Roman" w:eastAsiaTheme="minorEastAsia" w:hAnsi="Times New Roman" w:cs="Times New Roman"/>
                <w:noProof/>
                <w:sz w:val="24"/>
                <w:szCs w:val="24"/>
              </w:rPr>
              <w:pPrChange w:id="4196" w:author="Windows User" w:date="2021-05-24T11:46:00Z">
                <w:pPr>
                  <w:pStyle w:val="Bibliography"/>
                  <w:framePr w:hSpace="180" w:wrap="around" w:vAnchor="text" w:hAnchor="margin" w:y="403"/>
                  <w:jc w:val="both"/>
                </w:pPr>
              </w:pPrChange>
            </w:pPr>
            <w:moveTo w:id="4197" w:author="Windows User" w:date="2021-05-24T11:46:00Z">
              <w:r w:rsidRPr="00724109">
                <w:rPr>
                  <w:rFonts w:ascii="Times New Roman" w:hAnsi="Times New Roman" w:cs="Times New Roman"/>
                  <w:noProof/>
                  <w:sz w:val="24"/>
                  <w:szCs w:val="24"/>
                </w:rPr>
                <w:t xml:space="preserve">Retno Sari and Ratih Yulia Hayuningtyas, "Penerapan Algoritma Naive Bayes Untuk Analisis Sentimen Pada Wisata TMII Berbasis Website," </w:t>
              </w:r>
              <w:r w:rsidRPr="00724109">
                <w:rPr>
                  <w:rFonts w:ascii="Times New Roman" w:hAnsi="Times New Roman" w:cs="Times New Roman"/>
                  <w:i/>
                  <w:iCs/>
                  <w:noProof/>
                  <w:sz w:val="24"/>
                  <w:szCs w:val="24"/>
                </w:rPr>
                <w:t>IJSE – Indonesian Journal on Software Engineering</w:t>
              </w:r>
              <w:r w:rsidRPr="00724109">
                <w:rPr>
                  <w:rFonts w:ascii="Times New Roman" w:hAnsi="Times New Roman" w:cs="Times New Roman"/>
                  <w:noProof/>
                  <w:sz w:val="24"/>
                  <w:szCs w:val="24"/>
                </w:rPr>
                <w:t>, vol. 2, no. 5, Desember 2015.</w:t>
              </w:r>
            </w:moveTo>
          </w:p>
        </w:tc>
      </w:tr>
      <w:tr w:rsidR="00343FDE" w14:paraId="63373E1D" w14:textId="77777777" w:rsidTr="00343FDE">
        <w:trPr>
          <w:tblCellSpacing w:w="15" w:type="dxa"/>
        </w:trPr>
        <w:tc>
          <w:tcPr>
            <w:tcW w:w="0" w:type="auto"/>
            <w:hideMark/>
          </w:tcPr>
          <w:p w14:paraId="681E5B58" w14:textId="77777777" w:rsidR="00343FDE" w:rsidRPr="00724109" w:rsidRDefault="00343FDE">
            <w:pPr>
              <w:pStyle w:val="Bibliography"/>
              <w:spacing w:line="360" w:lineRule="auto"/>
              <w:jc w:val="both"/>
              <w:rPr>
                <w:moveTo w:id="4198" w:author="Windows User" w:date="2021-05-24T11:46:00Z"/>
                <w:rFonts w:ascii="Times New Roman" w:eastAsiaTheme="minorEastAsia" w:hAnsi="Times New Roman" w:cs="Times New Roman"/>
                <w:noProof/>
                <w:sz w:val="24"/>
                <w:szCs w:val="24"/>
              </w:rPr>
              <w:pPrChange w:id="4199" w:author="Windows User" w:date="2021-05-24T11:46:00Z">
                <w:pPr>
                  <w:pStyle w:val="Bibliography"/>
                  <w:framePr w:hSpace="180" w:wrap="around" w:vAnchor="text" w:hAnchor="margin" w:y="403"/>
                  <w:jc w:val="both"/>
                </w:pPr>
              </w:pPrChange>
            </w:pPr>
            <w:moveTo w:id="4200" w:author="Windows User" w:date="2021-05-24T11:46:00Z">
              <w:r w:rsidRPr="00724109">
                <w:rPr>
                  <w:rFonts w:ascii="Times New Roman" w:hAnsi="Times New Roman" w:cs="Times New Roman"/>
                  <w:noProof/>
                  <w:sz w:val="24"/>
                  <w:szCs w:val="24"/>
                </w:rPr>
                <w:t>[4]</w:t>
              </w:r>
            </w:moveTo>
          </w:p>
        </w:tc>
        <w:tc>
          <w:tcPr>
            <w:tcW w:w="0" w:type="auto"/>
            <w:hideMark/>
          </w:tcPr>
          <w:p w14:paraId="6FA3350E" w14:textId="77777777" w:rsidR="00343FDE" w:rsidRPr="00724109" w:rsidRDefault="00343FDE">
            <w:pPr>
              <w:pStyle w:val="Bibliography"/>
              <w:spacing w:line="360" w:lineRule="auto"/>
              <w:jc w:val="both"/>
              <w:rPr>
                <w:moveTo w:id="4201" w:author="Windows User" w:date="2021-05-24T11:46:00Z"/>
                <w:rFonts w:ascii="Times New Roman" w:eastAsiaTheme="minorEastAsia" w:hAnsi="Times New Roman" w:cs="Times New Roman"/>
                <w:noProof/>
                <w:sz w:val="24"/>
                <w:szCs w:val="24"/>
              </w:rPr>
              <w:pPrChange w:id="4202" w:author="Windows User" w:date="2021-05-24T11:46:00Z">
                <w:pPr>
                  <w:pStyle w:val="Bibliography"/>
                  <w:framePr w:hSpace="180" w:wrap="around" w:vAnchor="text" w:hAnchor="margin" w:y="403"/>
                  <w:jc w:val="both"/>
                </w:pPr>
              </w:pPrChange>
            </w:pPr>
            <w:moveTo w:id="4203" w:author="Windows User" w:date="2021-05-24T11:46:00Z">
              <w:r w:rsidRPr="00724109">
                <w:rPr>
                  <w:rFonts w:ascii="Times New Roman" w:hAnsi="Times New Roman" w:cs="Times New Roman"/>
                  <w:noProof/>
                  <w:sz w:val="24"/>
                  <w:szCs w:val="24"/>
                </w:rPr>
                <w:t xml:space="preserve">"Implementasi Algoritma Naive Bayes Terhadap Analisis Sentimen Opini Film Pada Twitter," </w:t>
              </w:r>
              <w:r w:rsidRPr="00724109">
                <w:rPr>
                  <w:rFonts w:ascii="Times New Roman" w:hAnsi="Times New Roman" w:cs="Times New Roman"/>
                  <w:i/>
                  <w:iCs/>
                  <w:noProof/>
                  <w:sz w:val="24"/>
                  <w:szCs w:val="24"/>
                </w:rPr>
                <w:t>JURNAL INOVTEK POLBENG - SERI INFORMATIKA</w:t>
              </w:r>
              <w:r w:rsidRPr="00724109">
                <w:rPr>
                  <w:rFonts w:ascii="Times New Roman" w:hAnsi="Times New Roman" w:cs="Times New Roman"/>
                  <w:noProof/>
                  <w:sz w:val="24"/>
                  <w:szCs w:val="24"/>
                </w:rPr>
                <w:t>, vol. 3, no. 1, Juni 2018.</w:t>
              </w:r>
            </w:moveTo>
          </w:p>
        </w:tc>
      </w:tr>
    </w:tbl>
    <w:moveToRangeEnd w:id="4181" w:displacedByCustomXml="next"/>
    <w:sdt>
      <w:sdtPr>
        <w:rPr>
          <w:rFonts w:eastAsia="Arial"/>
          <w:sz w:val="22"/>
          <w:szCs w:val="22"/>
        </w:rPr>
        <w:id w:val="-1669700876"/>
        <w:docPartObj>
          <w:docPartGallery w:val="Bibliographies"/>
          <w:docPartUnique/>
        </w:docPartObj>
      </w:sdtPr>
      <w:sdtEndPr>
        <w:rPr>
          <w:rFonts w:eastAsia="Times New Roman"/>
          <w:sz w:val="40"/>
          <w:szCs w:val="40"/>
        </w:rPr>
      </w:sdtEndPr>
      <w:sdtContent>
        <w:p w14:paraId="1D91A127" w14:textId="4010D11A" w:rsidR="00563C71" w:rsidDel="000B2436" w:rsidRDefault="00563C71">
          <w:pPr>
            <w:pStyle w:val="Heading1"/>
            <w:rPr>
              <w:del w:id="4204" w:author="Windows User" w:date="2021-05-24T15:41:00Z"/>
            </w:rPr>
          </w:pPr>
        </w:p>
        <w:customXmlDelRangeStart w:id="4205" w:author="Windows User" w:date="2021-05-24T15:41:00Z"/>
        <w:sdt>
          <w:sdtPr>
            <w:id w:val="111145805"/>
            <w:bibliography/>
          </w:sdtPr>
          <w:sdtEndPr/>
          <w:sdtContent>
            <w:customXmlDelRangeEnd w:id="4205"/>
            <w:p w14:paraId="76E00D70" w14:textId="3130B1F2" w:rsidR="005033EC" w:rsidDel="000B2436" w:rsidRDefault="00563C71">
              <w:pPr>
                <w:pStyle w:val="Heading1"/>
                <w:rPr>
                  <w:del w:id="4206" w:author="Windows User" w:date="2021-05-24T15:41:00Z"/>
                  <w:noProof/>
                  <w:vanish/>
                </w:rPr>
                <w:pPrChange w:id="4207" w:author="Windows User" w:date="2021-05-24T15:41:00Z">
                  <w:pPr>
                    <w:pStyle w:val="Bibliography"/>
                  </w:pPr>
                </w:pPrChange>
              </w:pPr>
              <w:del w:id="4208" w:author="Windows User" w:date="2021-05-24T15:41:00Z">
                <w:r w:rsidDel="000B2436">
                  <w:fldChar w:fldCharType="begin"/>
                </w:r>
                <w:r w:rsidDel="000B2436">
                  <w:delInstrText xml:space="preserve"> BIBLIOGRAPHY </w:delInstrText>
                </w:r>
                <w:r w:rsidDel="000B2436">
                  <w:fldChar w:fldCharType="separate"/>
                </w:r>
                <w:r w:rsidR="005033EC" w:rsidDel="000B2436">
                  <w:rPr>
                    <w:noProof/>
                    <w:vanish/>
                  </w:rPr>
                  <w:delText>x</w:delText>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5033EC" w:rsidDel="000B2436" w14:paraId="5E671B8A" w14:textId="5BAA4A7B" w:rsidTr="005033EC">
                <w:trPr>
                  <w:tblCellSpacing w:w="15" w:type="dxa"/>
                  <w:del w:id="4209" w:author="Windows User" w:date="2021-05-24T15:41:00Z"/>
                </w:trPr>
                <w:tc>
                  <w:tcPr>
                    <w:tcW w:w="0" w:type="auto"/>
                    <w:hideMark/>
                  </w:tcPr>
                  <w:p w14:paraId="0C706B57" w14:textId="10EBC91D" w:rsidR="005033EC" w:rsidRPr="005A43FA" w:rsidDel="000B2436" w:rsidRDefault="005033EC">
                    <w:pPr>
                      <w:pStyle w:val="Heading1"/>
                      <w:rPr>
                        <w:del w:id="4210" w:author="Windows User" w:date="2021-05-24T15:41:00Z"/>
                        <w:moveFrom w:id="4211" w:author="Windows User" w:date="2021-05-24T11:46:00Z"/>
                        <w:rFonts w:ascii="Times New Roman" w:eastAsiaTheme="minorEastAsia" w:hAnsi="Times New Roman" w:cs="Times New Roman"/>
                        <w:noProof/>
                        <w:sz w:val="24"/>
                        <w:szCs w:val="24"/>
                        <w:rPrChange w:id="4212" w:author="Windows User" w:date="2021-05-24T11:46:00Z">
                          <w:rPr>
                            <w:del w:id="4213" w:author="Windows User" w:date="2021-05-24T15:41:00Z"/>
                            <w:moveFrom w:id="4214" w:author="Windows User" w:date="2021-05-24T11:46:00Z"/>
                            <w:rFonts w:eastAsiaTheme="minorEastAsia"/>
                            <w:noProof/>
                          </w:rPr>
                        </w:rPrChange>
                      </w:rPr>
                      <w:pPrChange w:id="4215" w:author="Windows User" w:date="2021-05-24T15:41:00Z">
                        <w:pPr>
                          <w:pStyle w:val="Bibliography"/>
                          <w:jc w:val="right"/>
                        </w:pPr>
                      </w:pPrChange>
                    </w:pPr>
                    <w:moveFromRangeStart w:id="4216" w:author="Windows User" w:date="2021-05-24T11:46:00Z" w:name="move72749183"/>
                    <w:moveFrom w:id="4217" w:author="Windows User" w:date="2021-05-24T11:46:00Z">
                      <w:del w:id="4218" w:author="Windows User" w:date="2021-05-24T15:41:00Z">
                        <w:r w:rsidRPr="005A43FA" w:rsidDel="000B2436">
                          <w:rPr>
                            <w:rFonts w:ascii="Times New Roman" w:hAnsi="Times New Roman" w:cs="Times New Roman"/>
                            <w:noProof/>
                            <w:sz w:val="24"/>
                            <w:szCs w:val="24"/>
                            <w:rPrChange w:id="4219" w:author="Windows User" w:date="2021-05-24T11:46:00Z">
                              <w:rPr>
                                <w:noProof/>
                              </w:rPr>
                            </w:rPrChange>
                          </w:rPr>
                          <w:delText>[1]</w:delText>
                        </w:r>
                      </w:del>
                    </w:moveFrom>
                  </w:p>
                </w:tc>
                <w:tc>
                  <w:tcPr>
                    <w:tcW w:w="0" w:type="auto"/>
                    <w:hideMark/>
                  </w:tcPr>
                  <w:p w14:paraId="4FD2A094" w14:textId="4F0A5D4E" w:rsidR="005033EC" w:rsidRPr="005A43FA" w:rsidDel="000B2436" w:rsidRDefault="005033EC">
                    <w:pPr>
                      <w:pStyle w:val="Heading1"/>
                      <w:rPr>
                        <w:del w:id="4220" w:author="Windows User" w:date="2021-05-24T15:41:00Z"/>
                        <w:moveFrom w:id="4221" w:author="Windows User" w:date="2021-05-24T11:46:00Z"/>
                        <w:rFonts w:ascii="Times New Roman" w:eastAsiaTheme="minorEastAsia" w:hAnsi="Times New Roman" w:cs="Times New Roman"/>
                        <w:noProof/>
                        <w:sz w:val="24"/>
                        <w:szCs w:val="24"/>
                        <w:rPrChange w:id="4222" w:author="Windows User" w:date="2021-05-24T11:46:00Z">
                          <w:rPr>
                            <w:del w:id="4223" w:author="Windows User" w:date="2021-05-24T15:41:00Z"/>
                            <w:moveFrom w:id="4224" w:author="Windows User" w:date="2021-05-24T11:46:00Z"/>
                            <w:rFonts w:ascii="Times New Roman" w:eastAsiaTheme="minorEastAsia" w:hAnsi="Times New Roman" w:cs="Times New Roman"/>
                            <w:noProof/>
                            <w:sz w:val="24"/>
                          </w:rPr>
                        </w:rPrChange>
                      </w:rPr>
                      <w:pPrChange w:id="4225" w:author="Windows User" w:date="2021-05-24T15:41:00Z">
                        <w:pPr>
                          <w:pStyle w:val="Bibliography"/>
                          <w:jc w:val="both"/>
                        </w:pPr>
                      </w:pPrChange>
                    </w:pPr>
                    <w:moveFrom w:id="4226" w:author="Windows User" w:date="2021-05-24T11:46:00Z">
                      <w:del w:id="4227" w:author="Windows User" w:date="2021-05-24T15:41:00Z">
                        <w:r w:rsidRPr="005A43FA" w:rsidDel="000B2436">
                          <w:rPr>
                            <w:rFonts w:ascii="Times New Roman" w:hAnsi="Times New Roman" w:cs="Times New Roman"/>
                            <w:noProof/>
                            <w:sz w:val="24"/>
                            <w:szCs w:val="24"/>
                            <w:rPrChange w:id="4228" w:author="Windows User" w:date="2021-05-24T11:46:00Z">
                              <w:rPr>
                                <w:rFonts w:ascii="Times New Roman" w:hAnsi="Times New Roman" w:cs="Times New Roman"/>
                                <w:noProof/>
                                <w:sz w:val="24"/>
                              </w:rPr>
                            </w:rPrChange>
                          </w:rPr>
                          <w:delText xml:space="preserve">B., Effendi, S., &amp; Sitompul, O. S Kurniawan, "KLasifikasi Konten Berita dengan Metode Text Mining," </w:delText>
                        </w:r>
                        <w:r w:rsidRPr="005A43FA" w:rsidDel="000B2436">
                          <w:rPr>
                            <w:rFonts w:ascii="Times New Roman" w:hAnsi="Times New Roman" w:cs="Times New Roman"/>
                            <w:i/>
                            <w:iCs/>
                            <w:noProof/>
                            <w:sz w:val="24"/>
                            <w:szCs w:val="24"/>
                            <w:rPrChange w:id="4229" w:author="Windows User" w:date="2021-05-24T11:46:00Z">
                              <w:rPr>
                                <w:rFonts w:ascii="Times New Roman" w:hAnsi="Times New Roman" w:cs="Times New Roman"/>
                                <w:i/>
                                <w:iCs/>
                                <w:noProof/>
                                <w:sz w:val="24"/>
                              </w:rPr>
                            </w:rPrChange>
                          </w:rPr>
                          <w:delText>JURNAL DUNIA TEKNOLOGI INFORMASI</w:delText>
                        </w:r>
                        <w:r w:rsidRPr="005A43FA" w:rsidDel="000B2436">
                          <w:rPr>
                            <w:rFonts w:ascii="Times New Roman" w:hAnsi="Times New Roman" w:cs="Times New Roman"/>
                            <w:noProof/>
                            <w:sz w:val="24"/>
                            <w:szCs w:val="24"/>
                            <w:rPrChange w:id="4230" w:author="Windows User" w:date="2021-05-24T11:46:00Z">
                              <w:rPr>
                                <w:rFonts w:ascii="Times New Roman" w:hAnsi="Times New Roman" w:cs="Times New Roman"/>
                                <w:noProof/>
                                <w:sz w:val="24"/>
                              </w:rPr>
                            </w:rPrChange>
                          </w:rPr>
                          <w:delText>, vol. 1, no. 1, pp. 14-19, 2012.</w:delText>
                        </w:r>
                      </w:del>
                    </w:moveFrom>
                  </w:p>
                </w:tc>
              </w:tr>
              <w:tr w:rsidR="005033EC" w:rsidDel="000B2436" w14:paraId="1AE4A8FC" w14:textId="765FB084" w:rsidTr="005033EC">
                <w:trPr>
                  <w:tblCellSpacing w:w="15" w:type="dxa"/>
                  <w:del w:id="4231" w:author="Windows User" w:date="2021-05-24T15:41:00Z"/>
                </w:trPr>
                <w:tc>
                  <w:tcPr>
                    <w:tcW w:w="0" w:type="auto"/>
                    <w:hideMark/>
                  </w:tcPr>
                  <w:p w14:paraId="34986BCE" w14:textId="05A318E5" w:rsidR="005033EC" w:rsidRPr="005A43FA" w:rsidDel="000B2436" w:rsidRDefault="005033EC">
                    <w:pPr>
                      <w:pStyle w:val="Heading1"/>
                      <w:rPr>
                        <w:del w:id="4232" w:author="Windows User" w:date="2021-05-24T15:41:00Z"/>
                        <w:moveFrom w:id="4233" w:author="Windows User" w:date="2021-05-24T11:46:00Z"/>
                        <w:rFonts w:ascii="Times New Roman" w:eastAsiaTheme="minorEastAsia" w:hAnsi="Times New Roman" w:cs="Times New Roman"/>
                        <w:noProof/>
                        <w:sz w:val="24"/>
                        <w:szCs w:val="24"/>
                        <w:rPrChange w:id="4234" w:author="Windows User" w:date="2021-05-24T11:46:00Z">
                          <w:rPr>
                            <w:del w:id="4235" w:author="Windows User" w:date="2021-05-24T15:41:00Z"/>
                            <w:moveFrom w:id="4236" w:author="Windows User" w:date="2021-05-24T11:46:00Z"/>
                            <w:rFonts w:eastAsiaTheme="minorEastAsia"/>
                            <w:noProof/>
                          </w:rPr>
                        </w:rPrChange>
                      </w:rPr>
                      <w:pPrChange w:id="4237" w:author="Windows User" w:date="2021-05-24T15:41:00Z">
                        <w:pPr>
                          <w:pStyle w:val="Bibliography"/>
                          <w:jc w:val="right"/>
                        </w:pPr>
                      </w:pPrChange>
                    </w:pPr>
                    <w:moveFrom w:id="4238" w:author="Windows User" w:date="2021-05-24T11:46:00Z">
                      <w:del w:id="4239" w:author="Windows User" w:date="2021-05-24T15:41:00Z">
                        <w:r w:rsidRPr="005A43FA" w:rsidDel="000B2436">
                          <w:rPr>
                            <w:rFonts w:ascii="Times New Roman" w:hAnsi="Times New Roman" w:cs="Times New Roman"/>
                            <w:noProof/>
                            <w:sz w:val="24"/>
                            <w:szCs w:val="24"/>
                            <w:rPrChange w:id="4240" w:author="Windows User" w:date="2021-05-24T11:46:00Z">
                              <w:rPr>
                                <w:noProof/>
                              </w:rPr>
                            </w:rPrChange>
                          </w:rPr>
                          <w:delText>[2]</w:delText>
                        </w:r>
                      </w:del>
                    </w:moveFrom>
                  </w:p>
                </w:tc>
                <w:tc>
                  <w:tcPr>
                    <w:tcW w:w="0" w:type="auto"/>
                    <w:hideMark/>
                  </w:tcPr>
                  <w:p w14:paraId="566C7C2D" w14:textId="3117BAA2" w:rsidR="005033EC" w:rsidRPr="005A43FA" w:rsidDel="000B2436" w:rsidRDefault="005033EC">
                    <w:pPr>
                      <w:pStyle w:val="Heading1"/>
                      <w:rPr>
                        <w:del w:id="4241" w:author="Windows User" w:date="2021-05-24T15:41:00Z"/>
                        <w:moveFrom w:id="4242" w:author="Windows User" w:date="2021-05-24T11:46:00Z"/>
                        <w:rFonts w:ascii="Times New Roman" w:eastAsiaTheme="minorEastAsia" w:hAnsi="Times New Roman" w:cs="Times New Roman"/>
                        <w:noProof/>
                        <w:sz w:val="24"/>
                        <w:szCs w:val="24"/>
                        <w:rPrChange w:id="4243" w:author="Windows User" w:date="2021-05-24T11:46:00Z">
                          <w:rPr>
                            <w:del w:id="4244" w:author="Windows User" w:date="2021-05-24T15:41:00Z"/>
                            <w:moveFrom w:id="4245" w:author="Windows User" w:date="2021-05-24T11:46:00Z"/>
                            <w:rFonts w:ascii="Times New Roman" w:eastAsiaTheme="minorEastAsia" w:hAnsi="Times New Roman" w:cs="Times New Roman"/>
                            <w:noProof/>
                            <w:sz w:val="24"/>
                          </w:rPr>
                        </w:rPrChange>
                      </w:rPr>
                      <w:pPrChange w:id="4246" w:author="Windows User" w:date="2021-05-24T15:41:00Z">
                        <w:pPr>
                          <w:pStyle w:val="Bibliography"/>
                          <w:jc w:val="both"/>
                        </w:pPr>
                      </w:pPrChange>
                    </w:pPr>
                    <w:moveFrom w:id="4247" w:author="Windows User" w:date="2021-05-24T11:46:00Z">
                      <w:del w:id="4248" w:author="Windows User" w:date="2021-05-24T15:41:00Z">
                        <w:r w:rsidRPr="005A43FA" w:rsidDel="000B2436">
                          <w:rPr>
                            <w:rFonts w:ascii="Times New Roman" w:hAnsi="Times New Roman" w:cs="Times New Roman"/>
                            <w:noProof/>
                            <w:sz w:val="24"/>
                            <w:szCs w:val="24"/>
                            <w:rPrChange w:id="4249" w:author="Windows User" w:date="2021-05-24T11:46:00Z">
                              <w:rPr>
                                <w:rFonts w:ascii="Times New Roman" w:hAnsi="Times New Roman" w:cs="Times New Roman"/>
                                <w:noProof/>
                                <w:sz w:val="24"/>
                              </w:rPr>
                            </w:rPrChange>
                          </w:rPr>
                          <w:delText>S. K. Vairaprakash Gurusamy, "Preprocessing Techniques for Text Mining," 2015.</w:delText>
                        </w:r>
                      </w:del>
                    </w:moveFrom>
                  </w:p>
                </w:tc>
              </w:tr>
              <w:tr w:rsidR="005033EC" w:rsidDel="000B2436" w14:paraId="638DFD83" w14:textId="661A15B4" w:rsidTr="005033EC">
                <w:trPr>
                  <w:tblCellSpacing w:w="15" w:type="dxa"/>
                  <w:del w:id="4250" w:author="Windows User" w:date="2021-05-24T15:41:00Z"/>
                </w:trPr>
                <w:tc>
                  <w:tcPr>
                    <w:tcW w:w="0" w:type="auto"/>
                    <w:hideMark/>
                  </w:tcPr>
                  <w:p w14:paraId="51338ED5" w14:textId="36F98818" w:rsidR="005033EC" w:rsidRPr="005A43FA" w:rsidDel="000B2436" w:rsidRDefault="005033EC">
                    <w:pPr>
                      <w:pStyle w:val="Heading1"/>
                      <w:rPr>
                        <w:del w:id="4251" w:author="Windows User" w:date="2021-05-24T15:41:00Z"/>
                        <w:moveFrom w:id="4252" w:author="Windows User" w:date="2021-05-24T11:46:00Z"/>
                        <w:rFonts w:ascii="Times New Roman" w:eastAsiaTheme="minorEastAsia" w:hAnsi="Times New Roman" w:cs="Times New Roman"/>
                        <w:noProof/>
                        <w:sz w:val="24"/>
                        <w:szCs w:val="24"/>
                        <w:rPrChange w:id="4253" w:author="Windows User" w:date="2021-05-24T11:46:00Z">
                          <w:rPr>
                            <w:del w:id="4254" w:author="Windows User" w:date="2021-05-24T15:41:00Z"/>
                            <w:moveFrom w:id="4255" w:author="Windows User" w:date="2021-05-24T11:46:00Z"/>
                            <w:rFonts w:eastAsiaTheme="minorEastAsia"/>
                            <w:noProof/>
                          </w:rPr>
                        </w:rPrChange>
                      </w:rPr>
                      <w:pPrChange w:id="4256" w:author="Windows User" w:date="2021-05-24T15:41:00Z">
                        <w:pPr>
                          <w:pStyle w:val="Bibliography"/>
                          <w:jc w:val="right"/>
                        </w:pPr>
                      </w:pPrChange>
                    </w:pPr>
                    <w:moveFrom w:id="4257" w:author="Windows User" w:date="2021-05-24T11:46:00Z">
                      <w:del w:id="4258" w:author="Windows User" w:date="2021-05-24T15:41:00Z">
                        <w:r w:rsidRPr="005A43FA" w:rsidDel="000B2436">
                          <w:rPr>
                            <w:rFonts w:ascii="Times New Roman" w:hAnsi="Times New Roman" w:cs="Times New Roman"/>
                            <w:noProof/>
                            <w:sz w:val="24"/>
                            <w:szCs w:val="24"/>
                            <w:rPrChange w:id="4259" w:author="Windows User" w:date="2021-05-24T11:46:00Z">
                              <w:rPr>
                                <w:noProof/>
                              </w:rPr>
                            </w:rPrChange>
                          </w:rPr>
                          <w:delText>[3]</w:delText>
                        </w:r>
                      </w:del>
                    </w:moveFrom>
                  </w:p>
                </w:tc>
                <w:tc>
                  <w:tcPr>
                    <w:tcW w:w="0" w:type="auto"/>
                    <w:hideMark/>
                  </w:tcPr>
                  <w:p w14:paraId="41FB5F90" w14:textId="110E2124" w:rsidR="005033EC" w:rsidRPr="005A43FA" w:rsidDel="000B2436" w:rsidRDefault="005033EC">
                    <w:pPr>
                      <w:pStyle w:val="Heading1"/>
                      <w:rPr>
                        <w:del w:id="4260" w:author="Windows User" w:date="2021-05-24T15:41:00Z"/>
                        <w:moveFrom w:id="4261" w:author="Windows User" w:date="2021-05-24T11:46:00Z"/>
                        <w:rFonts w:ascii="Times New Roman" w:eastAsiaTheme="minorEastAsia" w:hAnsi="Times New Roman" w:cs="Times New Roman"/>
                        <w:noProof/>
                        <w:sz w:val="24"/>
                        <w:szCs w:val="24"/>
                        <w:rPrChange w:id="4262" w:author="Windows User" w:date="2021-05-24T11:46:00Z">
                          <w:rPr>
                            <w:del w:id="4263" w:author="Windows User" w:date="2021-05-24T15:41:00Z"/>
                            <w:moveFrom w:id="4264" w:author="Windows User" w:date="2021-05-24T11:46:00Z"/>
                            <w:rFonts w:ascii="Times New Roman" w:eastAsiaTheme="minorEastAsia" w:hAnsi="Times New Roman" w:cs="Times New Roman"/>
                            <w:noProof/>
                            <w:sz w:val="24"/>
                          </w:rPr>
                        </w:rPrChange>
                      </w:rPr>
                      <w:pPrChange w:id="4265" w:author="Windows User" w:date="2021-05-24T15:41:00Z">
                        <w:pPr>
                          <w:pStyle w:val="Bibliography"/>
                          <w:jc w:val="both"/>
                        </w:pPr>
                      </w:pPrChange>
                    </w:pPr>
                    <w:moveFrom w:id="4266" w:author="Windows User" w:date="2021-05-24T11:46:00Z">
                      <w:del w:id="4267" w:author="Windows User" w:date="2021-05-24T15:41:00Z">
                        <w:r w:rsidRPr="005A43FA" w:rsidDel="000B2436">
                          <w:rPr>
                            <w:rFonts w:ascii="Times New Roman" w:hAnsi="Times New Roman" w:cs="Times New Roman"/>
                            <w:noProof/>
                            <w:sz w:val="24"/>
                            <w:szCs w:val="24"/>
                            <w:rPrChange w:id="4268" w:author="Windows User" w:date="2021-05-24T11:46:00Z">
                              <w:rPr>
                                <w:rFonts w:ascii="Times New Roman" w:hAnsi="Times New Roman" w:cs="Times New Roman"/>
                                <w:noProof/>
                                <w:sz w:val="24"/>
                              </w:rPr>
                            </w:rPrChange>
                          </w:rPr>
                          <w:delText xml:space="preserve">Retno Sari and Ratih Yulia Hayuningtyas, "Penerapan Algoritma Naive Bayes Untuk Analisis Sentimen Pada Wisata TMII Berbasis Website," </w:delText>
                        </w:r>
                        <w:r w:rsidRPr="005A43FA" w:rsidDel="000B2436">
                          <w:rPr>
                            <w:rFonts w:ascii="Times New Roman" w:hAnsi="Times New Roman" w:cs="Times New Roman"/>
                            <w:i/>
                            <w:iCs/>
                            <w:noProof/>
                            <w:sz w:val="24"/>
                            <w:szCs w:val="24"/>
                            <w:rPrChange w:id="4269" w:author="Windows User" w:date="2021-05-24T11:46:00Z">
                              <w:rPr>
                                <w:rFonts w:ascii="Times New Roman" w:hAnsi="Times New Roman" w:cs="Times New Roman"/>
                                <w:i/>
                                <w:iCs/>
                                <w:noProof/>
                                <w:sz w:val="24"/>
                              </w:rPr>
                            </w:rPrChange>
                          </w:rPr>
                          <w:delText>IJSE – Indonesian Journal on Software Engineering</w:delText>
                        </w:r>
                        <w:r w:rsidRPr="005A43FA" w:rsidDel="000B2436">
                          <w:rPr>
                            <w:rFonts w:ascii="Times New Roman" w:hAnsi="Times New Roman" w:cs="Times New Roman"/>
                            <w:noProof/>
                            <w:sz w:val="24"/>
                            <w:szCs w:val="24"/>
                            <w:rPrChange w:id="4270" w:author="Windows User" w:date="2021-05-24T11:46:00Z">
                              <w:rPr>
                                <w:rFonts w:ascii="Times New Roman" w:hAnsi="Times New Roman" w:cs="Times New Roman"/>
                                <w:noProof/>
                                <w:sz w:val="24"/>
                              </w:rPr>
                            </w:rPrChange>
                          </w:rPr>
                          <w:delText>, vol. 2, no. 5, Desember 2015.</w:delText>
                        </w:r>
                      </w:del>
                    </w:moveFrom>
                  </w:p>
                </w:tc>
              </w:tr>
              <w:tr w:rsidR="005033EC" w:rsidDel="000B2436" w14:paraId="63AE1AD1" w14:textId="14FB9D11" w:rsidTr="005033EC">
                <w:trPr>
                  <w:tblCellSpacing w:w="15" w:type="dxa"/>
                  <w:del w:id="4271" w:author="Windows User" w:date="2021-05-24T15:41:00Z"/>
                </w:trPr>
                <w:tc>
                  <w:tcPr>
                    <w:tcW w:w="0" w:type="auto"/>
                    <w:hideMark/>
                  </w:tcPr>
                  <w:p w14:paraId="59438180" w14:textId="79B82325" w:rsidR="005033EC" w:rsidRPr="005A43FA" w:rsidDel="000B2436" w:rsidRDefault="005033EC">
                    <w:pPr>
                      <w:pStyle w:val="Heading1"/>
                      <w:rPr>
                        <w:del w:id="4272" w:author="Windows User" w:date="2021-05-24T15:41:00Z"/>
                        <w:moveFrom w:id="4273" w:author="Windows User" w:date="2021-05-24T11:46:00Z"/>
                        <w:rFonts w:ascii="Times New Roman" w:eastAsiaTheme="minorEastAsia" w:hAnsi="Times New Roman" w:cs="Times New Roman"/>
                        <w:noProof/>
                        <w:sz w:val="24"/>
                        <w:szCs w:val="24"/>
                        <w:rPrChange w:id="4274" w:author="Windows User" w:date="2021-05-24T11:46:00Z">
                          <w:rPr>
                            <w:del w:id="4275" w:author="Windows User" w:date="2021-05-24T15:41:00Z"/>
                            <w:moveFrom w:id="4276" w:author="Windows User" w:date="2021-05-24T11:46:00Z"/>
                            <w:rFonts w:eastAsiaTheme="minorEastAsia"/>
                            <w:noProof/>
                          </w:rPr>
                        </w:rPrChange>
                      </w:rPr>
                      <w:pPrChange w:id="4277" w:author="Windows User" w:date="2021-05-24T15:41:00Z">
                        <w:pPr>
                          <w:pStyle w:val="Bibliography"/>
                          <w:jc w:val="right"/>
                        </w:pPr>
                      </w:pPrChange>
                    </w:pPr>
                    <w:moveFrom w:id="4278" w:author="Windows User" w:date="2021-05-24T11:46:00Z">
                      <w:del w:id="4279" w:author="Windows User" w:date="2021-05-24T15:41:00Z">
                        <w:r w:rsidRPr="005A43FA" w:rsidDel="000B2436">
                          <w:rPr>
                            <w:rFonts w:ascii="Times New Roman" w:hAnsi="Times New Roman" w:cs="Times New Roman"/>
                            <w:noProof/>
                            <w:sz w:val="24"/>
                            <w:szCs w:val="24"/>
                            <w:rPrChange w:id="4280" w:author="Windows User" w:date="2021-05-24T11:46:00Z">
                              <w:rPr>
                                <w:noProof/>
                              </w:rPr>
                            </w:rPrChange>
                          </w:rPr>
                          <w:delText>[4]</w:delText>
                        </w:r>
                      </w:del>
                    </w:moveFrom>
                  </w:p>
                </w:tc>
                <w:tc>
                  <w:tcPr>
                    <w:tcW w:w="0" w:type="auto"/>
                    <w:hideMark/>
                  </w:tcPr>
                  <w:p w14:paraId="0DCBEF75" w14:textId="6872BE4E" w:rsidR="005033EC" w:rsidRPr="005A43FA" w:rsidDel="000B2436" w:rsidRDefault="005033EC">
                    <w:pPr>
                      <w:pStyle w:val="Heading1"/>
                      <w:rPr>
                        <w:del w:id="4281" w:author="Windows User" w:date="2021-05-24T15:41:00Z"/>
                        <w:moveFrom w:id="4282" w:author="Windows User" w:date="2021-05-24T11:46:00Z"/>
                        <w:rFonts w:ascii="Times New Roman" w:eastAsiaTheme="minorEastAsia" w:hAnsi="Times New Roman" w:cs="Times New Roman"/>
                        <w:noProof/>
                        <w:sz w:val="24"/>
                        <w:szCs w:val="24"/>
                        <w:rPrChange w:id="4283" w:author="Windows User" w:date="2021-05-24T11:46:00Z">
                          <w:rPr>
                            <w:del w:id="4284" w:author="Windows User" w:date="2021-05-24T15:41:00Z"/>
                            <w:moveFrom w:id="4285" w:author="Windows User" w:date="2021-05-24T11:46:00Z"/>
                            <w:rFonts w:ascii="Times New Roman" w:eastAsiaTheme="minorEastAsia" w:hAnsi="Times New Roman" w:cs="Times New Roman"/>
                            <w:noProof/>
                            <w:sz w:val="24"/>
                          </w:rPr>
                        </w:rPrChange>
                      </w:rPr>
                      <w:pPrChange w:id="4286" w:author="Windows User" w:date="2021-05-24T15:41:00Z">
                        <w:pPr>
                          <w:pStyle w:val="Bibliography"/>
                          <w:jc w:val="both"/>
                        </w:pPr>
                      </w:pPrChange>
                    </w:pPr>
                    <w:moveFrom w:id="4287" w:author="Windows User" w:date="2021-05-24T11:46:00Z">
                      <w:del w:id="4288" w:author="Windows User" w:date="2021-05-24T15:41:00Z">
                        <w:r w:rsidRPr="005A43FA" w:rsidDel="000B2436">
                          <w:rPr>
                            <w:rFonts w:ascii="Times New Roman" w:hAnsi="Times New Roman" w:cs="Times New Roman"/>
                            <w:noProof/>
                            <w:sz w:val="24"/>
                            <w:szCs w:val="24"/>
                            <w:rPrChange w:id="4289" w:author="Windows User" w:date="2021-05-24T11:46:00Z">
                              <w:rPr>
                                <w:rFonts w:ascii="Times New Roman" w:hAnsi="Times New Roman" w:cs="Times New Roman"/>
                                <w:noProof/>
                                <w:sz w:val="24"/>
                              </w:rPr>
                            </w:rPrChange>
                          </w:rPr>
                          <w:delText xml:space="preserve">"Implementasi Algoritma Naive Bayes Terhadap Analisis Sentimen Opini Film Pada Twitter," </w:delText>
                        </w:r>
                        <w:r w:rsidRPr="005A43FA" w:rsidDel="000B2436">
                          <w:rPr>
                            <w:rFonts w:ascii="Times New Roman" w:hAnsi="Times New Roman" w:cs="Times New Roman"/>
                            <w:i/>
                            <w:iCs/>
                            <w:noProof/>
                            <w:sz w:val="24"/>
                            <w:szCs w:val="24"/>
                            <w:rPrChange w:id="4290" w:author="Windows User" w:date="2021-05-24T11:46:00Z">
                              <w:rPr>
                                <w:rFonts w:ascii="Times New Roman" w:hAnsi="Times New Roman" w:cs="Times New Roman"/>
                                <w:i/>
                                <w:iCs/>
                                <w:noProof/>
                                <w:sz w:val="24"/>
                              </w:rPr>
                            </w:rPrChange>
                          </w:rPr>
                          <w:delText>JURNAL INOVTEK POLBENG - SERI INFORMATIKA</w:delText>
                        </w:r>
                        <w:r w:rsidRPr="005A43FA" w:rsidDel="000B2436">
                          <w:rPr>
                            <w:rFonts w:ascii="Times New Roman" w:hAnsi="Times New Roman" w:cs="Times New Roman"/>
                            <w:noProof/>
                            <w:sz w:val="24"/>
                            <w:szCs w:val="24"/>
                            <w:rPrChange w:id="4291" w:author="Windows User" w:date="2021-05-24T11:46:00Z">
                              <w:rPr>
                                <w:rFonts w:ascii="Times New Roman" w:hAnsi="Times New Roman" w:cs="Times New Roman"/>
                                <w:noProof/>
                                <w:sz w:val="24"/>
                              </w:rPr>
                            </w:rPrChange>
                          </w:rPr>
                          <w:delText>, vol. 3, no. 1, Juni 2018.</w:delText>
                        </w:r>
                      </w:del>
                    </w:moveFrom>
                  </w:p>
                </w:tc>
              </w:tr>
            </w:tbl>
            <w:moveFromRangeEnd w:id="4216"/>
            <w:p w14:paraId="2947B06C" w14:textId="12AC1E67" w:rsidR="005033EC" w:rsidDel="000B2436" w:rsidRDefault="005033EC">
              <w:pPr>
                <w:pStyle w:val="Heading1"/>
                <w:rPr>
                  <w:del w:id="4292" w:author="Windows User" w:date="2021-05-24T15:41:00Z"/>
                  <w:rFonts w:eastAsiaTheme="minorEastAsia"/>
                  <w:noProof/>
                  <w:vanish/>
                </w:rPr>
                <w:pPrChange w:id="4293" w:author="Windows User" w:date="2021-05-24T15:41:00Z">
                  <w:pPr>
                    <w:pStyle w:val="Bibliography"/>
                  </w:pPr>
                </w:pPrChange>
              </w:pPr>
              <w:del w:id="4294" w:author="Windows User" w:date="2021-05-24T15:41:00Z">
                <w:r w:rsidDel="000B2436">
                  <w:rPr>
                    <w:noProof/>
                    <w:vanish/>
                  </w:rPr>
                  <w:delText>x</w:delText>
                </w:r>
              </w:del>
            </w:p>
            <w:p w14:paraId="3E47F9AC" w14:textId="40E7D1E7" w:rsidR="00563C71" w:rsidRDefault="00563C71">
              <w:pPr>
                <w:pStyle w:val="Heading1"/>
                <w:pPrChange w:id="4295" w:author="Windows User" w:date="2021-05-24T15:41:00Z">
                  <w:pPr/>
                </w:pPrChange>
              </w:pPr>
              <w:del w:id="4296" w:author="Windows User" w:date="2021-05-24T15:41:00Z">
                <w:r w:rsidDel="000B2436">
                  <w:rPr>
                    <w:b/>
                    <w:bCs/>
                    <w:noProof/>
                  </w:rPr>
                  <w:fldChar w:fldCharType="end"/>
                </w:r>
              </w:del>
            </w:p>
            <w:customXmlDelRangeStart w:id="4297" w:author="Windows User" w:date="2021-05-24T15:41:00Z"/>
          </w:sdtContent>
        </w:sdt>
        <w:customXmlDelRangeEnd w:id="4297"/>
      </w:sdtContent>
    </w:sdt>
    <w:p w14:paraId="6A421E8A" w14:textId="77777777" w:rsidR="00563C71" w:rsidRPr="00563C71" w:rsidRDefault="00563C71" w:rsidP="00563C71">
      <w:pPr>
        <w:rPr>
          <w:highlight w:val="white"/>
        </w:rPr>
      </w:pPr>
    </w:p>
    <w:p w14:paraId="059A72EC" w14:textId="77777777" w:rsidR="00E7425B" w:rsidDel="00BC51A5" w:rsidRDefault="00E7425B" w:rsidP="00E7425B">
      <w:pPr>
        <w:spacing w:line="360" w:lineRule="auto"/>
        <w:jc w:val="both"/>
        <w:rPr>
          <w:del w:id="4298" w:author="ITD-STU" w:date="2021-05-24T15:01:00Z"/>
          <w:rFonts w:ascii="Times New Roman" w:eastAsia="Times New Roman" w:hAnsi="Times New Roman" w:cs="Times New Roman"/>
          <w:sz w:val="24"/>
          <w:szCs w:val="24"/>
        </w:rPr>
      </w:pPr>
      <w:del w:id="4299" w:author="ITD-STU" w:date="2021-05-24T15:01:00Z">
        <w:r w:rsidDel="00BC51A5">
          <w:rPr>
            <w:rFonts w:ascii="Times New Roman" w:hAnsi="Times New Roman" w:cs="Times New Roman"/>
            <w:sz w:val="24"/>
            <w:szCs w:val="24"/>
          </w:rPr>
          <w:br w:type="page"/>
        </w:r>
      </w:del>
    </w:p>
    <w:p w14:paraId="11377299" w14:textId="77777777" w:rsidR="00E113DB" w:rsidRDefault="00E113DB">
      <w:pPr>
        <w:spacing w:line="360" w:lineRule="auto"/>
        <w:jc w:val="both"/>
        <w:pPrChange w:id="4300" w:author="ITD-STU" w:date="2021-05-24T15:01:00Z">
          <w:pPr/>
        </w:pPrChange>
      </w:pPr>
    </w:p>
    <w:sectPr w:rsidR="00E113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3DF66" w14:textId="77777777" w:rsidR="00BC04DF" w:rsidRDefault="00BC04DF" w:rsidP="00B717A5">
      <w:pPr>
        <w:spacing w:line="240" w:lineRule="auto"/>
      </w:pPr>
      <w:r>
        <w:separator/>
      </w:r>
    </w:p>
  </w:endnote>
  <w:endnote w:type="continuationSeparator" w:id="0">
    <w:p w14:paraId="66C297D5" w14:textId="77777777" w:rsidR="00BC04DF" w:rsidRDefault="00BC04DF" w:rsidP="00B71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3" w:author="Windows User" w:date="2021-05-24T15:26:00Z"/>
  <w:sdt>
    <w:sdtPr>
      <w:rPr>
        <w:rFonts w:ascii="Times New Roman" w:hAnsi="Times New Roman" w:cs="Times New Roman"/>
        <w:sz w:val="24"/>
        <w:szCs w:val="24"/>
      </w:rPr>
      <w:id w:val="-938758846"/>
      <w:docPartObj>
        <w:docPartGallery w:val="Page Numbers (Bottom of Page)"/>
        <w:docPartUnique/>
      </w:docPartObj>
    </w:sdtPr>
    <w:sdtEndPr>
      <w:rPr>
        <w:noProof/>
      </w:rPr>
    </w:sdtEndPr>
    <w:sdtContent>
      <w:customXmlInsRangeEnd w:id="63"/>
      <w:p w14:paraId="5333E76C" w14:textId="450ECE1D" w:rsidR="00B717A5" w:rsidRPr="00B717A5" w:rsidRDefault="00B717A5">
        <w:pPr>
          <w:pStyle w:val="Footer"/>
          <w:jc w:val="right"/>
          <w:rPr>
            <w:ins w:id="64" w:author="Windows User" w:date="2021-05-24T15:26:00Z"/>
            <w:rFonts w:ascii="Times New Roman" w:hAnsi="Times New Roman" w:cs="Times New Roman"/>
            <w:sz w:val="24"/>
            <w:szCs w:val="24"/>
            <w:rPrChange w:id="65" w:author="Windows User" w:date="2021-05-24T15:28:00Z">
              <w:rPr>
                <w:ins w:id="66" w:author="Windows User" w:date="2021-05-24T15:26:00Z"/>
              </w:rPr>
            </w:rPrChange>
          </w:rPr>
        </w:pPr>
        <w:ins w:id="67" w:author="Windows User" w:date="2021-05-24T15:26:00Z">
          <w:r w:rsidRPr="00B717A5">
            <w:rPr>
              <w:rFonts w:ascii="Times New Roman" w:hAnsi="Times New Roman" w:cs="Times New Roman"/>
              <w:sz w:val="24"/>
              <w:szCs w:val="24"/>
              <w:rPrChange w:id="68" w:author="Windows User" w:date="2021-05-24T15:28:00Z">
                <w:rPr/>
              </w:rPrChange>
            </w:rPr>
            <w:fldChar w:fldCharType="begin"/>
          </w:r>
          <w:r w:rsidRPr="00B717A5">
            <w:rPr>
              <w:rFonts w:ascii="Times New Roman" w:hAnsi="Times New Roman" w:cs="Times New Roman"/>
              <w:sz w:val="24"/>
              <w:szCs w:val="24"/>
              <w:rPrChange w:id="69" w:author="Windows User" w:date="2021-05-24T15:28:00Z">
                <w:rPr/>
              </w:rPrChange>
            </w:rPr>
            <w:instrText xml:space="preserve"> PAGE   \* MERGEFORMAT </w:instrText>
          </w:r>
          <w:r w:rsidRPr="00B717A5">
            <w:rPr>
              <w:rFonts w:ascii="Times New Roman" w:hAnsi="Times New Roman" w:cs="Times New Roman"/>
              <w:sz w:val="24"/>
              <w:szCs w:val="24"/>
              <w:rPrChange w:id="70" w:author="Windows User" w:date="2021-05-24T15:28:00Z">
                <w:rPr>
                  <w:noProof/>
                </w:rPr>
              </w:rPrChange>
            </w:rPr>
            <w:fldChar w:fldCharType="separate"/>
          </w:r>
          <w:r w:rsidRPr="00B717A5">
            <w:rPr>
              <w:rFonts w:ascii="Times New Roman" w:hAnsi="Times New Roman" w:cs="Times New Roman"/>
              <w:noProof/>
              <w:sz w:val="24"/>
              <w:szCs w:val="24"/>
              <w:rPrChange w:id="71" w:author="Windows User" w:date="2021-05-24T15:28:00Z">
                <w:rPr>
                  <w:noProof/>
                </w:rPr>
              </w:rPrChange>
            </w:rPr>
            <w:t>2</w:t>
          </w:r>
          <w:r w:rsidRPr="00B717A5">
            <w:rPr>
              <w:rFonts w:ascii="Times New Roman" w:hAnsi="Times New Roman" w:cs="Times New Roman"/>
              <w:noProof/>
              <w:sz w:val="24"/>
              <w:szCs w:val="24"/>
              <w:rPrChange w:id="72" w:author="Windows User" w:date="2021-05-24T15:28:00Z">
                <w:rPr>
                  <w:noProof/>
                </w:rPr>
              </w:rPrChange>
            </w:rPr>
            <w:fldChar w:fldCharType="end"/>
          </w:r>
        </w:ins>
      </w:p>
      <w:customXmlInsRangeStart w:id="73" w:author="Windows User" w:date="2021-05-24T15:26:00Z"/>
    </w:sdtContent>
  </w:sdt>
  <w:customXmlInsRangeEnd w:id="73"/>
  <w:p w14:paraId="6FBE0E85" w14:textId="77777777" w:rsidR="00B717A5" w:rsidRDefault="00B71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28605" w14:textId="77777777" w:rsidR="00BC04DF" w:rsidRDefault="00BC04DF" w:rsidP="00B717A5">
      <w:pPr>
        <w:spacing w:line="240" w:lineRule="auto"/>
      </w:pPr>
      <w:r>
        <w:separator/>
      </w:r>
    </w:p>
  </w:footnote>
  <w:footnote w:type="continuationSeparator" w:id="0">
    <w:p w14:paraId="490A09E8" w14:textId="77777777" w:rsidR="00BC04DF" w:rsidRDefault="00BC04DF" w:rsidP="00B717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538C8"/>
    <w:multiLevelType w:val="multilevel"/>
    <w:tmpl w:val="04E073D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D557B35"/>
    <w:multiLevelType w:val="multilevel"/>
    <w:tmpl w:val="F47E42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22F66F2B"/>
    <w:multiLevelType w:val="multilevel"/>
    <w:tmpl w:val="1672779C"/>
    <w:lvl w:ilvl="0">
      <w:start w:val="1"/>
      <w:numFmt w:val="decimal"/>
      <w:lvlText w:val="%1."/>
      <w:lvlJc w:val="left"/>
      <w:pPr>
        <w:ind w:left="72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50861CC"/>
    <w:multiLevelType w:val="hybridMultilevel"/>
    <w:tmpl w:val="F0D0F9B8"/>
    <w:lvl w:ilvl="0" w:tplc="72688B9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51C2E91"/>
    <w:multiLevelType w:val="multilevel"/>
    <w:tmpl w:val="6B343E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444694E"/>
    <w:multiLevelType w:val="multilevel"/>
    <w:tmpl w:val="28C2214C"/>
    <w:lvl w:ilvl="0">
      <w:start w:val="1"/>
      <w:numFmt w:val="upperRoman"/>
      <w:lvlText w:val="%1."/>
      <w:lvlJc w:val="left"/>
      <w:pPr>
        <w:ind w:left="1080" w:hanging="720"/>
      </w:pPr>
      <w:rPr>
        <w:sz w:val="28"/>
      </w:rPr>
    </w:lvl>
    <w:lvl w:ilvl="1">
      <w:start w:val="1"/>
      <w:numFmt w:val="decimal"/>
      <w:isLgl/>
      <w:lvlText w:val="%1.%2"/>
      <w:lvlJc w:val="left"/>
      <w:pPr>
        <w:ind w:left="720" w:hanging="360"/>
      </w:pPr>
      <w:rPr>
        <w:i w:val="0"/>
        <w:color w:val="auto"/>
        <w:sz w:val="24"/>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60A25FB7"/>
    <w:multiLevelType w:val="multilevel"/>
    <w:tmpl w:val="6C86B276"/>
    <w:lvl w:ilvl="0">
      <w:start w:val="1"/>
      <w:numFmt w:val="decimal"/>
      <w:lvlText w:val="%1."/>
      <w:lvlJc w:val="left"/>
      <w:pPr>
        <w:ind w:left="720" w:hanging="360"/>
      </w:pPr>
      <w:rPr>
        <w:rFonts w:ascii="Times New Roman" w:eastAsia="Arial" w:hAnsi="Times New Roman" w:cs="Times New Roman" w:hint="default"/>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60DE66FB"/>
    <w:multiLevelType w:val="multilevel"/>
    <w:tmpl w:val="02BC5384"/>
    <w:lvl w:ilvl="0">
      <w:start w:val="6"/>
      <w:numFmt w:val="decimal"/>
      <w:lvlText w:val="%1"/>
      <w:lvlJc w:val="left"/>
      <w:pPr>
        <w:ind w:left="360" w:hanging="360"/>
      </w:pPr>
      <w:rPr>
        <w:rFonts w:eastAsiaTheme="majorEastAsia" w:hint="default"/>
      </w:rPr>
    </w:lvl>
    <w:lvl w:ilvl="1">
      <w:start w:val="4"/>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8" w15:restartNumberingAfterBreak="0">
    <w:nsid w:val="715E0337"/>
    <w:multiLevelType w:val="multilevel"/>
    <w:tmpl w:val="21F076B2"/>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7FAC4341"/>
    <w:multiLevelType w:val="hybridMultilevel"/>
    <w:tmpl w:val="7068C4E2"/>
    <w:lvl w:ilvl="0" w:tplc="93A82F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rson w15:author="ITD-STU">
    <w15:presenceInfo w15:providerId="None" w15:userId="ITD-STU"/>
  </w15:person>
  <w15:person w15:author="Sangmajadi">
    <w15:presenceInfo w15:providerId="None" w15:userId="Sangmaj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425B"/>
    <w:rsid w:val="00040EA3"/>
    <w:rsid w:val="00070ED9"/>
    <w:rsid w:val="000A5DF5"/>
    <w:rsid w:val="000B2436"/>
    <w:rsid w:val="000F0B45"/>
    <w:rsid w:val="000F6CE9"/>
    <w:rsid w:val="00152F32"/>
    <w:rsid w:val="00181C8F"/>
    <w:rsid w:val="001860CA"/>
    <w:rsid w:val="00190F2D"/>
    <w:rsid w:val="00220AB6"/>
    <w:rsid w:val="00227D18"/>
    <w:rsid w:val="00235E0D"/>
    <w:rsid w:val="00271527"/>
    <w:rsid w:val="002776A7"/>
    <w:rsid w:val="00286C57"/>
    <w:rsid w:val="002A4E3F"/>
    <w:rsid w:val="002C549D"/>
    <w:rsid w:val="002E11D7"/>
    <w:rsid w:val="003048CA"/>
    <w:rsid w:val="00343FDE"/>
    <w:rsid w:val="003C1A22"/>
    <w:rsid w:val="0040143C"/>
    <w:rsid w:val="00437E12"/>
    <w:rsid w:val="004406DA"/>
    <w:rsid w:val="00483860"/>
    <w:rsid w:val="004D5E97"/>
    <w:rsid w:val="005033EC"/>
    <w:rsid w:val="0053298E"/>
    <w:rsid w:val="00563C71"/>
    <w:rsid w:val="005A43FA"/>
    <w:rsid w:val="005A4B5F"/>
    <w:rsid w:val="005C1C30"/>
    <w:rsid w:val="006A2605"/>
    <w:rsid w:val="006B2D40"/>
    <w:rsid w:val="006F25C1"/>
    <w:rsid w:val="007A59FF"/>
    <w:rsid w:val="007C776B"/>
    <w:rsid w:val="007F707A"/>
    <w:rsid w:val="00840AFC"/>
    <w:rsid w:val="00863DF0"/>
    <w:rsid w:val="00886421"/>
    <w:rsid w:val="008D2D2A"/>
    <w:rsid w:val="008D5AD8"/>
    <w:rsid w:val="0091769C"/>
    <w:rsid w:val="00950CF5"/>
    <w:rsid w:val="0095444F"/>
    <w:rsid w:val="009D7332"/>
    <w:rsid w:val="00A074BE"/>
    <w:rsid w:val="00A20812"/>
    <w:rsid w:val="00A57F1B"/>
    <w:rsid w:val="00A61957"/>
    <w:rsid w:val="00A80F55"/>
    <w:rsid w:val="00AB5070"/>
    <w:rsid w:val="00AF0B66"/>
    <w:rsid w:val="00B24C86"/>
    <w:rsid w:val="00B312A0"/>
    <w:rsid w:val="00B611C7"/>
    <w:rsid w:val="00B717A5"/>
    <w:rsid w:val="00BC04DF"/>
    <w:rsid w:val="00BC51A5"/>
    <w:rsid w:val="00BE34AD"/>
    <w:rsid w:val="00BF3517"/>
    <w:rsid w:val="00C11C0E"/>
    <w:rsid w:val="00C27C70"/>
    <w:rsid w:val="00C32B41"/>
    <w:rsid w:val="00D01E13"/>
    <w:rsid w:val="00D32860"/>
    <w:rsid w:val="00D47E5F"/>
    <w:rsid w:val="00D922F4"/>
    <w:rsid w:val="00DE53DE"/>
    <w:rsid w:val="00E03E82"/>
    <w:rsid w:val="00E113DB"/>
    <w:rsid w:val="00E20617"/>
    <w:rsid w:val="00E7425B"/>
    <w:rsid w:val="00F90B28"/>
    <w:rsid w:val="00FD26E8"/>
    <w:rsid w:val="00FD56A2"/>
    <w:rsid w:val="00FD5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C475"/>
  <w15:docId w15:val="{0C7101D3-83BD-4487-840D-5425B486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25B"/>
    <w:pPr>
      <w:spacing w:after="0"/>
    </w:pPr>
    <w:rPr>
      <w:rFonts w:ascii="Arial" w:eastAsia="Arial" w:hAnsi="Arial" w:cs="Arial"/>
    </w:rPr>
  </w:style>
  <w:style w:type="paragraph" w:styleId="Heading1">
    <w:name w:val="heading 1"/>
    <w:basedOn w:val="Normal"/>
    <w:next w:val="Normal"/>
    <w:link w:val="Heading1Char"/>
    <w:uiPriority w:val="9"/>
    <w:qFormat/>
    <w:rsid w:val="00E7425B"/>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unhideWhenUsed/>
    <w:qFormat/>
    <w:rsid w:val="00E7425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D1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42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25B"/>
    <w:rPr>
      <w:rFonts w:ascii="Tahoma" w:eastAsia="Arial" w:hAnsi="Tahoma" w:cs="Tahoma"/>
      <w:sz w:val="16"/>
      <w:szCs w:val="16"/>
    </w:rPr>
  </w:style>
  <w:style w:type="character" w:customStyle="1" w:styleId="Heading1Char">
    <w:name w:val="Heading 1 Char"/>
    <w:basedOn w:val="DefaultParagraphFont"/>
    <w:link w:val="Heading1"/>
    <w:uiPriority w:val="9"/>
    <w:rsid w:val="00E7425B"/>
    <w:rPr>
      <w:rFonts w:ascii="Arial" w:eastAsia="Times New Roman" w:hAnsi="Arial" w:cs="Arial"/>
      <w:sz w:val="40"/>
      <w:szCs w:val="40"/>
    </w:rPr>
  </w:style>
  <w:style w:type="character" w:customStyle="1" w:styleId="Heading2Char">
    <w:name w:val="Heading 2 Char"/>
    <w:basedOn w:val="DefaultParagraphFont"/>
    <w:link w:val="Heading2"/>
    <w:uiPriority w:val="9"/>
    <w:rsid w:val="00E7425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7425B"/>
    <w:rPr>
      <w:color w:val="0000FF"/>
      <w:u w:val="single"/>
    </w:rPr>
  </w:style>
  <w:style w:type="paragraph" w:styleId="TOCHeading">
    <w:name w:val="TOC Heading"/>
    <w:basedOn w:val="Heading1"/>
    <w:next w:val="Normal"/>
    <w:uiPriority w:val="39"/>
    <w:semiHidden/>
    <w:unhideWhenUsed/>
    <w:qFormat/>
    <w:rsid w:val="001860CA"/>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1860CA"/>
    <w:pPr>
      <w:spacing w:after="100"/>
    </w:pPr>
  </w:style>
  <w:style w:type="paragraph" w:styleId="TOC2">
    <w:name w:val="toc 2"/>
    <w:basedOn w:val="Normal"/>
    <w:next w:val="Normal"/>
    <w:autoRedefine/>
    <w:uiPriority w:val="39"/>
    <w:unhideWhenUsed/>
    <w:rsid w:val="001860CA"/>
    <w:pPr>
      <w:spacing w:after="100"/>
      <w:ind w:left="220"/>
    </w:pPr>
  </w:style>
  <w:style w:type="paragraph" w:styleId="ListParagraph">
    <w:name w:val="List Paragraph"/>
    <w:basedOn w:val="Normal"/>
    <w:uiPriority w:val="34"/>
    <w:qFormat/>
    <w:rsid w:val="00286C57"/>
    <w:pPr>
      <w:ind w:left="720"/>
      <w:contextualSpacing/>
    </w:pPr>
  </w:style>
  <w:style w:type="paragraph" w:styleId="Bibliography">
    <w:name w:val="Bibliography"/>
    <w:basedOn w:val="Normal"/>
    <w:next w:val="Normal"/>
    <w:uiPriority w:val="37"/>
    <w:unhideWhenUsed/>
    <w:rsid w:val="00563C71"/>
  </w:style>
  <w:style w:type="paragraph" w:styleId="Caption">
    <w:name w:val="caption"/>
    <w:basedOn w:val="Normal"/>
    <w:next w:val="Normal"/>
    <w:uiPriority w:val="35"/>
    <w:unhideWhenUsed/>
    <w:qFormat/>
    <w:rsid w:val="00563C71"/>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0F0B45"/>
  </w:style>
  <w:style w:type="paragraph" w:styleId="NormalWeb">
    <w:name w:val="Normal (Web)"/>
    <w:basedOn w:val="Normal"/>
    <w:uiPriority w:val="99"/>
    <w:unhideWhenUsed/>
    <w:rsid w:val="002776A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7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17A5"/>
    <w:pPr>
      <w:tabs>
        <w:tab w:val="center" w:pos="4513"/>
        <w:tab w:val="right" w:pos="9026"/>
      </w:tabs>
      <w:spacing w:line="240" w:lineRule="auto"/>
    </w:pPr>
  </w:style>
  <w:style w:type="character" w:customStyle="1" w:styleId="HeaderChar">
    <w:name w:val="Header Char"/>
    <w:basedOn w:val="DefaultParagraphFont"/>
    <w:link w:val="Header"/>
    <w:uiPriority w:val="99"/>
    <w:rsid w:val="00B717A5"/>
    <w:rPr>
      <w:rFonts w:ascii="Arial" w:eastAsia="Arial" w:hAnsi="Arial" w:cs="Arial"/>
    </w:rPr>
  </w:style>
  <w:style w:type="paragraph" w:styleId="Footer">
    <w:name w:val="footer"/>
    <w:basedOn w:val="Normal"/>
    <w:link w:val="FooterChar"/>
    <w:uiPriority w:val="99"/>
    <w:unhideWhenUsed/>
    <w:rsid w:val="00B717A5"/>
    <w:pPr>
      <w:tabs>
        <w:tab w:val="center" w:pos="4513"/>
        <w:tab w:val="right" w:pos="9026"/>
      </w:tabs>
      <w:spacing w:line="240" w:lineRule="auto"/>
    </w:pPr>
  </w:style>
  <w:style w:type="character" w:customStyle="1" w:styleId="FooterChar">
    <w:name w:val="Footer Char"/>
    <w:basedOn w:val="DefaultParagraphFont"/>
    <w:link w:val="Footer"/>
    <w:uiPriority w:val="99"/>
    <w:rsid w:val="00B717A5"/>
    <w:rPr>
      <w:rFonts w:ascii="Arial" w:eastAsia="Arial" w:hAnsi="Arial" w:cs="Arial"/>
    </w:rPr>
  </w:style>
  <w:style w:type="character" w:customStyle="1" w:styleId="Heading3Char">
    <w:name w:val="Heading 3 Char"/>
    <w:basedOn w:val="DefaultParagraphFont"/>
    <w:link w:val="Heading3"/>
    <w:uiPriority w:val="9"/>
    <w:rsid w:val="00227D18"/>
    <w:rPr>
      <w:rFonts w:asciiTheme="majorHAnsi" w:eastAsiaTheme="majorEastAsia" w:hAnsiTheme="majorHAnsi" w:cstheme="majorBidi"/>
      <w:color w:val="243F60" w:themeColor="accent1" w:themeShade="7F"/>
      <w:sz w:val="24"/>
      <w:szCs w:val="24"/>
    </w:rPr>
  </w:style>
  <w:style w:type="character" w:customStyle="1" w:styleId="c1">
    <w:name w:val="c1"/>
    <w:basedOn w:val="DefaultParagraphFont"/>
    <w:rsid w:val="00D922F4"/>
  </w:style>
  <w:style w:type="character" w:customStyle="1" w:styleId="n">
    <w:name w:val="n"/>
    <w:basedOn w:val="DefaultParagraphFont"/>
    <w:rsid w:val="00D922F4"/>
  </w:style>
  <w:style w:type="character" w:customStyle="1" w:styleId="o">
    <w:name w:val="o"/>
    <w:basedOn w:val="DefaultParagraphFont"/>
    <w:rsid w:val="00D922F4"/>
  </w:style>
  <w:style w:type="character" w:customStyle="1" w:styleId="s1">
    <w:name w:val="s1"/>
    <w:basedOn w:val="DefaultParagraphFont"/>
    <w:rsid w:val="00D922F4"/>
  </w:style>
  <w:style w:type="character" w:customStyle="1" w:styleId="p">
    <w:name w:val="p"/>
    <w:basedOn w:val="DefaultParagraphFont"/>
    <w:rsid w:val="00D922F4"/>
  </w:style>
  <w:style w:type="character" w:customStyle="1" w:styleId="k">
    <w:name w:val="k"/>
    <w:basedOn w:val="DefaultParagraphFont"/>
    <w:rsid w:val="00D922F4"/>
  </w:style>
  <w:style w:type="character" w:customStyle="1" w:styleId="ow">
    <w:name w:val="ow"/>
    <w:basedOn w:val="DefaultParagraphFont"/>
    <w:rsid w:val="00D92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49431">
      <w:bodyDiv w:val="1"/>
      <w:marLeft w:val="0"/>
      <w:marRight w:val="0"/>
      <w:marTop w:val="0"/>
      <w:marBottom w:val="0"/>
      <w:divBdr>
        <w:top w:val="none" w:sz="0" w:space="0" w:color="auto"/>
        <w:left w:val="none" w:sz="0" w:space="0" w:color="auto"/>
        <w:bottom w:val="none" w:sz="0" w:space="0" w:color="auto"/>
        <w:right w:val="none" w:sz="0" w:space="0" w:color="auto"/>
      </w:divBdr>
    </w:div>
    <w:div w:id="626593767">
      <w:bodyDiv w:val="1"/>
      <w:marLeft w:val="0"/>
      <w:marRight w:val="0"/>
      <w:marTop w:val="0"/>
      <w:marBottom w:val="0"/>
      <w:divBdr>
        <w:top w:val="none" w:sz="0" w:space="0" w:color="auto"/>
        <w:left w:val="none" w:sz="0" w:space="0" w:color="auto"/>
        <w:bottom w:val="none" w:sz="0" w:space="0" w:color="auto"/>
        <w:right w:val="none" w:sz="0" w:space="0" w:color="auto"/>
      </w:divBdr>
    </w:div>
    <w:div w:id="636109344">
      <w:bodyDiv w:val="1"/>
      <w:marLeft w:val="0"/>
      <w:marRight w:val="0"/>
      <w:marTop w:val="0"/>
      <w:marBottom w:val="0"/>
      <w:divBdr>
        <w:top w:val="none" w:sz="0" w:space="0" w:color="auto"/>
        <w:left w:val="none" w:sz="0" w:space="0" w:color="auto"/>
        <w:bottom w:val="none" w:sz="0" w:space="0" w:color="auto"/>
        <w:right w:val="none" w:sz="0" w:space="0" w:color="auto"/>
      </w:divBdr>
    </w:div>
    <w:div w:id="1370491662">
      <w:bodyDiv w:val="1"/>
      <w:marLeft w:val="0"/>
      <w:marRight w:val="0"/>
      <w:marTop w:val="0"/>
      <w:marBottom w:val="0"/>
      <w:divBdr>
        <w:top w:val="none" w:sz="0" w:space="0" w:color="auto"/>
        <w:left w:val="none" w:sz="0" w:space="0" w:color="auto"/>
        <w:bottom w:val="none" w:sz="0" w:space="0" w:color="auto"/>
        <w:right w:val="none" w:sz="0" w:space="0" w:color="auto"/>
      </w:divBdr>
    </w:div>
    <w:div w:id="1538618362">
      <w:bodyDiv w:val="1"/>
      <w:marLeft w:val="0"/>
      <w:marRight w:val="0"/>
      <w:marTop w:val="0"/>
      <w:marBottom w:val="0"/>
      <w:divBdr>
        <w:top w:val="none" w:sz="0" w:space="0" w:color="auto"/>
        <w:left w:val="none" w:sz="0" w:space="0" w:color="auto"/>
        <w:bottom w:val="none" w:sz="0" w:space="0" w:color="auto"/>
        <w:right w:val="none" w:sz="0" w:space="0" w:color="auto"/>
      </w:divBdr>
    </w:div>
    <w:div w:id="1568110750">
      <w:bodyDiv w:val="1"/>
      <w:marLeft w:val="0"/>
      <w:marRight w:val="0"/>
      <w:marTop w:val="0"/>
      <w:marBottom w:val="0"/>
      <w:divBdr>
        <w:top w:val="none" w:sz="0" w:space="0" w:color="auto"/>
        <w:left w:val="none" w:sz="0" w:space="0" w:color="auto"/>
        <w:bottom w:val="none" w:sz="0" w:space="0" w:color="auto"/>
        <w:right w:val="none" w:sz="0" w:space="0" w:color="auto"/>
      </w:divBdr>
    </w:div>
    <w:div w:id="1628195192">
      <w:bodyDiv w:val="1"/>
      <w:marLeft w:val="0"/>
      <w:marRight w:val="0"/>
      <w:marTop w:val="0"/>
      <w:marBottom w:val="0"/>
      <w:divBdr>
        <w:top w:val="none" w:sz="0" w:space="0" w:color="auto"/>
        <w:left w:val="none" w:sz="0" w:space="0" w:color="auto"/>
        <w:bottom w:val="none" w:sz="0" w:space="0" w:color="auto"/>
        <w:right w:val="none" w:sz="0" w:space="0" w:color="auto"/>
      </w:divBdr>
    </w:div>
    <w:div w:id="1758862930">
      <w:bodyDiv w:val="1"/>
      <w:marLeft w:val="0"/>
      <w:marRight w:val="0"/>
      <w:marTop w:val="0"/>
      <w:marBottom w:val="0"/>
      <w:divBdr>
        <w:top w:val="none" w:sz="0" w:space="0" w:color="auto"/>
        <w:left w:val="none" w:sz="0" w:space="0" w:color="auto"/>
        <w:bottom w:val="none" w:sz="0" w:space="0" w:color="auto"/>
        <w:right w:val="none" w:sz="0" w:space="0" w:color="auto"/>
      </w:divBdr>
    </w:div>
    <w:div w:id="1915165491">
      <w:bodyDiv w:val="1"/>
      <w:marLeft w:val="0"/>
      <w:marRight w:val="0"/>
      <w:marTop w:val="0"/>
      <w:marBottom w:val="0"/>
      <w:divBdr>
        <w:top w:val="none" w:sz="0" w:space="0" w:color="auto"/>
        <w:left w:val="none" w:sz="0" w:space="0" w:color="auto"/>
        <w:bottom w:val="none" w:sz="0" w:space="0" w:color="auto"/>
        <w:right w:val="none" w:sz="0" w:space="0" w:color="auto"/>
      </w:divBdr>
    </w:div>
    <w:div w:id="1985230375">
      <w:bodyDiv w:val="1"/>
      <w:marLeft w:val="0"/>
      <w:marRight w:val="0"/>
      <w:marTop w:val="0"/>
      <w:marBottom w:val="0"/>
      <w:divBdr>
        <w:top w:val="none" w:sz="0" w:space="0" w:color="auto"/>
        <w:left w:val="none" w:sz="0" w:space="0" w:color="auto"/>
        <w:bottom w:val="none" w:sz="0" w:space="0" w:color="auto"/>
        <w:right w:val="none" w:sz="0" w:space="0" w:color="auto"/>
      </w:divBdr>
    </w:div>
    <w:div w:id="2018652744">
      <w:bodyDiv w:val="1"/>
      <w:marLeft w:val="0"/>
      <w:marRight w:val="0"/>
      <w:marTop w:val="0"/>
      <w:marBottom w:val="0"/>
      <w:divBdr>
        <w:top w:val="none" w:sz="0" w:space="0" w:color="auto"/>
        <w:left w:val="none" w:sz="0" w:space="0" w:color="auto"/>
        <w:bottom w:val="none" w:sz="0" w:space="0" w:color="auto"/>
        <w:right w:val="none" w:sz="0" w:space="0" w:color="auto"/>
      </w:divBdr>
    </w:div>
    <w:div w:id="21388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lakshmi25npathi/imdb-dataset-of-50k-movie-review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Kur12</b:Tag>
    <b:SourceType>JournalArticle</b:SourceType>
    <b:Guid>{A677DD92-DEC3-4C65-AF69-45A5EEF9F7AD}</b:Guid>
    <b:Year>2012</b:Year>
    <b:Author>
      <b:Author>
        <b:NameList>
          <b:Person>
            <b:Last>Kurniawan</b:Last>
            <b:First>B.,</b:First>
            <b:Middle>Effendi, S., &amp; Sitompul, O. S</b:Middle>
          </b:Person>
        </b:NameList>
      </b:Author>
    </b:Author>
    <b:Title>KLasifikasi Konten Berita dengan Metode Text Mining</b:Title>
    <b:JournalName>JURNAL DUNIA TEKNOLOGI INFORMASI</b:JournalName>
    <b:Pages>14-19</b:Pages>
    <b:Volume>1</b:Volume>
    <b:Issue>1</b:Issue>
    <b:RefOrder>1</b:RefOrder>
  </b:Source>
  <b:Source>
    <b:Tag>SKV15</b:Tag>
    <b:SourceType>JournalArticle</b:SourceType>
    <b:Guid>{75FE6285-FC9A-417F-A0AE-4634C97CE49C}</b:Guid>
    <b:Author>
      <b:Author>
        <b:NameList>
          <b:Person>
            <b:Last>Gurusamy</b:Last>
            <b:First>S.</b:First>
            <b:Middle>K. Vairaprakash</b:Middle>
          </b:Person>
        </b:NameList>
      </b:Author>
    </b:Author>
    <b:Title>Preprocessing Techniques for Text Mining</b:Title>
    <b:Year>2015</b:Year>
    <b:RefOrder>2</b:RefOrder>
  </b:Source>
  <b:Source>
    <b:Tag>Sar15</b:Tag>
    <b:SourceType>JournalArticle</b:SourceType>
    <b:Guid>{E0576DB8-9213-4E5B-9750-81CC8034FA49}</b:Guid>
    <b:Title>Penerapan Algoritma Naive Bayes Untuk Analisis Sentimen Pada Wisata TMII Berbasis Website</b:Title>
    <b:JournalName>IJSE – Indonesian Journal on Software Engineering</b:JournalName>
    <b:Year>2015</b:Year>
    <b:Month>Desember</b:Month>
    <b:Volume>2</b:Volume>
    <b:Issue>5</b:Issue>
    <b:Author>
      <b:Author>
        <b:NameList>
          <b:Person>
            <b:Last>Sari</b:Last>
            <b:First>Retno </b:First>
          </b:Person>
          <b:Person>
            <b:Last>Hayuningtyas</b:Last>
            <b:Middle>Yulia </b:Middle>
            <b:First>Ratih </b:First>
          </b:Person>
        </b:NameList>
      </b:Author>
    </b:Author>
    <b:RefOrder>3</b:RefOrder>
  </b:Source>
  <b:Source>
    <b:Tag>Imp18</b:Tag>
    <b:SourceType>JournalArticle</b:SourceType>
    <b:Guid>{28E41967-E73C-4A33-9A25-0F3978C5B01F}</b:Guid>
    <b:Title>Implementasi Algoritma Naive Bayes Terhadap Analisis Sentimen Opini Film Pada Twitter</b:Title>
    <b:JournalName>JURNAL INOVTEK POLBENG - SERI INFORMATIKA</b:JournalName>
    <b:Year>2018</b:Year>
    <b:Month>Juni</b:Month>
    <b:Volume>3</b:Volume>
    <b:Issue>1</b:Issue>
    <b:RefOrder>4</b:RefOrder>
  </b:Source>
</b:Sources>
</file>

<file path=customXml/itemProps1.xml><?xml version="1.0" encoding="utf-8"?>
<ds:datastoreItem xmlns:ds="http://schemas.openxmlformats.org/officeDocument/2006/customXml" ds:itemID="{FFE4DF66-FA93-45F7-A6CE-A1904B7A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29</Pages>
  <Words>6278</Words>
  <Characters>35788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PERSONAL</dc:creator>
  <cp:lastModifiedBy>Sangmajadi</cp:lastModifiedBy>
  <cp:revision>60</cp:revision>
  <dcterms:created xsi:type="dcterms:W3CDTF">2021-05-24T02:51:00Z</dcterms:created>
  <dcterms:modified xsi:type="dcterms:W3CDTF">2021-05-24T09:19:00Z</dcterms:modified>
</cp:coreProperties>
</file>